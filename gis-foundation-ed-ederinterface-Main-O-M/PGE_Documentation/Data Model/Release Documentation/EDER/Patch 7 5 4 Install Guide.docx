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E0A8E" w:rsidRDefault="00CE0A8E"/>
    <w:tbl>
      <w:tblPr>
        <w:tblW w:w="4686" w:type="pct"/>
        <w:tblInd w:w="-72" w:type="dxa"/>
        <w:tblBorders>
          <w:top w:val="single" w:sz="8" w:space="0" w:color="404040"/>
          <w:left w:val="single" w:sz="8" w:space="0" w:color="404040"/>
          <w:bottom w:val="single" w:sz="8" w:space="0" w:color="404040"/>
          <w:right w:val="single" w:sz="8" w:space="0" w:color="404040"/>
          <w:insideH w:val="single" w:sz="8" w:space="0" w:color="404040"/>
        </w:tblBorders>
        <w:shd w:val="clear" w:color="auto" w:fill="FFFFFF"/>
        <w:tblLook w:val="0000" w:firstRow="0" w:lastRow="0" w:firstColumn="0" w:lastColumn="0" w:noHBand="0" w:noVBand="0"/>
      </w:tblPr>
      <w:tblGrid>
        <w:gridCol w:w="3087"/>
        <w:gridCol w:w="6562"/>
      </w:tblGrid>
      <w:tr w:rsidR="00CE0A8E" w:rsidRPr="00C92BA7" w:rsidTr="00CE0A8E">
        <w:trPr>
          <w:trHeight w:val="610"/>
        </w:trPr>
        <w:tc>
          <w:tcPr>
            <w:tcW w:w="9649" w:type="dxa"/>
            <w:gridSpan w:val="2"/>
            <w:tcBorders>
              <w:top w:val="nil"/>
              <w:left w:val="nil"/>
              <w:bottom w:val="nil"/>
              <w:right w:val="nil"/>
            </w:tcBorders>
            <w:shd w:val="clear" w:color="auto" w:fill="FFFFFF"/>
          </w:tcPr>
          <w:p w:rsidR="00CE0A8E" w:rsidRPr="00C92BA7" w:rsidRDefault="00CE0A8E" w:rsidP="000A5DA7">
            <w:pPr>
              <w:pStyle w:val="PGETitlePage"/>
              <w:rPr>
                <w:rFonts w:ascii="Cambria" w:hAnsi="Cambria"/>
                <w:b w:val="0"/>
                <w:i/>
                <w:sz w:val="40"/>
                <w:szCs w:val="40"/>
              </w:rPr>
            </w:pPr>
          </w:p>
          <w:p w:rsidR="00CE0A8E" w:rsidRPr="00C92BA7" w:rsidRDefault="00CE0A8E" w:rsidP="000A5DA7">
            <w:pPr>
              <w:pStyle w:val="PGETitlePage"/>
              <w:rPr>
                <w:rFonts w:ascii="Cambria" w:hAnsi="Cambria"/>
                <w:b w:val="0"/>
                <w:i/>
                <w:sz w:val="40"/>
                <w:szCs w:val="40"/>
              </w:rPr>
            </w:pPr>
          </w:p>
          <w:p w:rsidR="00CE0A8E" w:rsidRPr="00C92BA7" w:rsidRDefault="00CE0A8E" w:rsidP="000A5DA7">
            <w:pPr>
              <w:pStyle w:val="PGETitlePage"/>
              <w:rPr>
                <w:rFonts w:ascii="Cambria" w:hAnsi="Cambria"/>
                <w:b w:val="0"/>
                <w:i/>
                <w:sz w:val="40"/>
                <w:szCs w:val="40"/>
              </w:rPr>
            </w:pPr>
          </w:p>
          <w:p w:rsidR="00CE0A8E" w:rsidRPr="00C92BA7" w:rsidRDefault="00CE0A8E" w:rsidP="000A5DA7">
            <w:pPr>
              <w:pStyle w:val="PGETitlePage"/>
              <w:rPr>
                <w:rFonts w:ascii="Cambria" w:hAnsi="Cambria"/>
                <w:b w:val="0"/>
                <w:i/>
                <w:sz w:val="40"/>
                <w:szCs w:val="40"/>
              </w:rPr>
            </w:pPr>
          </w:p>
          <w:p w:rsidR="00CE0A8E" w:rsidRPr="00C92BA7" w:rsidRDefault="00CE0A8E" w:rsidP="000A5DA7">
            <w:pPr>
              <w:pStyle w:val="PGETitlePage"/>
              <w:rPr>
                <w:rFonts w:ascii="Cambria" w:hAnsi="Cambria"/>
                <w:b w:val="0"/>
                <w:i/>
                <w:sz w:val="40"/>
                <w:szCs w:val="40"/>
              </w:rPr>
            </w:pPr>
          </w:p>
          <w:p w:rsidR="00CE0A8E" w:rsidRPr="00C92BA7" w:rsidRDefault="00CE0A8E" w:rsidP="000A5DA7">
            <w:pPr>
              <w:pStyle w:val="PGETitlePage"/>
              <w:rPr>
                <w:rFonts w:ascii="Cambria" w:hAnsi="Cambria"/>
                <w:b w:val="0"/>
                <w:i/>
                <w:sz w:val="40"/>
                <w:szCs w:val="40"/>
              </w:rPr>
            </w:pPr>
          </w:p>
          <w:p w:rsidR="00CE0A8E" w:rsidRPr="00C92BA7" w:rsidRDefault="00CE0A8E" w:rsidP="000A5DA7">
            <w:pPr>
              <w:pStyle w:val="PGETitlePage"/>
              <w:rPr>
                <w:rFonts w:ascii="Cambria" w:hAnsi="Cambria"/>
                <w:b w:val="0"/>
                <w:i/>
                <w:sz w:val="40"/>
                <w:szCs w:val="40"/>
              </w:rPr>
            </w:pPr>
            <w:r w:rsidRPr="00C92BA7">
              <w:rPr>
                <w:rFonts w:ascii="Cambria" w:hAnsi="Cambria"/>
                <w:b w:val="0"/>
                <w:i/>
                <w:sz w:val="40"/>
                <w:szCs w:val="40"/>
              </w:rPr>
              <w:t>Pacific Gas and Electric Company</w:t>
            </w:r>
          </w:p>
        </w:tc>
      </w:tr>
      <w:tr w:rsidR="00CE0A8E" w:rsidRPr="00C92BA7" w:rsidTr="00CE0A8E">
        <w:trPr>
          <w:trHeight w:val="610"/>
        </w:trPr>
        <w:tc>
          <w:tcPr>
            <w:tcW w:w="9649" w:type="dxa"/>
            <w:gridSpan w:val="2"/>
            <w:tcBorders>
              <w:top w:val="nil"/>
              <w:left w:val="nil"/>
              <w:bottom w:val="nil"/>
              <w:right w:val="nil"/>
            </w:tcBorders>
            <w:shd w:val="clear" w:color="auto" w:fill="808080"/>
          </w:tcPr>
          <w:p w:rsidR="00CE0A8E" w:rsidRPr="00C92BA7" w:rsidRDefault="005F4DAB" w:rsidP="000A5DA7">
            <w:pPr>
              <w:pStyle w:val="Header1"/>
              <w:rPr>
                <w:sz w:val="36"/>
              </w:rPr>
            </w:pPr>
            <w:r>
              <w:fldChar w:fldCharType="begin"/>
            </w:r>
            <w:r>
              <w:instrText xml:space="preserve"> DOCPROPERTY  DocumentName  \* MERGEFORMAT </w:instrText>
            </w:r>
            <w:r>
              <w:fldChar w:fldCharType="separate"/>
            </w:r>
            <w:r w:rsidR="00B65657">
              <w:t>Patch 7.5.4 Installation Guide</w:t>
            </w:r>
            <w:r>
              <w:fldChar w:fldCharType="end"/>
            </w:r>
          </w:p>
        </w:tc>
      </w:tr>
      <w:tr w:rsidR="00CE0A8E" w:rsidTr="00CE0A8E">
        <w:trPr>
          <w:trHeight w:val="432"/>
        </w:trPr>
        <w:tc>
          <w:tcPr>
            <w:tcW w:w="3087" w:type="dxa"/>
            <w:tcBorders>
              <w:top w:val="nil"/>
              <w:left w:val="nil"/>
              <w:bottom w:val="nil"/>
              <w:right w:val="nil"/>
            </w:tcBorders>
            <w:shd w:val="clear" w:color="auto" w:fill="FFFFFF"/>
          </w:tcPr>
          <w:p w:rsidR="00CE0A8E" w:rsidRPr="002D488A" w:rsidRDefault="00CE0A8E" w:rsidP="000A5DA7">
            <w:pPr>
              <w:pStyle w:val="PGETitlePage"/>
            </w:pPr>
          </w:p>
        </w:tc>
        <w:tc>
          <w:tcPr>
            <w:tcW w:w="6562" w:type="dxa"/>
            <w:tcBorders>
              <w:top w:val="nil"/>
              <w:left w:val="nil"/>
              <w:bottom w:val="nil"/>
              <w:right w:val="nil"/>
            </w:tcBorders>
            <w:shd w:val="clear" w:color="auto" w:fill="FFFFFF"/>
          </w:tcPr>
          <w:p w:rsidR="00CE0A8E" w:rsidRDefault="00CE0A8E" w:rsidP="000A5DA7">
            <w:pPr>
              <w:pStyle w:val="PGETitlePage"/>
            </w:pPr>
          </w:p>
        </w:tc>
      </w:tr>
      <w:tr w:rsidR="00CE0A8E" w:rsidTr="00CE0A8E">
        <w:trPr>
          <w:trHeight w:val="610"/>
        </w:trPr>
        <w:tc>
          <w:tcPr>
            <w:tcW w:w="3087" w:type="dxa"/>
            <w:tcBorders>
              <w:top w:val="nil"/>
              <w:left w:val="nil"/>
              <w:bottom w:val="nil"/>
              <w:right w:val="single" w:sz="4" w:space="0" w:color="808080"/>
            </w:tcBorders>
            <w:shd w:val="clear" w:color="auto" w:fill="FFFFFF"/>
          </w:tcPr>
          <w:p w:rsidR="00CE0A8E" w:rsidRPr="002D488A" w:rsidRDefault="00CE0A8E" w:rsidP="000A5DA7">
            <w:pPr>
              <w:pStyle w:val="PGETitlePage"/>
            </w:pPr>
          </w:p>
        </w:tc>
        <w:tc>
          <w:tcPr>
            <w:tcW w:w="6562" w:type="dxa"/>
            <w:tcBorders>
              <w:top w:val="nil"/>
              <w:left w:val="single" w:sz="4" w:space="0" w:color="808080"/>
              <w:bottom w:val="nil"/>
              <w:right w:val="nil"/>
            </w:tcBorders>
            <w:shd w:val="clear" w:color="auto" w:fill="FFFFFF"/>
          </w:tcPr>
          <w:p w:rsidR="00CE0A8E" w:rsidRDefault="00CE0A8E" w:rsidP="000A5DA7">
            <w:pPr>
              <w:pStyle w:val="PGETitlePage"/>
            </w:pPr>
          </w:p>
        </w:tc>
      </w:tr>
      <w:tr w:rsidR="00CE0A8E" w:rsidRPr="00C92BA7" w:rsidTr="00CE0A8E">
        <w:trPr>
          <w:trHeight w:val="610"/>
        </w:trPr>
        <w:tc>
          <w:tcPr>
            <w:tcW w:w="3087" w:type="dxa"/>
            <w:tcBorders>
              <w:top w:val="nil"/>
              <w:left w:val="nil"/>
              <w:bottom w:val="nil"/>
              <w:right w:val="single" w:sz="4" w:space="0" w:color="808080"/>
            </w:tcBorders>
            <w:shd w:val="clear" w:color="auto" w:fill="FFFFFF"/>
          </w:tcPr>
          <w:p w:rsidR="00CE0A8E" w:rsidRPr="00CE0A8E" w:rsidRDefault="00CE0A8E" w:rsidP="000A5DA7">
            <w:pPr>
              <w:pStyle w:val="PGETitlePage"/>
              <w:rPr>
                <w:rFonts w:asciiTheme="minorHAnsi" w:hAnsiTheme="minorHAnsi" w:cstheme="minorHAnsi"/>
              </w:rPr>
            </w:pPr>
            <w:r w:rsidRPr="00CE0A8E">
              <w:rPr>
                <w:rFonts w:asciiTheme="minorHAnsi" w:hAnsiTheme="minorHAnsi" w:cstheme="minorHAnsi"/>
              </w:rPr>
              <w:t>Project</w:t>
            </w:r>
          </w:p>
        </w:tc>
        <w:tc>
          <w:tcPr>
            <w:tcW w:w="6562" w:type="dxa"/>
            <w:tcBorders>
              <w:top w:val="nil"/>
              <w:left w:val="single" w:sz="4" w:space="0" w:color="808080"/>
              <w:bottom w:val="nil"/>
              <w:right w:val="nil"/>
            </w:tcBorders>
            <w:shd w:val="clear" w:color="auto" w:fill="FFFFFF"/>
          </w:tcPr>
          <w:p w:rsidR="00CE0A8E" w:rsidRPr="00CE0A8E" w:rsidRDefault="00CE0A8E" w:rsidP="000A5DA7">
            <w:pPr>
              <w:pStyle w:val="PGETitlePage"/>
              <w:rPr>
                <w:rFonts w:asciiTheme="minorHAnsi" w:hAnsiTheme="minorHAnsi" w:cstheme="minorHAnsi"/>
              </w:rPr>
            </w:pPr>
            <w:r w:rsidRPr="00CE0A8E">
              <w:rPr>
                <w:rFonts w:asciiTheme="minorHAnsi" w:hAnsiTheme="minorHAnsi" w:cstheme="minorHAnsi"/>
              </w:rPr>
              <w:t>ED AM/GIS</w:t>
            </w:r>
          </w:p>
        </w:tc>
      </w:tr>
      <w:tr w:rsidR="00CE0A8E" w:rsidRPr="00C92BA7" w:rsidTr="00CE0A8E">
        <w:trPr>
          <w:trHeight w:val="610"/>
        </w:trPr>
        <w:tc>
          <w:tcPr>
            <w:tcW w:w="3087" w:type="dxa"/>
            <w:tcBorders>
              <w:top w:val="nil"/>
              <w:left w:val="nil"/>
              <w:bottom w:val="nil"/>
              <w:right w:val="single" w:sz="4" w:space="0" w:color="808080"/>
            </w:tcBorders>
            <w:shd w:val="clear" w:color="auto" w:fill="FFFFFF"/>
          </w:tcPr>
          <w:p w:rsidR="00CE0A8E" w:rsidRPr="00CE0A8E" w:rsidRDefault="00CE0A8E" w:rsidP="000A5DA7">
            <w:pPr>
              <w:rPr>
                <w:rFonts w:asciiTheme="minorHAnsi" w:hAnsiTheme="minorHAnsi" w:cstheme="minorHAnsi"/>
              </w:rPr>
            </w:pPr>
          </w:p>
        </w:tc>
        <w:tc>
          <w:tcPr>
            <w:tcW w:w="6562" w:type="dxa"/>
            <w:tcBorders>
              <w:top w:val="nil"/>
              <w:left w:val="single" w:sz="4" w:space="0" w:color="808080"/>
              <w:bottom w:val="nil"/>
              <w:right w:val="nil"/>
            </w:tcBorders>
            <w:shd w:val="clear" w:color="auto" w:fill="FFFFFF"/>
          </w:tcPr>
          <w:p w:rsidR="00CE0A8E" w:rsidRPr="00CE0A8E" w:rsidRDefault="00CE0A8E" w:rsidP="000A5DA7">
            <w:pPr>
              <w:rPr>
                <w:rFonts w:asciiTheme="minorHAnsi" w:hAnsiTheme="minorHAnsi" w:cstheme="minorHAnsi"/>
              </w:rPr>
            </w:pPr>
          </w:p>
        </w:tc>
      </w:tr>
      <w:tr w:rsidR="00CE0A8E" w:rsidRPr="00C92BA7" w:rsidTr="00CE0A8E">
        <w:trPr>
          <w:trHeight w:val="610"/>
        </w:trPr>
        <w:tc>
          <w:tcPr>
            <w:tcW w:w="3087" w:type="dxa"/>
            <w:tcBorders>
              <w:top w:val="nil"/>
              <w:left w:val="nil"/>
              <w:bottom w:val="nil"/>
              <w:right w:val="single" w:sz="4" w:space="0" w:color="808080"/>
            </w:tcBorders>
            <w:shd w:val="clear" w:color="auto" w:fill="FFFFFF"/>
          </w:tcPr>
          <w:p w:rsidR="00CE0A8E" w:rsidRPr="00CE0A8E" w:rsidRDefault="00CE0A8E" w:rsidP="000A5DA7">
            <w:pPr>
              <w:pStyle w:val="Bold"/>
              <w:rPr>
                <w:rFonts w:asciiTheme="minorHAnsi" w:hAnsiTheme="minorHAnsi" w:cstheme="minorHAnsi"/>
              </w:rPr>
            </w:pPr>
            <w:r w:rsidRPr="00CE0A8E">
              <w:rPr>
                <w:rFonts w:asciiTheme="minorHAnsi" w:hAnsiTheme="minorHAnsi" w:cstheme="minorHAnsi"/>
              </w:rPr>
              <w:t>Prepared by</w:t>
            </w:r>
          </w:p>
        </w:tc>
        <w:tc>
          <w:tcPr>
            <w:tcW w:w="6562" w:type="dxa"/>
            <w:tcBorders>
              <w:top w:val="nil"/>
              <w:left w:val="single" w:sz="4" w:space="0" w:color="808080"/>
              <w:bottom w:val="nil"/>
              <w:right w:val="nil"/>
            </w:tcBorders>
            <w:shd w:val="clear" w:color="auto" w:fill="FFFFFF"/>
          </w:tcPr>
          <w:p w:rsidR="00CE0A8E" w:rsidRPr="00CE0A8E" w:rsidRDefault="00CE0A8E" w:rsidP="000A5DA7">
            <w:pPr>
              <w:rPr>
                <w:rFonts w:asciiTheme="minorHAnsi" w:hAnsiTheme="minorHAnsi" w:cstheme="minorHAnsi"/>
              </w:rPr>
            </w:pPr>
            <w:r w:rsidRPr="00CE0A8E">
              <w:rPr>
                <w:rFonts w:asciiTheme="minorHAnsi" w:hAnsiTheme="minorHAnsi" w:cstheme="minorHAnsi"/>
              </w:rPr>
              <w:t>Corey Blakeborough</w:t>
            </w:r>
          </w:p>
        </w:tc>
      </w:tr>
      <w:tr w:rsidR="00CE0A8E" w:rsidRPr="00C92BA7" w:rsidTr="00CE0A8E">
        <w:trPr>
          <w:trHeight w:val="610"/>
        </w:trPr>
        <w:tc>
          <w:tcPr>
            <w:tcW w:w="3087" w:type="dxa"/>
            <w:tcBorders>
              <w:top w:val="nil"/>
              <w:left w:val="nil"/>
              <w:bottom w:val="nil"/>
              <w:right w:val="single" w:sz="4" w:space="0" w:color="808080"/>
            </w:tcBorders>
            <w:shd w:val="clear" w:color="auto" w:fill="FFFFFF"/>
          </w:tcPr>
          <w:p w:rsidR="00CE0A8E" w:rsidRPr="00CE0A8E" w:rsidRDefault="00CE0A8E" w:rsidP="000A5DA7">
            <w:pPr>
              <w:pStyle w:val="Bold"/>
              <w:rPr>
                <w:rFonts w:asciiTheme="minorHAnsi" w:hAnsiTheme="minorHAnsi" w:cstheme="minorHAnsi"/>
              </w:rPr>
            </w:pPr>
            <w:r w:rsidRPr="00CE0A8E">
              <w:rPr>
                <w:rFonts w:asciiTheme="minorHAnsi" w:hAnsiTheme="minorHAnsi" w:cstheme="minorHAnsi"/>
              </w:rPr>
              <w:t>Date</w:t>
            </w:r>
          </w:p>
        </w:tc>
        <w:tc>
          <w:tcPr>
            <w:tcW w:w="6562" w:type="dxa"/>
            <w:tcBorders>
              <w:top w:val="nil"/>
              <w:left w:val="single" w:sz="4" w:space="0" w:color="808080"/>
              <w:bottom w:val="nil"/>
              <w:right w:val="nil"/>
            </w:tcBorders>
            <w:shd w:val="clear" w:color="auto" w:fill="FFFFFF"/>
          </w:tcPr>
          <w:p w:rsidR="00CE0A8E" w:rsidRPr="00CE0A8E" w:rsidRDefault="003E0F25" w:rsidP="000A5DA7">
            <w:pPr>
              <w:rPr>
                <w:rFonts w:asciiTheme="minorHAnsi" w:hAnsiTheme="minorHAnsi" w:cstheme="minorHAnsi"/>
              </w:rPr>
            </w:pPr>
            <w:r>
              <w:rPr>
                <w:rFonts w:asciiTheme="minorHAnsi" w:hAnsiTheme="minorHAnsi" w:cstheme="minorHAnsi"/>
              </w:rPr>
              <w:fldChar w:fldCharType="begin"/>
            </w:r>
            <w:r>
              <w:rPr>
                <w:rFonts w:asciiTheme="minorHAnsi" w:hAnsiTheme="minorHAnsi" w:cstheme="minorHAnsi"/>
              </w:rPr>
              <w:instrText xml:space="preserve"> SAVEDATE  \@ "M/d/yyyy"  \* MERGEFORMAT </w:instrText>
            </w:r>
            <w:r>
              <w:rPr>
                <w:rFonts w:asciiTheme="minorHAnsi" w:hAnsiTheme="minorHAnsi" w:cstheme="minorHAnsi"/>
              </w:rPr>
              <w:fldChar w:fldCharType="separate"/>
            </w:r>
            <w:r w:rsidR="00C82F43">
              <w:rPr>
                <w:rFonts w:asciiTheme="minorHAnsi" w:hAnsiTheme="minorHAnsi" w:cstheme="minorHAnsi"/>
                <w:noProof/>
              </w:rPr>
              <w:t>7/25/2013</w:t>
            </w:r>
            <w:r>
              <w:rPr>
                <w:rFonts w:asciiTheme="minorHAnsi" w:hAnsiTheme="minorHAnsi" w:cstheme="minorHAnsi"/>
              </w:rPr>
              <w:fldChar w:fldCharType="end"/>
            </w:r>
          </w:p>
        </w:tc>
      </w:tr>
      <w:tr w:rsidR="00CE0A8E" w:rsidRPr="00C92BA7" w:rsidTr="00CE0A8E">
        <w:trPr>
          <w:trHeight w:val="610"/>
        </w:trPr>
        <w:tc>
          <w:tcPr>
            <w:tcW w:w="3087" w:type="dxa"/>
            <w:tcBorders>
              <w:top w:val="nil"/>
              <w:left w:val="nil"/>
              <w:bottom w:val="nil"/>
              <w:right w:val="single" w:sz="4" w:space="0" w:color="808080"/>
            </w:tcBorders>
            <w:shd w:val="clear" w:color="auto" w:fill="FFFFFF"/>
          </w:tcPr>
          <w:p w:rsidR="00CE0A8E" w:rsidRPr="00CE0A8E" w:rsidRDefault="00CE0A8E" w:rsidP="000A5DA7">
            <w:pPr>
              <w:pStyle w:val="Bold"/>
              <w:rPr>
                <w:rFonts w:asciiTheme="minorHAnsi" w:hAnsiTheme="minorHAnsi" w:cstheme="minorHAnsi"/>
              </w:rPr>
            </w:pPr>
            <w:r w:rsidRPr="00CE0A8E">
              <w:rPr>
                <w:rFonts w:asciiTheme="minorHAnsi" w:hAnsiTheme="minorHAnsi" w:cstheme="minorHAnsi"/>
              </w:rPr>
              <w:t>Version</w:t>
            </w:r>
          </w:p>
        </w:tc>
        <w:tc>
          <w:tcPr>
            <w:tcW w:w="6562" w:type="dxa"/>
            <w:tcBorders>
              <w:top w:val="nil"/>
              <w:left w:val="single" w:sz="4" w:space="0" w:color="808080"/>
              <w:bottom w:val="nil"/>
              <w:right w:val="nil"/>
            </w:tcBorders>
            <w:shd w:val="clear" w:color="auto" w:fill="FFFFFF"/>
          </w:tcPr>
          <w:p w:rsidR="00CE0A8E" w:rsidRPr="008113AF" w:rsidRDefault="008113AF" w:rsidP="008113AF">
            <w:pPr>
              <w:pStyle w:val="Bold"/>
              <w:rPr>
                <w:rFonts w:asciiTheme="minorHAnsi" w:hAnsiTheme="minorHAnsi" w:cstheme="minorHAnsi"/>
              </w:rPr>
            </w:pPr>
            <w:r>
              <w:rPr>
                <w:rFonts w:asciiTheme="minorHAnsi" w:hAnsiTheme="minorHAnsi" w:cstheme="minorHAnsi"/>
              </w:rPr>
              <w:fldChar w:fldCharType="begin"/>
            </w:r>
            <w:r>
              <w:rPr>
                <w:rFonts w:asciiTheme="minorHAnsi" w:hAnsiTheme="minorHAnsi" w:cstheme="minorHAnsi"/>
              </w:rPr>
              <w:instrText xml:space="preserve"> DOCPROPERTY  VersionNumber  \* MERGEFORMAT </w:instrText>
            </w:r>
            <w:r>
              <w:rPr>
                <w:rFonts w:asciiTheme="minorHAnsi" w:hAnsiTheme="minorHAnsi" w:cstheme="minorHAnsi"/>
              </w:rPr>
              <w:fldChar w:fldCharType="separate"/>
            </w:r>
            <w:r w:rsidR="002844FC">
              <w:rPr>
                <w:rFonts w:asciiTheme="minorHAnsi" w:hAnsiTheme="minorHAnsi" w:cstheme="minorHAnsi"/>
              </w:rPr>
              <w:t>5.0</w:t>
            </w:r>
            <w:r>
              <w:rPr>
                <w:rFonts w:asciiTheme="minorHAnsi" w:hAnsiTheme="minorHAnsi" w:cstheme="minorHAnsi"/>
              </w:rPr>
              <w:fldChar w:fldCharType="end"/>
            </w:r>
          </w:p>
        </w:tc>
      </w:tr>
      <w:tr w:rsidR="00CE0A8E" w:rsidRPr="00C92BA7" w:rsidTr="00CE0A8E">
        <w:trPr>
          <w:trHeight w:val="610"/>
        </w:trPr>
        <w:tc>
          <w:tcPr>
            <w:tcW w:w="3087" w:type="dxa"/>
            <w:tcBorders>
              <w:top w:val="nil"/>
              <w:left w:val="nil"/>
              <w:bottom w:val="nil"/>
              <w:right w:val="single" w:sz="4" w:space="0" w:color="808080"/>
            </w:tcBorders>
            <w:shd w:val="clear" w:color="auto" w:fill="FFFFFF"/>
          </w:tcPr>
          <w:p w:rsidR="00CE0A8E" w:rsidRPr="00CE0A8E" w:rsidRDefault="00CE0A8E" w:rsidP="000A5DA7">
            <w:pPr>
              <w:pStyle w:val="Bold"/>
              <w:rPr>
                <w:rFonts w:asciiTheme="minorHAnsi" w:hAnsiTheme="minorHAnsi" w:cstheme="minorHAnsi"/>
              </w:rPr>
            </w:pPr>
            <w:r w:rsidRPr="00CE0A8E">
              <w:rPr>
                <w:rFonts w:asciiTheme="minorHAnsi" w:hAnsiTheme="minorHAnsi" w:cstheme="minorHAnsi"/>
              </w:rPr>
              <w:t>Version Type</w:t>
            </w:r>
          </w:p>
        </w:tc>
        <w:tc>
          <w:tcPr>
            <w:tcW w:w="6562" w:type="dxa"/>
            <w:tcBorders>
              <w:top w:val="nil"/>
              <w:left w:val="single" w:sz="4" w:space="0" w:color="808080"/>
              <w:bottom w:val="nil"/>
              <w:right w:val="nil"/>
            </w:tcBorders>
            <w:shd w:val="clear" w:color="auto" w:fill="FFFFFF"/>
          </w:tcPr>
          <w:p w:rsidR="00CE0A8E" w:rsidRPr="00CE0A8E" w:rsidRDefault="006A2311" w:rsidP="000A5DA7">
            <w:pPr>
              <w:pStyle w:val="Bold"/>
              <w:rPr>
                <w:rFonts w:asciiTheme="minorHAnsi" w:hAnsiTheme="minorHAnsi" w:cstheme="minorHAnsi"/>
              </w:rPr>
            </w:pPr>
            <w:r>
              <w:rPr>
                <w:rFonts w:asciiTheme="minorHAnsi" w:hAnsiTheme="minorHAnsi" w:cstheme="minorHAnsi"/>
              </w:rPr>
              <w:t>Final</w:t>
            </w:r>
          </w:p>
        </w:tc>
      </w:tr>
    </w:tbl>
    <w:p w:rsidR="00EE6524" w:rsidRDefault="00EE6524" w:rsidP="00C21EA9"/>
    <w:p w:rsidR="00832F1B" w:rsidRPr="008113AF" w:rsidRDefault="00EE6524" w:rsidP="00F75313">
      <w:pPr>
        <w:pStyle w:val="Title"/>
        <w:rPr>
          <w:rFonts w:asciiTheme="majorHAnsi" w:hAnsiTheme="majorHAnsi"/>
        </w:rPr>
      </w:pPr>
      <w:r w:rsidRPr="00C21EA9">
        <w:br w:type="page"/>
      </w:r>
      <w:r w:rsidR="00615E83" w:rsidRPr="008113AF">
        <w:rPr>
          <w:rFonts w:asciiTheme="majorHAnsi" w:hAnsiTheme="majorHAnsi"/>
        </w:rPr>
        <w:lastRenderedPageBreak/>
        <w:t>Table of Contents</w:t>
      </w:r>
    </w:p>
    <w:p w:rsidR="00B65657" w:rsidRDefault="00FB2317">
      <w:pPr>
        <w:pStyle w:val="TOC1"/>
        <w:tabs>
          <w:tab w:val="left" w:pos="330"/>
          <w:tab w:val="right" w:pos="10070"/>
        </w:tabs>
        <w:rPr>
          <w:rFonts w:asciiTheme="minorHAnsi" w:eastAsiaTheme="minorEastAsia" w:hAnsiTheme="minorHAnsi" w:cstheme="minorBidi"/>
          <w:b w:val="0"/>
          <w:bCs w:val="0"/>
          <w:caps w:val="0"/>
          <w:noProof/>
          <w:u w:val="none"/>
        </w:rPr>
      </w:pPr>
      <w:r>
        <w:rPr>
          <w:b w:val="0"/>
          <w:bCs w:val="0"/>
          <w:caps w:val="0"/>
        </w:rPr>
        <w:fldChar w:fldCharType="begin"/>
      </w:r>
      <w:r>
        <w:rPr>
          <w:b w:val="0"/>
          <w:bCs w:val="0"/>
          <w:caps w:val="0"/>
        </w:rPr>
        <w:instrText xml:space="preserve"> TOC \o "2-3" \h \z \t "Heading 1,1" </w:instrText>
      </w:r>
      <w:r>
        <w:rPr>
          <w:b w:val="0"/>
          <w:bCs w:val="0"/>
          <w:caps w:val="0"/>
        </w:rPr>
        <w:fldChar w:fldCharType="separate"/>
      </w:r>
      <w:hyperlink w:anchor="_Toc361823729" w:history="1">
        <w:r w:rsidR="00B65657" w:rsidRPr="005F5826">
          <w:rPr>
            <w:rStyle w:val="Hyperlink"/>
            <w:noProof/>
            <w14:scene3d>
              <w14:camera w14:prst="orthographicFront"/>
              <w14:lightRig w14:rig="threePt" w14:dir="t">
                <w14:rot w14:lat="0" w14:lon="0" w14:rev="0"/>
              </w14:lightRig>
            </w14:scene3d>
          </w:rPr>
          <w:t>1</w:t>
        </w:r>
        <w:r w:rsidR="00B65657">
          <w:rPr>
            <w:rFonts w:asciiTheme="minorHAnsi" w:eastAsiaTheme="minorEastAsia" w:hAnsiTheme="minorHAnsi" w:cstheme="minorBidi"/>
            <w:b w:val="0"/>
            <w:bCs w:val="0"/>
            <w:caps w:val="0"/>
            <w:noProof/>
            <w:u w:val="none"/>
          </w:rPr>
          <w:tab/>
        </w:r>
        <w:r w:rsidR="00B65657" w:rsidRPr="005F5826">
          <w:rPr>
            <w:rStyle w:val="Hyperlink"/>
            <w:noProof/>
          </w:rPr>
          <w:t>Introduction</w:t>
        </w:r>
        <w:r w:rsidR="00B65657">
          <w:rPr>
            <w:noProof/>
            <w:webHidden/>
          </w:rPr>
          <w:tab/>
        </w:r>
        <w:r w:rsidR="00B65657">
          <w:rPr>
            <w:noProof/>
            <w:webHidden/>
          </w:rPr>
          <w:fldChar w:fldCharType="begin"/>
        </w:r>
        <w:r w:rsidR="00B65657">
          <w:rPr>
            <w:noProof/>
            <w:webHidden/>
          </w:rPr>
          <w:instrText xml:space="preserve"> PAGEREF _Toc361823729 \h </w:instrText>
        </w:r>
        <w:r w:rsidR="00B65657">
          <w:rPr>
            <w:noProof/>
            <w:webHidden/>
          </w:rPr>
        </w:r>
        <w:r w:rsidR="00B65657">
          <w:rPr>
            <w:noProof/>
            <w:webHidden/>
          </w:rPr>
          <w:fldChar w:fldCharType="separate"/>
        </w:r>
        <w:r w:rsidR="00B65657">
          <w:rPr>
            <w:noProof/>
            <w:webHidden/>
          </w:rPr>
          <w:t>4</w:t>
        </w:r>
        <w:r w:rsidR="00B65657">
          <w:rPr>
            <w:noProof/>
            <w:webHidden/>
          </w:rPr>
          <w:fldChar w:fldCharType="end"/>
        </w:r>
      </w:hyperlink>
    </w:p>
    <w:p w:rsidR="00B65657" w:rsidRDefault="005F4DAB">
      <w:pPr>
        <w:pStyle w:val="TOC2"/>
        <w:tabs>
          <w:tab w:val="left" w:pos="495"/>
          <w:tab w:val="right" w:pos="10070"/>
        </w:tabs>
        <w:rPr>
          <w:rFonts w:asciiTheme="minorHAnsi" w:eastAsiaTheme="minorEastAsia" w:hAnsiTheme="minorHAnsi" w:cstheme="minorBidi"/>
          <w:b w:val="0"/>
          <w:bCs w:val="0"/>
          <w:smallCaps w:val="0"/>
          <w:noProof/>
        </w:rPr>
      </w:pPr>
      <w:hyperlink w:anchor="_Toc361823730" w:history="1">
        <w:r w:rsidR="00B65657" w:rsidRPr="005F5826">
          <w:rPr>
            <w:rStyle w:val="Hyperlink"/>
            <w:noProof/>
          </w:rPr>
          <w:t>1.1</w:t>
        </w:r>
        <w:r w:rsidR="00B65657">
          <w:rPr>
            <w:rFonts w:asciiTheme="minorHAnsi" w:eastAsiaTheme="minorEastAsia" w:hAnsiTheme="minorHAnsi" w:cstheme="minorBidi"/>
            <w:b w:val="0"/>
            <w:bCs w:val="0"/>
            <w:smallCaps w:val="0"/>
            <w:noProof/>
          </w:rPr>
          <w:tab/>
        </w:r>
        <w:r w:rsidR="00B65657" w:rsidRPr="005F5826">
          <w:rPr>
            <w:rStyle w:val="Hyperlink"/>
            <w:noProof/>
          </w:rPr>
          <w:t>Purpose</w:t>
        </w:r>
        <w:r w:rsidR="00B65657">
          <w:rPr>
            <w:noProof/>
            <w:webHidden/>
          </w:rPr>
          <w:tab/>
        </w:r>
        <w:r w:rsidR="00B65657">
          <w:rPr>
            <w:noProof/>
            <w:webHidden/>
          </w:rPr>
          <w:fldChar w:fldCharType="begin"/>
        </w:r>
        <w:r w:rsidR="00B65657">
          <w:rPr>
            <w:noProof/>
            <w:webHidden/>
          </w:rPr>
          <w:instrText xml:space="preserve"> PAGEREF _Toc361823730 \h </w:instrText>
        </w:r>
        <w:r w:rsidR="00B65657">
          <w:rPr>
            <w:noProof/>
            <w:webHidden/>
          </w:rPr>
        </w:r>
        <w:r w:rsidR="00B65657">
          <w:rPr>
            <w:noProof/>
            <w:webHidden/>
          </w:rPr>
          <w:fldChar w:fldCharType="separate"/>
        </w:r>
        <w:r w:rsidR="00B65657">
          <w:rPr>
            <w:noProof/>
            <w:webHidden/>
          </w:rPr>
          <w:t>4</w:t>
        </w:r>
        <w:r w:rsidR="00B65657">
          <w:rPr>
            <w:noProof/>
            <w:webHidden/>
          </w:rPr>
          <w:fldChar w:fldCharType="end"/>
        </w:r>
      </w:hyperlink>
    </w:p>
    <w:p w:rsidR="00B65657" w:rsidRDefault="005F4DAB">
      <w:pPr>
        <w:pStyle w:val="TOC2"/>
        <w:tabs>
          <w:tab w:val="left" w:pos="495"/>
          <w:tab w:val="right" w:pos="10070"/>
        </w:tabs>
        <w:rPr>
          <w:rFonts w:asciiTheme="minorHAnsi" w:eastAsiaTheme="minorEastAsia" w:hAnsiTheme="minorHAnsi" w:cstheme="minorBidi"/>
          <w:b w:val="0"/>
          <w:bCs w:val="0"/>
          <w:smallCaps w:val="0"/>
          <w:noProof/>
        </w:rPr>
      </w:pPr>
      <w:hyperlink w:anchor="_Toc361823731" w:history="1">
        <w:r w:rsidR="00B65657" w:rsidRPr="005F5826">
          <w:rPr>
            <w:rStyle w:val="Hyperlink"/>
            <w:noProof/>
          </w:rPr>
          <w:t>1.2</w:t>
        </w:r>
        <w:r w:rsidR="00B65657">
          <w:rPr>
            <w:rFonts w:asciiTheme="minorHAnsi" w:eastAsiaTheme="minorEastAsia" w:hAnsiTheme="minorHAnsi" w:cstheme="minorBidi"/>
            <w:b w:val="0"/>
            <w:bCs w:val="0"/>
            <w:smallCaps w:val="0"/>
            <w:noProof/>
          </w:rPr>
          <w:tab/>
        </w:r>
        <w:r w:rsidR="00B65657" w:rsidRPr="005F5826">
          <w:rPr>
            <w:rStyle w:val="Hyperlink"/>
            <w:noProof/>
          </w:rPr>
          <w:t>Terms Used</w:t>
        </w:r>
        <w:r w:rsidR="00B65657">
          <w:rPr>
            <w:noProof/>
            <w:webHidden/>
          </w:rPr>
          <w:tab/>
        </w:r>
        <w:r w:rsidR="00B65657">
          <w:rPr>
            <w:noProof/>
            <w:webHidden/>
          </w:rPr>
          <w:fldChar w:fldCharType="begin"/>
        </w:r>
        <w:r w:rsidR="00B65657">
          <w:rPr>
            <w:noProof/>
            <w:webHidden/>
          </w:rPr>
          <w:instrText xml:space="preserve"> PAGEREF _Toc361823731 \h </w:instrText>
        </w:r>
        <w:r w:rsidR="00B65657">
          <w:rPr>
            <w:noProof/>
            <w:webHidden/>
          </w:rPr>
        </w:r>
        <w:r w:rsidR="00B65657">
          <w:rPr>
            <w:noProof/>
            <w:webHidden/>
          </w:rPr>
          <w:fldChar w:fldCharType="separate"/>
        </w:r>
        <w:r w:rsidR="00B65657">
          <w:rPr>
            <w:noProof/>
            <w:webHidden/>
          </w:rPr>
          <w:t>4</w:t>
        </w:r>
        <w:r w:rsidR="00B65657">
          <w:rPr>
            <w:noProof/>
            <w:webHidden/>
          </w:rPr>
          <w:fldChar w:fldCharType="end"/>
        </w:r>
      </w:hyperlink>
    </w:p>
    <w:p w:rsidR="00B65657" w:rsidRDefault="005F4DAB">
      <w:pPr>
        <w:pStyle w:val="TOC2"/>
        <w:tabs>
          <w:tab w:val="left" w:pos="495"/>
          <w:tab w:val="right" w:pos="10070"/>
        </w:tabs>
        <w:rPr>
          <w:rFonts w:asciiTheme="minorHAnsi" w:eastAsiaTheme="minorEastAsia" w:hAnsiTheme="minorHAnsi" w:cstheme="minorBidi"/>
          <w:b w:val="0"/>
          <w:bCs w:val="0"/>
          <w:smallCaps w:val="0"/>
          <w:noProof/>
        </w:rPr>
      </w:pPr>
      <w:hyperlink w:anchor="_Toc361823732" w:history="1">
        <w:r w:rsidR="00B65657" w:rsidRPr="005F5826">
          <w:rPr>
            <w:rStyle w:val="Hyperlink"/>
            <w:noProof/>
          </w:rPr>
          <w:t>1.3</w:t>
        </w:r>
        <w:r w:rsidR="00B65657">
          <w:rPr>
            <w:rFonts w:asciiTheme="minorHAnsi" w:eastAsiaTheme="minorEastAsia" w:hAnsiTheme="minorHAnsi" w:cstheme="minorBidi"/>
            <w:b w:val="0"/>
            <w:bCs w:val="0"/>
            <w:smallCaps w:val="0"/>
            <w:noProof/>
          </w:rPr>
          <w:tab/>
        </w:r>
        <w:r w:rsidR="00B65657" w:rsidRPr="005F5826">
          <w:rPr>
            <w:rStyle w:val="Hyperlink"/>
            <w:noProof/>
          </w:rPr>
          <w:t>TFS Reference</w:t>
        </w:r>
        <w:r w:rsidR="00B65657">
          <w:rPr>
            <w:noProof/>
            <w:webHidden/>
          </w:rPr>
          <w:tab/>
        </w:r>
        <w:r w:rsidR="00B65657">
          <w:rPr>
            <w:noProof/>
            <w:webHidden/>
          </w:rPr>
          <w:fldChar w:fldCharType="begin"/>
        </w:r>
        <w:r w:rsidR="00B65657">
          <w:rPr>
            <w:noProof/>
            <w:webHidden/>
          </w:rPr>
          <w:instrText xml:space="preserve"> PAGEREF _Toc361823732 \h </w:instrText>
        </w:r>
        <w:r w:rsidR="00B65657">
          <w:rPr>
            <w:noProof/>
            <w:webHidden/>
          </w:rPr>
        </w:r>
        <w:r w:rsidR="00B65657">
          <w:rPr>
            <w:noProof/>
            <w:webHidden/>
          </w:rPr>
          <w:fldChar w:fldCharType="separate"/>
        </w:r>
        <w:r w:rsidR="00B65657">
          <w:rPr>
            <w:noProof/>
            <w:webHidden/>
          </w:rPr>
          <w:t>4</w:t>
        </w:r>
        <w:r w:rsidR="00B65657">
          <w:rPr>
            <w:noProof/>
            <w:webHidden/>
          </w:rPr>
          <w:fldChar w:fldCharType="end"/>
        </w:r>
      </w:hyperlink>
    </w:p>
    <w:p w:rsidR="00B65657" w:rsidRDefault="005F4DAB">
      <w:pPr>
        <w:pStyle w:val="TOC2"/>
        <w:tabs>
          <w:tab w:val="left" w:pos="495"/>
          <w:tab w:val="right" w:pos="10070"/>
        </w:tabs>
        <w:rPr>
          <w:rFonts w:asciiTheme="minorHAnsi" w:eastAsiaTheme="minorEastAsia" w:hAnsiTheme="minorHAnsi" w:cstheme="minorBidi"/>
          <w:b w:val="0"/>
          <w:bCs w:val="0"/>
          <w:smallCaps w:val="0"/>
          <w:noProof/>
        </w:rPr>
      </w:pPr>
      <w:hyperlink w:anchor="_Toc361823733" w:history="1">
        <w:r w:rsidR="00B65657" w:rsidRPr="005F5826">
          <w:rPr>
            <w:rStyle w:val="Hyperlink"/>
            <w:noProof/>
          </w:rPr>
          <w:t>1.4</w:t>
        </w:r>
        <w:r w:rsidR="00B65657">
          <w:rPr>
            <w:rFonts w:asciiTheme="minorHAnsi" w:eastAsiaTheme="minorEastAsia" w:hAnsiTheme="minorHAnsi" w:cstheme="minorBidi"/>
            <w:b w:val="0"/>
            <w:bCs w:val="0"/>
            <w:smallCaps w:val="0"/>
            <w:noProof/>
          </w:rPr>
          <w:tab/>
        </w:r>
        <w:r w:rsidR="00B65657" w:rsidRPr="005F5826">
          <w:rPr>
            <w:rStyle w:val="Hyperlink"/>
            <w:noProof/>
          </w:rPr>
          <w:t>External Documents</w:t>
        </w:r>
        <w:r w:rsidR="00B65657">
          <w:rPr>
            <w:noProof/>
            <w:webHidden/>
          </w:rPr>
          <w:tab/>
        </w:r>
        <w:r w:rsidR="00B65657">
          <w:rPr>
            <w:noProof/>
            <w:webHidden/>
          </w:rPr>
          <w:fldChar w:fldCharType="begin"/>
        </w:r>
        <w:r w:rsidR="00B65657">
          <w:rPr>
            <w:noProof/>
            <w:webHidden/>
          </w:rPr>
          <w:instrText xml:space="preserve"> PAGEREF _Toc361823733 \h </w:instrText>
        </w:r>
        <w:r w:rsidR="00B65657">
          <w:rPr>
            <w:noProof/>
            <w:webHidden/>
          </w:rPr>
        </w:r>
        <w:r w:rsidR="00B65657">
          <w:rPr>
            <w:noProof/>
            <w:webHidden/>
          </w:rPr>
          <w:fldChar w:fldCharType="separate"/>
        </w:r>
        <w:r w:rsidR="00B65657">
          <w:rPr>
            <w:noProof/>
            <w:webHidden/>
          </w:rPr>
          <w:t>4</w:t>
        </w:r>
        <w:r w:rsidR="00B65657">
          <w:rPr>
            <w:noProof/>
            <w:webHidden/>
          </w:rPr>
          <w:fldChar w:fldCharType="end"/>
        </w:r>
      </w:hyperlink>
    </w:p>
    <w:p w:rsidR="00B65657" w:rsidRDefault="005F4DAB">
      <w:pPr>
        <w:pStyle w:val="TOC2"/>
        <w:tabs>
          <w:tab w:val="left" w:pos="495"/>
          <w:tab w:val="right" w:pos="10070"/>
        </w:tabs>
        <w:rPr>
          <w:rFonts w:asciiTheme="minorHAnsi" w:eastAsiaTheme="minorEastAsia" w:hAnsiTheme="minorHAnsi" w:cstheme="minorBidi"/>
          <w:b w:val="0"/>
          <w:bCs w:val="0"/>
          <w:smallCaps w:val="0"/>
          <w:noProof/>
        </w:rPr>
      </w:pPr>
      <w:hyperlink w:anchor="_Toc361823734" w:history="1">
        <w:r w:rsidR="00B65657" w:rsidRPr="005F5826">
          <w:rPr>
            <w:rStyle w:val="Hyperlink"/>
            <w:noProof/>
          </w:rPr>
          <w:t>1.5</w:t>
        </w:r>
        <w:r w:rsidR="00B65657">
          <w:rPr>
            <w:rFonts w:asciiTheme="minorHAnsi" w:eastAsiaTheme="minorEastAsia" w:hAnsiTheme="minorHAnsi" w:cstheme="minorBidi"/>
            <w:b w:val="0"/>
            <w:bCs w:val="0"/>
            <w:smallCaps w:val="0"/>
            <w:noProof/>
          </w:rPr>
          <w:tab/>
        </w:r>
        <w:r w:rsidR="00B65657" w:rsidRPr="005F5826">
          <w:rPr>
            <w:rStyle w:val="Hyperlink"/>
            <w:noProof/>
          </w:rPr>
          <w:t>Summary of Steps to Complete Patch</w:t>
        </w:r>
        <w:r w:rsidR="00B65657">
          <w:rPr>
            <w:noProof/>
            <w:webHidden/>
          </w:rPr>
          <w:tab/>
        </w:r>
        <w:r w:rsidR="00B65657">
          <w:rPr>
            <w:noProof/>
            <w:webHidden/>
          </w:rPr>
          <w:fldChar w:fldCharType="begin"/>
        </w:r>
        <w:r w:rsidR="00B65657">
          <w:rPr>
            <w:noProof/>
            <w:webHidden/>
          </w:rPr>
          <w:instrText xml:space="preserve"> PAGEREF _Toc361823734 \h </w:instrText>
        </w:r>
        <w:r w:rsidR="00B65657">
          <w:rPr>
            <w:noProof/>
            <w:webHidden/>
          </w:rPr>
        </w:r>
        <w:r w:rsidR="00B65657">
          <w:rPr>
            <w:noProof/>
            <w:webHidden/>
          </w:rPr>
          <w:fldChar w:fldCharType="separate"/>
        </w:r>
        <w:r w:rsidR="00B65657">
          <w:rPr>
            <w:noProof/>
            <w:webHidden/>
          </w:rPr>
          <w:t>5</w:t>
        </w:r>
        <w:r w:rsidR="00B65657">
          <w:rPr>
            <w:noProof/>
            <w:webHidden/>
          </w:rPr>
          <w:fldChar w:fldCharType="end"/>
        </w:r>
      </w:hyperlink>
    </w:p>
    <w:p w:rsidR="00B65657" w:rsidRDefault="005F4DAB">
      <w:pPr>
        <w:pStyle w:val="TOC1"/>
        <w:tabs>
          <w:tab w:val="left" w:pos="330"/>
          <w:tab w:val="right" w:pos="10070"/>
        </w:tabs>
        <w:rPr>
          <w:rFonts w:asciiTheme="minorHAnsi" w:eastAsiaTheme="minorEastAsia" w:hAnsiTheme="minorHAnsi" w:cstheme="minorBidi"/>
          <w:b w:val="0"/>
          <w:bCs w:val="0"/>
          <w:caps w:val="0"/>
          <w:noProof/>
          <w:u w:val="none"/>
        </w:rPr>
      </w:pPr>
      <w:hyperlink w:anchor="_Toc361823735" w:history="1">
        <w:r w:rsidR="00B65657" w:rsidRPr="005F5826">
          <w:rPr>
            <w:rStyle w:val="Hyperlink"/>
            <w:noProof/>
            <w14:scene3d>
              <w14:camera w14:prst="orthographicFront"/>
              <w14:lightRig w14:rig="threePt" w14:dir="t">
                <w14:rot w14:lat="0" w14:lon="0" w14:rev="0"/>
              </w14:lightRig>
            </w14:scene3d>
          </w:rPr>
          <w:t>2</w:t>
        </w:r>
        <w:r w:rsidR="00B65657">
          <w:rPr>
            <w:rFonts w:asciiTheme="minorHAnsi" w:eastAsiaTheme="minorEastAsia" w:hAnsiTheme="minorHAnsi" w:cstheme="minorBidi"/>
            <w:b w:val="0"/>
            <w:bCs w:val="0"/>
            <w:caps w:val="0"/>
            <w:noProof/>
            <w:u w:val="none"/>
          </w:rPr>
          <w:tab/>
        </w:r>
        <w:r w:rsidR="00B65657" w:rsidRPr="005F5826">
          <w:rPr>
            <w:rStyle w:val="Hyperlink"/>
            <w:noProof/>
          </w:rPr>
          <w:t>Set Up ArcCatalog Connection</w:t>
        </w:r>
        <w:r w:rsidR="00B65657">
          <w:rPr>
            <w:noProof/>
            <w:webHidden/>
          </w:rPr>
          <w:tab/>
        </w:r>
        <w:r w:rsidR="00B65657">
          <w:rPr>
            <w:noProof/>
            <w:webHidden/>
          </w:rPr>
          <w:fldChar w:fldCharType="begin"/>
        </w:r>
        <w:r w:rsidR="00B65657">
          <w:rPr>
            <w:noProof/>
            <w:webHidden/>
          </w:rPr>
          <w:instrText xml:space="preserve"> PAGEREF _Toc361823735 \h </w:instrText>
        </w:r>
        <w:r w:rsidR="00B65657">
          <w:rPr>
            <w:noProof/>
            <w:webHidden/>
          </w:rPr>
        </w:r>
        <w:r w:rsidR="00B65657">
          <w:rPr>
            <w:noProof/>
            <w:webHidden/>
          </w:rPr>
          <w:fldChar w:fldCharType="separate"/>
        </w:r>
        <w:r w:rsidR="00B65657">
          <w:rPr>
            <w:noProof/>
            <w:webHidden/>
          </w:rPr>
          <w:t>7</w:t>
        </w:r>
        <w:r w:rsidR="00B65657">
          <w:rPr>
            <w:noProof/>
            <w:webHidden/>
          </w:rPr>
          <w:fldChar w:fldCharType="end"/>
        </w:r>
      </w:hyperlink>
    </w:p>
    <w:p w:rsidR="00B65657" w:rsidRDefault="005F4DAB">
      <w:pPr>
        <w:pStyle w:val="TOC1"/>
        <w:tabs>
          <w:tab w:val="left" w:pos="330"/>
          <w:tab w:val="right" w:pos="10070"/>
        </w:tabs>
        <w:rPr>
          <w:rFonts w:asciiTheme="minorHAnsi" w:eastAsiaTheme="minorEastAsia" w:hAnsiTheme="minorHAnsi" w:cstheme="minorBidi"/>
          <w:b w:val="0"/>
          <w:bCs w:val="0"/>
          <w:caps w:val="0"/>
          <w:noProof/>
          <w:u w:val="none"/>
        </w:rPr>
      </w:pPr>
      <w:hyperlink w:anchor="_Toc361823736" w:history="1">
        <w:r w:rsidR="00B65657" w:rsidRPr="005F5826">
          <w:rPr>
            <w:rStyle w:val="Hyperlink"/>
            <w:noProof/>
            <w14:scene3d>
              <w14:camera w14:prst="orthographicFront"/>
              <w14:lightRig w14:rig="threePt" w14:dir="t">
                <w14:rot w14:lat="0" w14:lon="0" w14:rev="0"/>
              </w14:lightRig>
            </w14:scene3d>
          </w:rPr>
          <w:t>3</w:t>
        </w:r>
        <w:r w:rsidR="00B65657">
          <w:rPr>
            <w:rFonts w:asciiTheme="minorHAnsi" w:eastAsiaTheme="minorEastAsia" w:hAnsiTheme="minorHAnsi" w:cstheme="minorBidi"/>
            <w:b w:val="0"/>
            <w:bCs w:val="0"/>
            <w:caps w:val="0"/>
            <w:noProof/>
            <w:u w:val="none"/>
          </w:rPr>
          <w:tab/>
        </w:r>
        <w:r w:rsidR="00B65657" w:rsidRPr="005F5826">
          <w:rPr>
            <w:rStyle w:val="Hyperlink"/>
            <w:noProof/>
          </w:rPr>
          <w:t>Change Origin Relationship Cardinality</w:t>
        </w:r>
        <w:r w:rsidR="00B65657">
          <w:rPr>
            <w:noProof/>
            <w:webHidden/>
          </w:rPr>
          <w:tab/>
        </w:r>
        <w:r w:rsidR="00B65657">
          <w:rPr>
            <w:noProof/>
            <w:webHidden/>
          </w:rPr>
          <w:fldChar w:fldCharType="begin"/>
        </w:r>
        <w:r w:rsidR="00B65657">
          <w:rPr>
            <w:noProof/>
            <w:webHidden/>
          </w:rPr>
          <w:instrText xml:space="preserve"> PAGEREF _Toc361823736 \h </w:instrText>
        </w:r>
        <w:r w:rsidR="00B65657">
          <w:rPr>
            <w:noProof/>
            <w:webHidden/>
          </w:rPr>
        </w:r>
        <w:r w:rsidR="00B65657">
          <w:rPr>
            <w:noProof/>
            <w:webHidden/>
          </w:rPr>
          <w:fldChar w:fldCharType="separate"/>
        </w:r>
        <w:r w:rsidR="00B65657">
          <w:rPr>
            <w:noProof/>
            <w:webHidden/>
          </w:rPr>
          <w:t>9</w:t>
        </w:r>
        <w:r w:rsidR="00B65657">
          <w:rPr>
            <w:noProof/>
            <w:webHidden/>
          </w:rPr>
          <w:fldChar w:fldCharType="end"/>
        </w:r>
      </w:hyperlink>
    </w:p>
    <w:p w:rsidR="00B65657" w:rsidRDefault="005F4DAB">
      <w:pPr>
        <w:pStyle w:val="TOC1"/>
        <w:tabs>
          <w:tab w:val="left" w:pos="330"/>
          <w:tab w:val="right" w:pos="10070"/>
        </w:tabs>
        <w:rPr>
          <w:rFonts w:asciiTheme="minorHAnsi" w:eastAsiaTheme="minorEastAsia" w:hAnsiTheme="minorHAnsi" w:cstheme="minorBidi"/>
          <w:b w:val="0"/>
          <w:bCs w:val="0"/>
          <w:caps w:val="0"/>
          <w:noProof/>
          <w:u w:val="none"/>
        </w:rPr>
      </w:pPr>
      <w:hyperlink w:anchor="_Toc361823737" w:history="1">
        <w:r w:rsidR="00B65657" w:rsidRPr="005F5826">
          <w:rPr>
            <w:rStyle w:val="Hyperlink"/>
            <w:noProof/>
            <w14:scene3d>
              <w14:camera w14:prst="orthographicFront"/>
              <w14:lightRig w14:rig="threePt" w14:dir="t">
                <w14:rot w14:lat="0" w14:lon="0" w14:rev="0"/>
              </w14:lightRig>
            </w14:scene3d>
          </w:rPr>
          <w:t>4</w:t>
        </w:r>
        <w:r w:rsidR="00B65657">
          <w:rPr>
            <w:rFonts w:asciiTheme="minorHAnsi" w:eastAsiaTheme="minorEastAsia" w:hAnsiTheme="minorHAnsi" w:cstheme="minorBidi"/>
            <w:b w:val="0"/>
            <w:bCs w:val="0"/>
            <w:caps w:val="0"/>
            <w:noProof/>
            <w:u w:val="none"/>
          </w:rPr>
          <w:tab/>
        </w:r>
        <w:r w:rsidR="00B65657" w:rsidRPr="005F5826">
          <w:rPr>
            <w:rStyle w:val="Hyperlink"/>
            <w:noProof/>
          </w:rPr>
          <w:t>Recreate CustAgreeNumberAnno Feature Class</w:t>
        </w:r>
        <w:r w:rsidR="00B65657">
          <w:rPr>
            <w:noProof/>
            <w:webHidden/>
          </w:rPr>
          <w:tab/>
        </w:r>
        <w:r w:rsidR="00B65657">
          <w:rPr>
            <w:noProof/>
            <w:webHidden/>
          </w:rPr>
          <w:fldChar w:fldCharType="begin"/>
        </w:r>
        <w:r w:rsidR="00B65657">
          <w:rPr>
            <w:noProof/>
            <w:webHidden/>
          </w:rPr>
          <w:instrText xml:space="preserve"> PAGEREF _Toc361823737 \h </w:instrText>
        </w:r>
        <w:r w:rsidR="00B65657">
          <w:rPr>
            <w:noProof/>
            <w:webHidden/>
          </w:rPr>
        </w:r>
        <w:r w:rsidR="00B65657">
          <w:rPr>
            <w:noProof/>
            <w:webHidden/>
          </w:rPr>
          <w:fldChar w:fldCharType="separate"/>
        </w:r>
        <w:r w:rsidR="00B65657">
          <w:rPr>
            <w:noProof/>
            <w:webHidden/>
          </w:rPr>
          <w:t>11</w:t>
        </w:r>
        <w:r w:rsidR="00B65657">
          <w:rPr>
            <w:noProof/>
            <w:webHidden/>
          </w:rPr>
          <w:fldChar w:fldCharType="end"/>
        </w:r>
      </w:hyperlink>
    </w:p>
    <w:p w:rsidR="00B65657" w:rsidRDefault="005F4DAB">
      <w:pPr>
        <w:pStyle w:val="TOC1"/>
        <w:tabs>
          <w:tab w:val="left" w:pos="330"/>
          <w:tab w:val="right" w:pos="10070"/>
        </w:tabs>
        <w:rPr>
          <w:rFonts w:asciiTheme="minorHAnsi" w:eastAsiaTheme="minorEastAsia" w:hAnsiTheme="minorHAnsi" w:cstheme="minorBidi"/>
          <w:b w:val="0"/>
          <w:bCs w:val="0"/>
          <w:caps w:val="0"/>
          <w:noProof/>
          <w:u w:val="none"/>
        </w:rPr>
      </w:pPr>
      <w:hyperlink w:anchor="_Toc361823738" w:history="1">
        <w:r w:rsidR="00B65657" w:rsidRPr="005F5826">
          <w:rPr>
            <w:rStyle w:val="Hyperlink"/>
            <w:noProof/>
            <w14:scene3d>
              <w14:camera w14:prst="orthographicFront"/>
              <w14:lightRig w14:rig="threePt" w14:dir="t">
                <w14:rot w14:lat="0" w14:lon="0" w14:rev="0"/>
              </w14:lightRig>
            </w14:scene3d>
          </w:rPr>
          <w:t>5</w:t>
        </w:r>
        <w:r w:rsidR="00B65657">
          <w:rPr>
            <w:rFonts w:asciiTheme="minorHAnsi" w:eastAsiaTheme="minorEastAsia" w:hAnsiTheme="minorHAnsi" w:cstheme="minorBidi"/>
            <w:b w:val="0"/>
            <w:bCs w:val="0"/>
            <w:caps w:val="0"/>
            <w:noProof/>
            <w:u w:val="none"/>
          </w:rPr>
          <w:tab/>
        </w:r>
        <w:r w:rsidR="00B65657" w:rsidRPr="005F5826">
          <w:rPr>
            <w:rStyle w:val="Hyperlink"/>
            <w:noProof/>
          </w:rPr>
          <w:t>Modify Annotation Feature Class</w:t>
        </w:r>
        <w:r w:rsidR="00B65657">
          <w:rPr>
            <w:noProof/>
            <w:webHidden/>
          </w:rPr>
          <w:tab/>
        </w:r>
        <w:r w:rsidR="00B65657">
          <w:rPr>
            <w:noProof/>
            <w:webHidden/>
          </w:rPr>
          <w:fldChar w:fldCharType="begin"/>
        </w:r>
        <w:r w:rsidR="00B65657">
          <w:rPr>
            <w:noProof/>
            <w:webHidden/>
          </w:rPr>
          <w:instrText xml:space="preserve"> PAGEREF _Toc361823738 \h </w:instrText>
        </w:r>
        <w:r w:rsidR="00B65657">
          <w:rPr>
            <w:noProof/>
            <w:webHidden/>
          </w:rPr>
        </w:r>
        <w:r w:rsidR="00B65657">
          <w:rPr>
            <w:noProof/>
            <w:webHidden/>
          </w:rPr>
          <w:fldChar w:fldCharType="separate"/>
        </w:r>
        <w:r w:rsidR="00B65657">
          <w:rPr>
            <w:noProof/>
            <w:webHidden/>
          </w:rPr>
          <w:t>26</w:t>
        </w:r>
        <w:r w:rsidR="00B65657">
          <w:rPr>
            <w:noProof/>
            <w:webHidden/>
          </w:rPr>
          <w:fldChar w:fldCharType="end"/>
        </w:r>
      </w:hyperlink>
    </w:p>
    <w:p w:rsidR="00B65657" w:rsidRDefault="005F4DAB">
      <w:pPr>
        <w:pStyle w:val="TOC2"/>
        <w:tabs>
          <w:tab w:val="left" w:pos="495"/>
          <w:tab w:val="right" w:pos="10070"/>
        </w:tabs>
        <w:rPr>
          <w:rFonts w:asciiTheme="minorHAnsi" w:eastAsiaTheme="minorEastAsia" w:hAnsiTheme="minorHAnsi" w:cstheme="minorBidi"/>
          <w:b w:val="0"/>
          <w:bCs w:val="0"/>
          <w:smallCaps w:val="0"/>
          <w:noProof/>
        </w:rPr>
      </w:pPr>
      <w:hyperlink w:anchor="_Toc361823739" w:history="1">
        <w:r w:rsidR="00B65657" w:rsidRPr="005F5826">
          <w:rPr>
            <w:rStyle w:val="Hyperlink"/>
            <w:noProof/>
          </w:rPr>
          <w:t>5.1</w:t>
        </w:r>
        <w:r w:rsidR="00B65657">
          <w:rPr>
            <w:rFonts w:asciiTheme="minorHAnsi" w:eastAsiaTheme="minorEastAsia" w:hAnsiTheme="minorHAnsi" w:cstheme="minorBidi"/>
            <w:b w:val="0"/>
            <w:bCs w:val="0"/>
            <w:smallCaps w:val="0"/>
            <w:noProof/>
          </w:rPr>
          <w:tab/>
        </w:r>
        <w:r w:rsidR="00B65657" w:rsidRPr="005F5826">
          <w:rPr>
            <w:rStyle w:val="Hyperlink"/>
            <w:noProof/>
          </w:rPr>
          <w:t>Modify StepDownAnno</w:t>
        </w:r>
        <w:r w:rsidR="00B65657">
          <w:rPr>
            <w:noProof/>
            <w:webHidden/>
          </w:rPr>
          <w:tab/>
        </w:r>
        <w:r w:rsidR="00B65657">
          <w:rPr>
            <w:noProof/>
            <w:webHidden/>
          </w:rPr>
          <w:fldChar w:fldCharType="begin"/>
        </w:r>
        <w:r w:rsidR="00B65657">
          <w:rPr>
            <w:noProof/>
            <w:webHidden/>
          </w:rPr>
          <w:instrText xml:space="preserve"> PAGEREF _Toc361823739 \h </w:instrText>
        </w:r>
        <w:r w:rsidR="00B65657">
          <w:rPr>
            <w:noProof/>
            <w:webHidden/>
          </w:rPr>
        </w:r>
        <w:r w:rsidR="00B65657">
          <w:rPr>
            <w:noProof/>
            <w:webHidden/>
          </w:rPr>
          <w:fldChar w:fldCharType="separate"/>
        </w:r>
        <w:r w:rsidR="00B65657">
          <w:rPr>
            <w:noProof/>
            <w:webHidden/>
          </w:rPr>
          <w:t>26</w:t>
        </w:r>
        <w:r w:rsidR="00B65657">
          <w:rPr>
            <w:noProof/>
            <w:webHidden/>
          </w:rPr>
          <w:fldChar w:fldCharType="end"/>
        </w:r>
      </w:hyperlink>
    </w:p>
    <w:p w:rsidR="00B65657" w:rsidRDefault="005F4DAB">
      <w:pPr>
        <w:pStyle w:val="TOC2"/>
        <w:tabs>
          <w:tab w:val="left" w:pos="495"/>
          <w:tab w:val="right" w:pos="10070"/>
        </w:tabs>
        <w:rPr>
          <w:rFonts w:asciiTheme="minorHAnsi" w:eastAsiaTheme="minorEastAsia" w:hAnsiTheme="minorHAnsi" w:cstheme="minorBidi"/>
          <w:b w:val="0"/>
          <w:bCs w:val="0"/>
          <w:smallCaps w:val="0"/>
          <w:noProof/>
        </w:rPr>
      </w:pPr>
      <w:hyperlink w:anchor="_Toc361823740" w:history="1">
        <w:r w:rsidR="00B65657" w:rsidRPr="005F5826">
          <w:rPr>
            <w:rStyle w:val="Hyperlink"/>
            <w:noProof/>
          </w:rPr>
          <w:t>5.2</w:t>
        </w:r>
        <w:r w:rsidR="00B65657">
          <w:rPr>
            <w:rFonts w:asciiTheme="minorHAnsi" w:eastAsiaTheme="minorEastAsia" w:hAnsiTheme="minorHAnsi" w:cstheme="minorBidi"/>
            <w:b w:val="0"/>
            <w:bCs w:val="0"/>
            <w:smallCaps w:val="0"/>
            <w:noProof/>
          </w:rPr>
          <w:tab/>
        </w:r>
        <w:r w:rsidR="00B65657" w:rsidRPr="005F5826">
          <w:rPr>
            <w:rStyle w:val="Hyperlink"/>
            <w:noProof/>
          </w:rPr>
          <w:t>Modify SupportStructureAnno</w:t>
        </w:r>
        <w:r w:rsidR="00B65657">
          <w:rPr>
            <w:noProof/>
            <w:webHidden/>
          </w:rPr>
          <w:tab/>
        </w:r>
        <w:r w:rsidR="00B65657">
          <w:rPr>
            <w:noProof/>
            <w:webHidden/>
          </w:rPr>
          <w:fldChar w:fldCharType="begin"/>
        </w:r>
        <w:r w:rsidR="00B65657">
          <w:rPr>
            <w:noProof/>
            <w:webHidden/>
          </w:rPr>
          <w:instrText xml:space="preserve"> PAGEREF _Toc361823740 \h </w:instrText>
        </w:r>
        <w:r w:rsidR="00B65657">
          <w:rPr>
            <w:noProof/>
            <w:webHidden/>
          </w:rPr>
        </w:r>
        <w:r w:rsidR="00B65657">
          <w:rPr>
            <w:noProof/>
            <w:webHidden/>
          </w:rPr>
          <w:fldChar w:fldCharType="separate"/>
        </w:r>
        <w:r w:rsidR="00B65657">
          <w:rPr>
            <w:noProof/>
            <w:webHidden/>
          </w:rPr>
          <w:t>35</w:t>
        </w:r>
        <w:r w:rsidR="00B65657">
          <w:rPr>
            <w:noProof/>
            <w:webHidden/>
          </w:rPr>
          <w:fldChar w:fldCharType="end"/>
        </w:r>
      </w:hyperlink>
    </w:p>
    <w:p w:rsidR="00B65657" w:rsidRDefault="005F4DAB">
      <w:pPr>
        <w:pStyle w:val="TOC2"/>
        <w:tabs>
          <w:tab w:val="left" w:pos="495"/>
          <w:tab w:val="right" w:pos="10070"/>
        </w:tabs>
        <w:rPr>
          <w:rFonts w:asciiTheme="minorHAnsi" w:eastAsiaTheme="minorEastAsia" w:hAnsiTheme="minorHAnsi" w:cstheme="minorBidi"/>
          <w:b w:val="0"/>
          <w:bCs w:val="0"/>
          <w:smallCaps w:val="0"/>
          <w:noProof/>
        </w:rPr>
      </w:pPr>
      <w:hyperlink w:anchor="_Toc361823741" w:history="1">
        <w:r w:rsidR="00B65657" w:rsidRPr="005F5826">
          <w:rPr>
            <w:rStyle w:val="Hyperlink"/>
            <w:noProof/>
          </w:rPr>
          <w:t>5.3</w:t>
        </w:r>
        <w:r w:rsidR="00B65657">
          <w:rPr>
            <w:rFonts w:asciiTheme="minorHAnsi" w:eastAsiaTheme="minorEastAsia" w:hAnsiTheme="minorHAnsi" w:cstheme="minorBidi"/>
            <w:b w:val="0"/>
            <w:bCs w:val="0"/>
            <w:smallCaps w:val="0"/>
            <w:noProof/>
          </w:rPr>
          <w:tab/>
        </w:r>
        <w:r w:rsidR="00B65657" w:rsidRPr="005F5826">
          <w:rPr>
            <w:rStyle w:val="Hyperlink"/>
            <w:noProof/>
          </w:rPr>
          <w:t>Modify TransformerAnno</w:t>
        </w:r>
        <w:r w:rsidR="00B65657">
          <w:rPr>
            <w:noProof/>
            <w:webHidden/>
          </w:rPr>
          <w:tab/>
        </w:r>
        <w:r w:rsidR="00B65657">
          <w:rPr>
            <w:noProof/>
            <w:webHidden/>
          </w:rPr>
          <w:fldChar w:fldCharType="begin"/>
        </w:r>
        <w:r w:rsidR="00B65657">
          <w:rPr>
            <w:noProof/>
            <w:webHidden/>
          </w:rPr>
          <w:instrText xml:space="preserve"> PAGEREF _Toc361823741 \h </w:instrText>
        </w:r>
        <w:r w:rsidR="00B65657">
          <w:rPr>
            <w:noProof/>
            <w:webHidden/>
          </w:rPr>
        </w:r>
        <w:r w:rsidR="00B65657">
          <w:rPr>
            <w:noProof/>
            <w:webHidden/>
          </w:rPr>
          <w:fldChar w:fldCharType="separate"/>
        </w:r>
        <w:r w:rsidR="00B65657">
          <w:rPr>
            <w:noProof/>
            <w:webHidden/>
          </w:rPr>
          <w:t>42</w:t>
        </w:r>
        <w:r w:rsidR="00B65657">
          <w:rPr>
            <w:noProof/>
            <w:webHidden/>
          </w:rPr>
          <w:fldChar w:fldCharType="end"/>
        </w:r>
      </w:hyperlink>
    </w:p>
    <w:p w:rsidR="00B65657" w:rsidRDefault="005F4DAB">
      <w:pPr>
        <w:pStyle w:val="TOC2"/>
        <w:tabs>
          <w:tab w:val="left" w:pos="495"/>
          <w:tab w:val="right" w:pos="10070"/>
        </w:tabs>
        <w:rPr>
          <w:rFonts w:asciiTheme="minorHAnsi" w:eastAsiaTheme="minorEastAsia" w:hAnsiTheme="minorHAnsi" w:cstheme="minorBidi"/>
          <w:b w:val="0"/>
          <w:bCs w:val="0"/>
          <w:smallCaps w:val="0"/>
          <w:noProof/>
        </w:rPr>
      </w:pPr>
      <w:hyperlink w:anchor="_Toc361823742" w:history="1">
        <w:r w:rsidR="00B65657" w:rsidRPr="005F5826">
          <w:rPr>
            <w:rStyle w:val="Hyperlink"/>
            <w:noProof/>
          </w:rPr>
          <w:t>5.4</w:t>
        </w:r>
        <w:r w:rsidR="00B65657">
          <w:rPr>
            <w:rFonts w:asciiTheme="minorHAnsi" w:eastAsiaTheme="minorEastAsia" w:hAnsiTheme="minorHAnsi" w:cstheme="minorBidi"/>
            <w:b w:val="0"/>
            <w:bCs w:val="0"/>
            <w:smallCaps w:val="0"/>
            <w:noProof/>
          </w:rPr>
          <w:tab/>
        </w:r>
        <w:r w:rsidR="00B65657" w:rsidRPr="005F5826">
          <w:rPr>
            <w:rStyle w:val="Hyperlink"/>
            <w:noProof/>
          </w:rPr>
          <w:t>Modify DynamicProtectiveDeviceAnno</w:t>
        </w:r>
        <w:r w:rsidR="00B65657">
          <w:rPr>
            <w:noProof/>
            <w:webHidden/>
          </w:rPr>
          <w:tab/>
        </w:r>
        <w:r w:rsidR="00B65657">
          <w:rPr>
            <w:noProof/>
            <w:webHidden/>
          </w:rPr>
          <w:fldChar w:fldCharType="begin"/>
        </w:r>
        <w:r w:rsidR="00B65657">
          <w:rPr>
            <w:noProof/>
            <w:webHidden/>
          </w:rPr>
          <w:instrText xml:space="preserve"> PAGEREF _Toc361823742 \h </w:instrText>
        </w:r>
        <w:r w:rsidR="00B65657">
          <w:rPr>
            <w:noProof/>
            <w:webHidden/>
          </w:rPr>
        </w:r>
        <w:r w:rsidR="00B65657">
          <w:rPr>
            <w:noProof/>
            <w:webHidden/>
          </w:rPr>
          <w:fldChar w:fldCharType="separate"/>
        </w:r>
        <w:r w:rsidR="00B65657">
          <w:rPr>
            <w:noProof/>
            <w:webHidden/>
          </w:rPr>
          <w:t>56</w:t>
        </w:r>
        <w:r w:rsidR="00B65657">
          <w:rPr>
            <w:noProof/>
            <w:webHidden/>
          </w:rPr>
          <w:fldChar w:fldCharType="end"/>
        </w:r>
      </w:hyperlink>
    </w:p>
    <w:p w:rsidR="00B65657" w:rsidRDefault="005F4DAB">
      <w:pPr>
        <w:pStyle w:val="TOC1"/>
        <w:tabs>
          <w:tab w:val="left" w:pos="330"/>
          <w:tab w:val="right" w:pos="10070"/>
        </w:tabs>
        <w:rPr>
          <w:rFonts w:asciiTheme="minorHAnsi" w:eastAsiaTheme="minorEastAsia" w:hAnsiTheme="minorHAnsi" w:cstheme="minorBidi"/>
          <w:b w:val="0"/>
          <w:bCs w:val="0"/>
          <w:caps w:val="0"/>
          <w:noProof/>
          <w:u w:val="none"/>
        </w:rPr>
      </w:pPr>
      <w:hyperlink w:anchor="_Toc361823743" w:history="1">
        <w:r w:rsidR="00B65657" w:rsidRPr="005F5826">
          <w:rPr>
            <w:rStyle w:val="Hyperlink"/>
            <w:noProof/>
            <w14:scene3d>
              <w14:camera w14:prst="orthographicFront"/>
              <w14:lightRig w14:rig="threePt" w14:dir="t">
                <w14:rot w14:lat="0" w14:lon="0" w14:rev="0"/>
              </w14:lightRig>
            </w14:scene3d>
          </w:rPr>
          <w:t>6</w:t>
        </w:r>
        <w:r w:rsidR="00B65657">
          <w:rPr>
            <w:rFonts w:asciiTheme="minorHAnsi" w:eastAsiaTheme="minorEastAsia" w:hAnsiTheme="minorHAnsi" w:cstheme="minorBidi"/>
            <w:b w:val="0"/>
            <w:bCs w:val="0"/>
            <w:caps w:val="0"/>
            <w:noProof/>
            <w:u w:val="none"/>
          </w:rPr>
          <w:tab/>
        </w:r>
        <w:r w:rsidR="00B65657" w:rsidRPr="005F5826">
          <w:rPr>
            <w:rStyle w:val="Hyperlink"/>
            <w:noProof/>
          </w:rPr>
          <w:t>Modify Privileges For Electric Dataset</w:t>
        </w:r>
        <w:r w:rsidR="00B65657">
          <w:rPr>
            <w:noProof/>
            <w:webHidden/>
          </w:rPr>
          <w:tab/>
        </w:r>
        <w:r w:rsidR="00B65657">
          <w:rPr>
            <w:noProof/>
            <w:webHidden/>
          </w:rPr>
          <w:fldChar w:fldCharType="begin"/>
        </w:r>
        <w:r w:rsidR="00B65657">
          <w:rPr>
            <w:noProof/>
            <w:webHidden/>
          </w:rPr>
          <w:instrText xml:space="preserve"> PAGEREF _Toc361823743 \h </w:instrText>
        </w:r>
        <w:r w:rsidR="00B65657">
          <w:rPr>
            <w:noProof/>
            <w:webHidden/>
          </w:rPr>
        </w:r>
        <w:r w:rsidR="00B65657">
          <w:rPr>
            <w:noProof/>
            <w:webHidden/>
          </w:rPr>
          <w:fldChar w:fldCharType="separate"/>
        </w:r>
        <w:r w:rsidR="00B65657">
          <w:rPr>
            <w:noProof/>
            <w:webHidden/>
          </w:rPr>
          <w:t>64</w:t>
        </w:r>
        <w:r w:rsidR="00B65657">
          <w:rPr>
            <w:noProof/>
            <w:webHidden/>
          </w:rPr>
          <w:fldChar w:fldCharType="end"/>
        </w:r>
      </w:hyperlink>
    </w:p>
    <w:p w:rsidR="00B65657" w:rsidRDefault="005F4DAB">
      <w:pPr>
        <w:pStyle w:val="TOC1"/>
        <w:tabs>
          <w:tab w:val="left" w:pos="330"/>
          <w:tab w:val="right" w:pos="10070"/>
        </w:tabs>
        <w:rPr>
          <w:rFonts w:asciiTheme="minorHAnsi" w:eastAsiaTheme="minorEastAsia" w:hAnsiTheme="minorHAnsi" w:cstheme="minorBidi"/>
          <w:b w:val="0"/>
          <w:bCs w:val="0"/>
          <w:caps w:val="0"/>
          <w:noProof/>
          <w:u w:val="none"/>
        </w:rPr>
      </w:pPr>
      <w:hyperlink w:anchor="_Toc361823744" w:history="1">
        <w:r w:rsidR="00B65657" w:rsidRPr="005F5826">
          <w:rPr>
            <w:rStyle w:val="Hyperlink"/>
            <w:noProof/>
            <w14:scene3d>
              <w14:camera w14:prst="orthographicFront"/>
              <w14:lightRig w14:rig="threePt" w14:dir="t">
                <w14:rot w14:lat="0" w14:lon="0" w14:rev="0"/>
              </w14:lightRig>
            </w14:scene3d>
          </w:rPr>
          <w:t>7</w:t>
        </w:r>
        <w:r w:rsidR="00B65657">
          <w:rPr>
            <w:rFonts w:asciiTheme="minorHAnsi" w:eastAsiaTheme="minorEastAsia" w:hAnsiTheme="minorHAnsi" w:cstheme="minorBidi"/>
            <w:b w:val="0"/>
            <w:bCs w:val="0"/>
            <w:caps w:val="0"/>
            <w:noProof/>
            <w:u w:val="none"/>
          </w:rPr>
          <w:tab/>
        </w:r>
        <w:r w:rsidR="00B65657" w:rsidRPr="005F5826">
          <w:rPr>
            <w:rStyle w:val="Hyperlink"/>
            <w:noProof/>
          </w:rPr>
          <w:t>Update Data Model Version Table</w:t>
        </w:r>
        <w:r w:rsidR="00B65657">
          <w:rPr>
            <w:noProof/>
            <w:webHidden/>
          </w:rPr>
          <w:tab/>
        </w:r>
        <w:r w:rsidR="00B65657">
          <w:rPr>
            <w:noProof/>
            <w:webHidden/>
          </w:rPr>
          <w:fldChar w:fldCharType="begin"/>
        </w:r>
        <w:r w:rsidR="00B65657">
          <w:rPr>
            <w:noProof/>
            <w:webHidden/>
          </w:rPr>
          <w:instrText xml:space="preserve"> PAGEREF _Toc361823744 \h </w:instrText>
        </w:r>
        <w:r w:rsidR="00B65657">
          <w:rPr>
            <w:noProof/>
            <w:webHidden/>
          </w:rPr>
        </w:r>
        <w:r w:rsidR="00B65657">
          <w:rPr>
            <w:noProof/>
            <w:webHidden/>
          </w:rPr>
          <w:fldChar w:fldCharType="separate"/>
        </w:r>
        <w:r w:rsidR="00B65657">
          <w:rPr>
            <w:noProof/>
            <w:webHidden/>
          </w:rPr>
          <w:t>66</w:t>
        </w:r>
        <w:r w:rsidR="00B65657">
          <w:rPr>
            <w:noProof/>
            <w:webHidden/>
          </w:rPr>
          <w:fldChar w:fldCharType="end"/>
        </w:r>
      </w:hyperlink>
    </w:p>
    <w:p w:rsidR="00B65657" w:rsidRDefault="005F4DAB">
      <w:pPr>
        <w:pStyle w:val="TOC1"/>
        <w:tabs>
          <w:tab w:val="left" w:pos="330"/>
          <w:tab w:val="right" w:pos="10070"/>
        </w:tabs>
        <w:rPr>
          <w:rFonts w:asciiTheme="minorHAnsi" w:eastAsiaTheme="minorEastAsia" w:hAnsiTheme="minorHAnsi" w:cstheme="minorBidi"/>
          <w:b w:val="0"/>
          <w:bCs w:val="0"/>
          <w:caps w:val="0"/>
          <w:noProof/>
          <w:u w:val="none"/>
        </w:rPr>
      </w:pPr>
      <w:hyperlink w:anchor="_Toc361823745" w:history="1">
        <w:r w:rsidR="00B65657" w:rsidRPr="005F5826">
          <w:rPr>
            <w:rStyle w:val="Hyperlink"/>
            <w:noProof/>
            <w14:scene3d>
              <w14:camera w14:prst="orthographicFront"/>
              <w14:lightRig w14:rig="threePt" w14:dir="t">
                <w14:rot w14:lat="0" w14:lon="0" w14:rev="0"/>
              </w14:lightRig>
            </w14:scene3d>
          </w:rPr>
          <w:t>8</w:t>
        </w:r>
        <w:r w:rsidR="00B65657">
          <w:rPr>
            <w:rFonts w:asciiTheme="minorHAnsi" w:eastAsiaTheme="minorEastAsia" w:hAnsiTheme="minorHAnsi" w:cstheme="minorBidi"/>
            <w:b w:val="0"/>
            <w:bCs w:val="0"/>
            <w:caps w:val="0"/>
            <w:noProof/>
            <w:u w:val="none"/>
          </w:rPr>
          <w:tab/>
        </w:r>
        <w:r w:rsidR="00B65657" w:rsidRPr="005F5826">
          <w:rPr>
            <w:rStyle w:val="Hyperlink"/>
            <w:noProof/>
          </w:rPr>
          <w:t>Known Issues</w:t>
        </w:r>
        <w:r w:rsidR="00B65657">
          <w:rPr>
            <w:noProof/>
            <w:webHidden/>
          </w:rPr>
          <w:tab/>
        </w:r>
        <w:r w:rsidR="00B65657">
          <w:rPr>
            <w:noProof/>
            <w:webHidden/>
          </w:rPr>
          <w:fldChar w:fldCharType="begin"/>
        </w:r>
        <w:r w:rsidR="00B65657">
          <w:rPr>
            <w:noProof/>
            <w:webHidden/>
          </w:rPr>
          <w:instrText xml:space="preserve"> PAGEREF _Toc361823745 \h </w:instrText>
        </w:r>
        <w:r w:rsidR="00B65657">
          <w:rPr>
            <w:noProof/>
            <w:webHidden/>
          </w:rPr>
        </w:r>
        <w:r w:rsidR="00B65657">
          <w:rPr>
            <w:noProof/>
            <w:webHidden/>
          </w:rPr>
          <w:fldChar w:fldCharType="separate"/>
        </w:r>
        <w:r w:rsidR="00B65657">
          <w:rPr>
            <w:noProof/>
            <w:webHidden/>
          </w:rPr>
          <w:t>67</w:t>
        </w:r>
        <w:r w:rsidR="00B65657">
          <w:rPr>
            <w:noProof/>
            <w:webHidden/>
          </w:rPr>
          <w:fldChar w:fldCharType="end"/>
        </w:r>
      </w:hyperlink>
    </w:p>
    <w:p w:rsidR="007B3FDF" w:rsidRDefault="00FB2317">
      <w:r>
        <w:rPr>
          <w:rFonts w:ascii="Times New Roman" w:hAnsi="Times New Roman"/>
          <w:b/>
          <w:bCs/>
          <w:caps/>
          <w:sz w:val="22"/>
          <w:szCs w:val="22"/>
          <w:u w:val="single"/>
        </w:rPr>
        <w:fldChar w:fldCharType="end"/>
      </w:r>
      <w:r w:rsidR="007B3FDF">
        <w:br w:type="page"/>
      </w:r>
    </w:p>
    <w:tbl>
      <w:tblPr>
        <w:tblW w:w="10260" w:type="dxa"/>
        <w:jc w:val="center"/>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1800"/>
        <w:gridCol w:w="1980"/>
        <w:gridCol w:w="2070"/>
        <w:gridCol w:w="4410"/>
      </w:tblGrid>
      <w:tr w:rsidR="007B00BA" w:rsidRPr="007B00BA" w:rsidTr="00313903">
        <w:trPr>
          <w:jc w:val="center"/>
        </w:trPr>
        <w:tc>
          <w:tcPr>
            <w:tcW w:w="10260" w:type="dxa"/>
            <w:gridSpan w:val="4"/>
            <w:tcBorders>
              <w:top w:val="single" w:sz="4" w:space="0" w:color="auto"/>
              <w:left w:val="single" w:sz="4" w:space="0" w:color="auto"/>
              <w:bottom w:val="double" w:sz="4" w:space="0" w:color="auto"/>
              <w:right w:val="single" w:sz="4" w:space="0" w:color="auto"/>
            </w:tcBorders>
            <w:shd w:val="clear" w:color="auto" w:fill="FFFF99"/>
          </w:tcPr>
          <w:p w:rsidR="007B00BA" w:rsidRPr="007B00BA" w:rsidRDefault="007B00BA" w:rsidP="007D025A">
            <w:pPr>
              <w:pStyle w:val="TableHeading"/>
            </w:pPr>
            <w:r w:rsidRPr="007B00BA">
              <w:lastRenderedPageBreak/>
              <w:t>Revision History</w:t>
            </w:r>
          </w:p>
        </w:tc>
      </w:tr>
      <w:tr w:rsidR="007B00BA" w:rsidRPr="007B00BA" w:rsidTr="00E34FB9">
        <w:trPr>
          <w:trHeight w:val="411"/>
          <w:jc w:val="center"/>
        </w:trPr>
        <w:tc>
          <w:tcPr>
            <w:tcW w:w="1800" w:type="dxa"/>
            <w:tcBorders>
              <w:top w:val="nil"/>
              <w:left w:val="single" w:sz="4" w:space="0" w:color="auto"/>
              <w:bottom w:val="double" w:sz="4" w:space="0" w:color="auto"/>
              <w:right w:val="single" w:sz="4" w:space="0" w:color="auto"/>
            </w:tcBorders>
            <w:shd w:val="clear" w:color="auto" w:fill="FFFF99"/>
          </w:tcPr>
          <w:p w:rsidR="007B00BA" w:rsidRPr="007B00BA" w:rsidRDefault="007B00BA" w:rsidP="007D025A">
            <w:pPr>
              <w:pStyle w:val="TableColumnHeading"/>
            </w:pPr>
            <w:r w:rsidRPr="007B00BA">
              <w:t>Document #</w:t>
            </w:r>
          </w:p>
        </w:tc>
        <w:tc>
          <w:tcPr>
            <w:tcW w:w="1980" w:type="dxa"/>
            <w:tcBorders>
              <w:top w:val="nil"/>
              <w:left w:val="single" w:sz="4" w:space="0" w:color="auto"/>
              <w:bottom w:val="double" w:sz="4" w:space="0" w:color="auto"/>
              <w:right w:val="single" w:sz="4" w:space="0" w:color="auto"/>
            </w:tcBorders>
            <w:shd w:val="clear" w:color="auto" w:fill="FFFF99"/>
          </w:tcPr>
          <w:p w:rsidR="007B00BA" w:rsidRPr="007B00BA" w:rsidRDefault="007B00BA" w:rsidP="007D025A">
            <w:pPr>
              <w:pStyle w:val="TableColumnHeading"/>
            </w:pPr>
            <w:r w:rsidRPr="007B00BA">
              <w:t>Date</w:t>
            </w:r>
          </w:p>
        </w:tc>
        <w:tc>
          <w:tcPr>
            <w:tcW w:w="2070" w:type="dxa"/>
            <w:tcBorders>
              <w:top w:val="nil"/>
              <w:left w:val="single" w:sz="4" w:space="0" w:color="auto"/>
              <w:bottom w:val="double" w:sz="4" w:space="0" w:color="auto"/>
              <w:right w:val="single" w:sz="4" w:space="0" w:color="auto"/>
            </w:tcBorders>
            <w:shd w:val="clear" w:color="auto" w:fill="FFFF99"/>
          </w:tcPr>
          <w:p w:rsidR="007B00BA" w:rsidRPr="007B00BA" w:rsidRDefault="007B00BA" w:rsidP="007D025A">
            <w:pPr>
              <w:pStyle w:val="TableColumnHeading"/>
            </w:pPr>
            <w:r w:rsidRPr="007B00BA">
              <w:t>Author</w:t>
            </w:r>
          </w:p>
        </w:tc>
        <w:tc>
          <w:tcPr>
            <w:tcW w:w="4410" w:type="dxa"/>
            <w:tcBorders>
              <w:top w:val="nil"/>
              <w:left w:val="single" w:sz="4" w:space="0" w:color="auto"/>
              <w:bottom w:val="double" w:sz="4" w:space="0" w:color="auto"/>
              <w:right w:val="single" w:sz="4" w:space="0" w:color="auto"/>
            </w:tcBorders>
            <w:shd w:val="clear" w:color="auto" w:fill="FFFF99"/>
          </w:tcPr>
          <w:p w:rsidR="007B00BA" w:rsidRPr="007B00BA" w:rsidRDefault="007B00BA" w:rsidP="007D025A">
            <w:pPr>
              <w:pStyle w:val="TableColumnHeading"/>
            </w:pPr>
            <w:r w:rsidRPr="007B00BA">
              <w:t>Summary of Changes</w:t>
            </w:r>
          </w:p>
        </w:tc>
      </w:tr>
      <w:tr w:rsidR="00B761BA" w:rsidRPr="0010195C" w:rsidTr="00E34FB9">
        <w:trPr>
          <w:trHeight w:val="330"/>
          <w:jc w:val="center"/>
        </w:trPr>
        <w:tc>
          <w:tcPr>
            <w:tcW w:w="1800" w:type="dxa"/>
            <w:tcBorders>
              <w:top w:val="single" w:sz="4" w:space="0" w:color="auto"/>
              <w:left w:val="single" w:sz="4" w:space="0" w:color="auto"/>
              <w:bottom w:val="single" w:sz="4" w:space="0" w:color="auto"/>
              <w:right w:val="single" w:sz="4" w:space="0" w:color="auto"/>
            </w:tcBorders>
            <w:vAlign w:val="center"/>
          </w:tcPr>
          <w:p w:rsidR="00B761BA" w:rsidRDefault="00E34FB9" w:rsidP="00E34FB9">
            <w:pPr>
              <w:rPr>
                <w:rStyle w:val="TableText"/>
                <w:rFonts w:ascii="Arial" w:hAnsi="Arial" w:cs="Arial"/>
                <w:szCs w:val="20"/>
              </w:rPr>
            </w:pPr>
            <w:r>
              <w:rPr>
                <w:rStyle w:val="TableText"/>
                <w:rFonts w:ascii="Arial" w:hAnsi="Arial" w:cs="Arial"/>
                <w:szCs w:val="20"/>
              </w:rPr>
              <w:t>1.0</w:t>
            </w:r>
          </w:p>
        </w:tc>
        <w:tc>
          <w:tcPr>
            <w:tcW w:w="1980" w:type="dxa"/>
            <w:tcBorders>
              <w:top w:val="single" w:sz="4" w:space="0" w:color="auto"/>
              <w:left w:val="single" w:sz="4" w:space="0" w:color="auto"/>
              <w:bottom w:val="single" w:sz="4" w:space="0" w:color="auto"/>
              <w:right w:val="single" w:sz="4" w:space="0" w:color="auto"/>
            </w:tcBorders>
            <w:vAlign w:val="center"/>
          </w:tcPr>
          <w:p w:rsidR="00B761BA" w:rsidRDefault="00E34FB9" w:rsidP="00E34FB9">
            <w:pPr>
              <w:rPr>
                <w:rStyle w:val="TableText"/>
                <w:rFonts w:ascii="Arial" w:hAnsi="Arial" w:cs="Arial"/>
                <w:szCs w:val="20"/>
              </w:rPr>
            </w:pPr>
            <w:r>
              <w:rPr>
                <w:rStyle w:val="TableText"/>
                <w:rFonts w:ascii="Arial" w:hAnsi="Arial" w:cs="Arial"/>
                <w:szCs w:val="20"/>
              </w:rPr>
              <w:t>July 16, 2013</w:t>
            </w:r>
          </w:p>
        </w:tc>
        <w:tc>
          <w:tcPr>
            <w:tcW w:w="2070" w:type="dxa"/>
            <w:tcBorders>
              <w:top w:val="single" w:sz="4" w:space="0" w:color="auto"/>
              <w:left w:val="single" w:sz="4" w:space="0" w:color="auto"/>
              <w:bottom w:val="single" w:sz="4" w:space="0" w:color="auto"/>
              <w:right w:val="single" w:sz="4" w:space="0" w:color="auto"/>
            </w:tcBorders>
            <w:vAlign w:val="center"/>
          </w:tcPr>
          <w:p w:rsidR="00B761BA" w:rsidRDefault="00E34FB9" w:rsidP="00E34FB9">
            <w:pPr>
              <w:rPr>
                <w:rStyle w:val="TableText"/>
                <w:rFonts w:ascii="Arial" w:hAnsi="Arial" w:cs="Arial"/>
                <w:szCs w:val="20"/>
              </w:rPr>
            </w:pPr>
            <w:r>
              <w:rPr>
                <w:rStyle w:val="TableText"/>
                <w:rFonts w:ascii="Arial" w:hAnsi="Arial" w:cs="Arial"/>
                <w:szCs w:val="20"/>
              </w:rPr>
              <w:t>Corey Blakeborough</w:t>
            </w:r>
          </w:p>
        </w:tc>
        <w:tc>
          <w:tcPr>
            <w:tcW w:w="4410" w:type="dxa"/>
            <w:tcBorders>
              <w:top w:val="single" w:sz="4" w:space="0" w:color="auto"/>
              <w:left w:val="single" w:sz="4" w:space="0" w:color="auto"/>
              <w:bottom w:val="single" w:sz="4" w:space="0" w:color="auto"/>
              <w:right w:val="single" w:sz="4" w:space="0" w:color="auto"/>
            </w:tcBorders>
            <w:vAlign w:val="center"/>
          </w:tcPr>
          <w:p w:rsidR="00B761BA" w:rsidRDefault="00E34FB9" w:rsidP="00E34FB9">
            <w:pPr>
              <w:rPr>
                <w:rStyle w:val="TableText"/>
                <w:rFonts w:ascii="Arial" w:hAnsi="Arial" w:cs="Arial"/>
                <w:szCs w:val="20"/>
              </w:rPr>
            </w:pPr>
            <w:r>
              <w:rPr>
                <w:rStyle w:val="TableText"/>
                <w:rFonts w:ascii="Arial" w:hAnsi="Arial" w:cs="Arial"/>
                <w:szCs w:val="20"/>
              </w:rPr>
              <w:t>Initial Document Creation</w:t>
            </w:r>
          </w:p>
        </w:tc>
      </w:tr>
    </w:tbl>
    <w:p w:rsidR="00D71584" w:rsidRDefault="00E66911" w:rsidP="00BE4465">
      <w:pPr>
        <w:pStyle w:val="Heading1"/>
      </w:pPr>
      <w:bookmarkStart w:id="0" w:name="_Toc361823729"/>
      <w:r>
        <w:lastRenderedPageBreak/>
        <w:t>Introduction</w:t>
      </w:r>
      <w:bookmarkEnd w:id="0"/>
    </w:p>
    <w:p w:rsidR="00D71584" w:rsidRPr="00D71584" w:rsidRDefault="00E66911" w:rsidP="00224C71">
      <w:pPr>
        <w:pStyle w:val="Heading2"/>
      </w:pPr>
      <w:bookmarkStart w:id="1" w:name="_Toc361823730"/>
      <w:r>
        <w:t>Purpose</w:t>
      </w:r>
      <w:bookmarkEnd w:id="1"/>
    </w:p>
    <w:p w:rsidR="008C231E" w:rsidRDefault="00E07E16" w:rsidP="00E66911">
      <w:r>
        <w:t xml:space="preserve">This document is intended to detail </w:t>
      </w:r>
      <w:r w:rsidR="00E66911">
        <w:t xml:space="preserve">the </w:t>
      </w:r>
      <w:r>
        <w:t xml:space="preserve">implementation and </w:t>
      </w:r>
      <w:r w:rsidR="00E66911">
        <w:t xml:space="preserve">configuration </w:t>
      </w:r>
      <w:r>
        <w:t xml:space="preserve">steps </w:t>
      </w:r>
      <w:r w:rsidR="00E66911">
        <w:t xml:space="preserve">required to implement </w:t>
      </w:r>
      <w:r w:rsidR="00FC7226">
        <w:t>the</w:t>
      </w:r>
      <w:r>
        <w:t xml:space="preserve"> ED AM/GIS</w:t>
      </w:r>
      <w:r w:rsidR="00FC7226">
        <w:t xml:space="preserve"> </w:t>
      </w:r>
      <w:r>
        <w:t xml:space="preserve">7.5.4 data model release. </w:t>
      </w:r>
      <w:r w:rsidR="00E66911">
        <w:t xml:space="preserve">This document </w:t>
      </w:r>
      <w:r>
        <w:t xml:space="preserve">describes </w:t>
      </w:r>
      <w:r w:rsidR="00E66911">
        <w:t xml:space="preserve">the various configuration aspects required to </w:t>
      </w:r>
      <w:r>
        <w:t>complete any manual or automatic patch associated with this release</w:t>
      </w:r>
      <w:r w:rsidR="00E66911">
        <w:t>.</w:t>
      </w:r>
      <w:r>
        <w:t xml:space="preserve"> </w:t>
      </w:r>
      <w:r w:rsidR="008B374B">
        <w:t xml:space="preserve">Each section in this document </w:t>
      </w:r>
      <w:r w:rsidR="00474E80">
        <w:t>contain</w:t>
      </w:r>
      <w:r w:rsidR="005C70E0">
        <w:t>s</w:t>
      </w:r>
      <w:r w:rsidR="00474E80">
        <w:t xml:space="preserve"> the </w:t>
      </w:r>
      <w:r>
        <w:t xml:space="preserve">steps </w:t>
      </w:r>
      <w:r w:rsidR="00474E80">
        <w:t xml:space="preserve">required to </w:t>
      </w:r>
      <w:r>
        <w:t xml:space="preserve">patch </w:t>
      </w:r>
      <w:r w:rsidR="00474E80">
        <w:t xml:space="preserve">the system </w:t>
      </w:r>
      <w:r>
        <w:t xml:space="preserve">in </w:t>
      </w:r>
      <w:r w:rsidR="00474E80">
        <w:t>production</w:t>
      </w:r>
      <w:r w:rsidR="008B374B">
        <w:t>.</w:t>
      </w:r>
      <w:r w:rsidR="00EA7DB8">
        <w:t xml:space="preserve">  </w:t>
      </w:r>
    </w:p>
    <w:p w:rsidR="00855D5C" w:rsidRDefault="00855D5C" w:rsidP="00855D5C">
      <w:pPr>
        <w:pStyle w:val="Heading2"/>
      </w:pPr>
      <w:bookmarkStart w:id="2" w:name="_Toc361823731"/>
      <w:r>
        <w:t>Terms Used</w:t>
      </w:r>
      <w:bookmarkEnd w:id="2"/>
    </w:p>
    <w:tbl>
      <w:tblPr>
        <w:tblStyle w:val="TableWithRowHeaders"/>
        <w:tblW w:w="0" w:type="auto"/>
        <w:tblLook w:val="01E0" w:firstRow="1" w:lastRow="1" w:firstColumn="1" w:lastColumn="1" w:noHBand="0" w:noVBand="0"/>
      </w:tblPr>
      <w:tblGrid>
        <w:gridCol w:w="1497"/>
        <w:gridCol w:w="8799"/>
      </w:tblGrid>
      <w:tr w:rsidR="00050CCF" w:rsidTr="007E5BEF">
        <w:tc>
          <w:tcPr>
            <w:cnfStyle w:val="001000000000" w:firstRow="0" w:lastRow="0" w:firstColumn="1" w:lastColumn="0" w:oddVBand="0" w:evenVBand="0" w:oddHBand="0" w:evenHBand="0" w:firstRowFirstColumn="0" w:firstRowLastColumn="0" w:lastRowFirstColumn="0" w:lastRowLastColumn="0"/>
            <w:tcW w:w="1497" w:type="dxa"/>
            <w:shd w:val="clear" w:color="auto" w:fill="FFFF99"/>
          </w:tcPr>
          <w:p w:rsidR="00050CCF" w:rsidRDefault="003C1DB5" w:rsidP="00E66911">
            <w:r>
              <w:t>OOTB</w:t>
            </w:r>
          </w:p>
        </w:tc>
        <w:tc>
          <w:tcPr>
            <w:tcW w:w="8799" w:type="dxa"/>
          </w:tcPr>
          <w:p w:rsidR="00050CCF" w:rsidRDefault="00DD62C2" w:rsidP="00E66911">
            <w:pPr>
              <w:cnfStyle w:val="000000000000" w:firstRow="0" w:lastRow="0" w:firstColumn="0" w:lastColumn="0" w:oddVBand="0" w:evenVBand="0" w:oddHBand="0" w:evenHBand="0" w:firstRowFirstColumn="0" w:firstRowLastColumn="0" w:lastRowFirstColumn="0" w:lastRowLastColumn="0"/>
            </w:pPr>
            <w:r>
              <w:t>Out of the box.  U</w:t>
            </w:r>
            <w:r w:rsidR="003C1DB5">
              <w:t>nmodified from the commercial version.</w:t>
            </w:r>
          </w:p>
        </w:tc>
      </w:tr>
      <w:tr w:rsidR="00050CCF" w:rsidTr="007E5BEF">
        <w:tc>
          <w:tcPr>
            <w:cnfStyle w:val="001000000000" w:firstRow="0" w:lastRow="0" w:firstColumn="1" w:lastColumn="0" w:oddVBand="0" w:evenVBand="0" w:oddHBand="0" w:evenHBand="0" w:firstRowFirstColumn="0" w:firstRowLastColumn="0" w:lastRowFirstColumn="0" w:lastRowLastColumn="0"/>
            <w:tcW w:w="1497" w:type="dxa"/>
            <w:shd w:val="clear" w:color="auto" w:fill="FFFF99"/>
          </w:tcPr>
          <w:p w:rsidR="00050CCF" w:rsidRDefault="00E07E16" w:rsidP="00E66911">
            <w:r>
              <w:t>TFS</w:t>
            </w:r>
          </w:p>
        </w:tc>
        <w:tc>
          <w:tcPr>
            <w:tcW w:w="8799" w:type="dxa"/>
          </w:tcPr>
          <w:p w:rsidR="00050CCF" w:rsidRDefault="00E07E16" w:rsidP="00E66911">
            <w:pPr>
              <w:cnfStyle w:val="000000000000" w:firstRow="0" w:lastRow="0" w:firstColumn="0" w:lastColumn="0" w:oddVBand="0" w:evenVBand="0" w:oddHBand="0" w:evenHBand="0" w:firstRowFirstColumn="0" w:firstRowLastColumn="0" w:lastRowFirstColumn="0" w:lastRowLastColumn="0"/>
            </w:pPr>
            <w:r>
              <w:t>Team Foundation Server</w:t>
            </w:r>
          </w:p>
        </w:tc>
      </w:tr>
    </w:tbl>
    <w:p w:rsidR="00714CFC" w:rsidRDefault="00714CFC" w:rsidP="00714CFC">
      <w:pPr>
        <w:pStyle w:val="Heading2"/>
        <w:numPr>
          <w:ilvl w:val="0"/>
          <w:numId w:val="0"/>
        </w:numPr>
        <w:ind w:left="576"/>
      </w:pPr>
    </w:p>
    <w:p w:rsidR="00E07E16" w:rsidRDefault="00E07E16" w:rsidP="00FA64DF">
      <w:pPr>
        <w:pStyle w:val="Heading2"/>
      </w:pPr>
      <w:bookmarkStart w:id="3" w:name="_Toc361823732"/>
      <w:r>
        <w:t>TFS Reference</w:t>
      </w:r>
      <w:bookmarkEnd w:id="3"/>
    </w:p>
    <w:p w:rsidR="00E07E16" w:rsidRDefault="00E07E16" w:rsidP="00E07E16">
      <w:r>
        <w:t>The change requests that constitue the 7.5.4 data model release may be found in TFS using the following information.</w:t>
      </w:r>
    </w:p>
    <w:p w:rsidR="00E07E16" w:rsidRDefault="00E07E16" w:rsidP="00E07E16"/>
    <w:tbl>
      <w:tblPr>
        <w:tblW w:w="10336" w:type="dxa"/>
        <w:jc w:val="center"/>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398"/>
        <w:gridCol w:w="1170"/>
        <w:gridCol w:w="2250"/>
        <w:gridCol w:w="6518"/>
      </w:tblGrid>
      <w:tr w:rsidR="00E07E16" w:rsidRPr="007B00BA" w:rsidTr="00F34677">
        <w:trPr>
          <w:trHeight w:val="411"/>
          <w:jc w:val="center"/>
        </w:trPr>
        <w:tc>
          <w:tcPr>
            <w:tcW w:w="1568" w:type="dxa"/>
            <w:gridSpan w:val="2"/>
            <w:tcBorders>
              <w:top w:val="single" w:sz="4" w:space="0" w:color="auto"/>
              <w:left w:val="single" w:sz="4" w:space="0" w:color="auto"/>
              <w:bottom w:val="single" w:sz="4" w:space="0" w:color="auto"/>
              <w:right w:val="single" w:sz="4" w:space="0" w:color="auto"/>
            </w:tcBorders>
            <w:shd w:val="clear" w:color="auto" w:fill="FFFF99"/>
          </w:tcPr>
          <w:p w:rsidR="00E07E16" w:rsidRPr="007B00BA" w:rsidRDefault="00E07E16" w:rsidP="000A5DA7">
            <w:pPr>
              <w:pStyle w:val="TableColumnHeading"/>
            </w:pPr>
            <w:r>
              <w:t>Ticket #</w:t>
            </w:r>
          </w:p>
        </w:tc>
        <w:tc>
          <w:tcPr>
            <w:tcW w:w="2250" w:type="dxa"/>
            <w:tcBorders>
              <w:top w:val="single" w:sz="4" w:space="0" w:color="auto"/>
              <w:left w:val="single" w:sz="4" w:space="0" w:color="auto"/>
              <w:bottom w:val="single" w:sz="4" w:space="0" w:color="auto"/>
              <w:right w:val="single" w:sz="4" w:space="0" w:color="auto"/>
            </w:tcBorders>
            <w:shd w:val="clear" w:color="auto" w:fill="FFFF99"/>
          </w:tcPr>
          <w:p w:rsidR="00E07E16" w:rsidRPr="007B00BA" w:rsidRDefault="00E07E16" w:rsidP="000A5DA7">
            <w:pPr>
              <w:pStyle w:val="TableColumnHeading"/>
            </w:pPr>
            <w:r>
              <w:t>Work Item Type</w:t>
            </w:r>
          </w:p>
        </w:tc>
        <w:tc>
          <w:tcPr>
            <w:tcW w:w="6518" w:type="dxa"/>
            <w:tcBorders>
              <w:top w:val="single" w:sz="4" w:space="0" w:color="auto"/>
              <w:left w:val="single" w:sz="4" w:space="0" w:color="auto"/>
              <w:bottom w:val="single" w:sz="4" w:space="0" w:color="auto"/>
              <w:right w:val="single" w:sz="4" w:space="0" w:color="auto"/>
            </w:tcBorders>
            <w:shd w:val="clear" w:color="auto" w:fill="FFFF99"/>
          </w:tcPr>
          <w:p w:rsidR="00E07E16" w:rsidRPr="007B00BA" w:rsidRDefault="00E07E16" w:rsidP="000A5DA7">
            <w:pPr>
              <w:pStyle w:val="TableColumnHeading"/>
            </w:pPr>
            <w:r>
              <w:t>Title</w:t>
            </w:r>
          </w:p>
        </w:tc>
      </w:tr>
      <w:tr w:rsidR="00E07E16" w:rsidTr="00F34677">
        <w:trPr>
          <w:trHeight w:val="330"/>
          <w:jc w:val="center"/>
        </w:trPr>
        <w:tc>
          <w:tcPr>
            <w:tcW w:w="1568" w:type="dxa"/>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E07E16" w:rsidRPr="00F34677" w:rsidRDefault="005F4DAB" w:rsidP="000A5DA7">
            <w:pPr>
              <w:rPr>
                <w:rStyle w:val="TableText"/>
                <w:rFonts w:ascii="Arial" w:hAnsi="Arial" w:cs="Arial"/>
                <w:sz w:val="22"/>
                <w:szCs w:val="20"/>
              </w:rPr>
            </w:pPr>
            <w:hyperlink r:id="rId9" w:history="1">
              <w:r w:rsidR="00E07E16" w:rsidRPr="00F34677">
                <w:rPr>
                  <w:rStyle w:val="Hyperlink"/>
                  <w:rFonts w:cs="Arial"/>
                  <w:sz w:val="22"/>
                  <w:szCs w:val="20"/>
                </w:rPr>
                <w:t>8843</w:t>
              </w:r>
            </w:hyperlink>
          </w:p>
        </w:tc>
        <w:tc>
          <w:tcPr>
            <w:tcW w:w="225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E07E16" w:rsidRPr="00F34677" w:rsidRDefault="00E07E16" w:rsidP="000A5DA7">
            <w:pPr>
              <w:rPr>
                <w:rStyle w:val="TableText"/>
                <w:rFonts w:ascii="Arial" w:hAnsi="Arial" w:cs="Arial"/>
                <w:sz w:val="22"/>
                <w:szCs w:val="20"/>
              </w:rPr>
            </w:pPr>
            <w:r w:rsidRPr="00F34677">
              <w:rPr>
                <w:rStyle w:val="TableText"/>
                <w:rFonts w:ascii="Arial" w:hAnsi="Arial" w:cs="Arial"/>
                <w:sz w:val="22"/>
                <w:szCs w:val="20"/>
              </w:rPr>
              <w:t>Change Request</w:t>
            </w:r>
          </w:p>
        </w:tc>
        <w:tc>
          <w:tcPr>
            <w:tcW w:w="6518"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E07E16" w:rsidRPr="00F34677" w:rsidRDefault="00E07E16" w:rsidP="000A5DA7">
            <w:pPr>
              <w:rPr>
                <w:rStyle w:val="TableText"/>
                <w:rFonts w:ascii="Arial" w:hAnsi="Arial" w:cs="Arial"/>
                <w:sz w:val="22"/>
                <w:szCs w:val="20"/>
              </w:rPr>
            </w:pPr>
            <w:r w:rsidRPr="00F34677">
              <w:rPr>
                <w:rStyle w:val="TableText"/>
                <w:rFonts w:ascii="Arial" w:hAnsi="Arial" w:cs="Arial"/>
                <w:sz w:val="22"/>
                <w:szCs w:val="20"/>
              </w:rPr>
              <w:t>Master 7.5.4 Data Model Changes</w:t>
            </w:r>
          </w:p>
        </w:tc>
      </w:tr>
      <w:tr w:rsidR="00E07E16" w:rsidTr="00F34677">
        <w:trPr>
          <w:gridBefore w:val="1"/>
          <w:wBefore w:w="398" w:type="dxa"/>
          <w:trHeight w:val="330"/>
          <w:jc w:val="center"/>
        </w:trPr>
        <w:tc>
          <w:tcPr>
            <w:tcW w:w="1170" w:type="dxa"/>
            <w:tcBorders>
              <w:top w:val="single" w:sz="4" w:space="0" w:color="auto"/>
              <w:left w:val="single" w:sz="4" w:space="0" w:color="auto"/>
              <w:bottom w:val="single" w:sz="4" w:space="0" w:color="auto"/>
              <w:right w:val="single" w:sz="4" w:space="0" w:color="auto"/>
            </w:tcBorders>
            <w:vAlign w:val="center"/>
          </w:tcPr>
          <w:p w:rsidR="00E07E16" w:rsidRDefault="005F4DAB" w:rsidP="000A5DA7">
            <w:pPr>
              <w:rPr>
                <w:rStyle w:val="TableText"/>
                <w:rFonts w:ascii="Arial" w:hAnsi="Arial" w:cs="Arial"/>
                <w:szCs w:val="20"/>
              </w:rPr>
            </w:pPr>
            <w:hyperlink r:id="rId10" w:history="1">
              <w:r w:rsidR="00E07E16" w:rsidRPr="00F34677">
                <w:rPr>
                  <w:rStyle w:val="Hyperlink"/>
                  <w:rFonts w:cs="Arial"/>
                  <w:sz w:val="20"/>
                  <w:szCs w:val="20"/>
                </w:rPr>
                <w:t>8602</w:t>
              </w:r>
            </w:hyperlink>
          </w:p>
        </w:tc>
        <w:tc>
          <w:tcPr>
            <w:tcW w:w="2250" w:type="dxa"/>
            <w:tcBorders>
              <w:top w:val="single" w:sz="4" w:space="0" w:color="auto"/>
              <w:left w:val="single" w:sz="4" w:space="0" w:color="auto"/>
              <w:bottom w:val="single" w:sz="4" w:space="0" w:color="auto"/>
              <w:right w:val="single" w:sz="4" w:space="0" w:color="auto"/>
            </w:tcBorders>
            <w:vAlign w:val="center"/>
          </w:tcPr>
          <w:p w:rsidR="00E07E16" w:rsidRDefault="00F34677" w:rsidP="000A5DA7">
            <w:pPr>
              <w:rPr>
                <w:rStyle w:val="TableText"/>
                <w:rFonts w:ascii="Arial" w:hAnsi="Arial" w:cs="Arial"/>
                <w:szCs w:val="20"/>
              </w:rPr>
            </w:pPr>
            <w:r>
              <w:rPr>
                <w:rStyle w:val="TableText"/>
                <w:rFonts w:ascii="Arial" w:hAnsi="Arial" w:cs="Arial"/>
                <w:szCs w:val="20"/>
              </w:rPr>
              <w:t>Change Request</w:t>
            </w:r>
          </w:p>
        </w:tc>
        <w:tc>
          <w:tcPr>
            <w:tcW w:w="6518" w:type="dxa"/>
            <w:tcBorders>
              <w:top w:val="single" w:sz="4" w:space="0" w:color="auto"/>
              <w:left w:val="single" w:sz="4" w:space="0" w:color="auto"/>
              <w:bottom w:val="single" w:sz="4" w:space="0" w:color="auto"/>
              <w:right w:val="single" w:sz="4" w:space="0" w:color="auto"/>
            </w:tcBorders>
            <w:vAlign w:val="center"/>
          </w:tcPr>
          <w:p w:rsidR="00E07E16" w:rsidRDefault="00F34677" w:rsidP="000A5DA7">
            <w:pPr>
              <w:rPr>
                <w:rStyle w:val="TableText"/>
                <w:rFonts w:ascii="Arial" w:hAnsi="Arial" w:cs="Arial"/>
                <w:szCs w:val="20"/>
              </w:rPr>
            </w:pPr>
            <w:r>
              <w:rPr>
                <w:rStyle w:val="TableText"/>
                <w:rFonts w:ascii="Arial" w:hAnsi="Arial" w:cs="Arial"/>
                <w:szCs w:val="20"/>
              </w:rPr>
              <w:t>Generator: Origin Cardinality Changes</w:t>
            </w:r>
          </w:p>
        </w:tc>
      </w:tr>
      <w:tr w:rsidR="00E07E16" w:rsidTr="00F34677">
        <w:trPr>
          <w:gridBefore w:val="1"/>
          <w:wBefore w:w="398" w:type="dxa"/>
          <w:trHeight w:val="330"/>
          <w:jc w:val="center"/>
        </w:trPr>
        <w:tc>
          <w:tcPr>
            <w:tcW w:w="1170" w:type="dxa"/>
            <w:tcBorders>
              <w:top w:val="single" w:sz="4" w:space="0" w:color="auto"/>
              <w:left w:val="single" w:sz="4" w:space="0" w:color="auto"/>
              <w:bottom w:val="single" w:sz="4" w:space="0" w:color="auto"/>
              <w:right w:val="single" w:sz="4" w:space="0" w:color="auto"/>
            </w:tcBorders>
            <w:vAlign w:val="center"/>
          </w:tcPr>
          <w:p w:rsidR="00E07E16" w:rsidRDefault="005F4DAB" w:rsidP="000A5DA7">
            <w:pPr>
              <w:rPr>
                <w:rStyle w:val="TableText"/>
                <w:rFonts w:ascii="Arial" w:hAnsi="Arial" w:cs="Arial"/>
                <w:szCs w:val="20"/>
              </w:rPr>
            </w:pPr>
            <w:hyperlink r:id="rId11" w:history="1">
              <w:r w:rsidR="00E07E16" w:rsidRPr="00F34677">
                <w:rPr>
                  <w:rStyle w:val="Hyperlink"/>
                  <w:rFonts w:cs="Arial"/>
                  <w:sz w:val="20"/>
                  <w:szCs w:val="20"/>
                </w:rPr>
                <w:t>8728</w:t>
              </w:r>
            </w:hyperlink>
          </w:p>
        </w:tc>
        <w:tc>
          <w:tcPr>
            <w:tcW w:w="2250" w:type="dxa"/>
            <w:tcBorders>
              <w:top w:val="single" w:sz="4" w:space="0" w:color="auto"/>
              <w:left w:val="single" w:sz="4" w:space="0" w:color="auto"/>
              <w:bottom w:val="single" w:sz="4" w:space="0" w:color="auto"/>
              <w:right w:val="single" w:sz="4" w:space="0" w:color="auto"/>
            </w:tcBorders>
            <w:vAlign w:val="center"/>
          </w:tcPr>
          <w:p w:rsidR="00E07E16" w:rsidRDefault="00F34677" w:rsidP="000A5DA7">
            <w:pPr>
              <w:rPr>
                <w:rStyle w:val="TableText"/>
                <w:rFonts w:ascii="Arial" w:hAnsi="Arial" w:cs="Arial"/>
                <w:szCs w:val="20"/>
              </w:rPr>
            </w:pPr>
            <w:r>
              <w:rPr>
                <w:rStyle w:val="TableText"/>
                <w:rFonts w:ascii="Arial" w:hAnsi="Arial" w:cs="Arial"/>
                <w:szCs w:val="20"/>
              </w:rPr>
              <w:t>Change Request</w:t>
            </w:r>
          </w:p>
        </w:tc>
        <w:tc>
          <w:tcPr>
            <w:tcW w:w="6518" w:type="dxa"/>
            <w:tcBorders>
              <w:top w:val="single" w:sz="4" w:space="0" w:color="auto"/>
              <w:left w:val="single" w:sz="4" w:space="0" w:color="auto"/>
              <w:bottom w:val="single" w:sz="4" w:space="0" w:color="auto"/>
              <w:right w:val="single" w:sz="4" w:space="0" w:color="auto"/>
            </w:tcBorders>
            <w:vAlign w:val="center"/>
          </w:tcPr>
          <w:p w:rsidR="00E07E16" w:rsidRDefault="00F34677" w:rsidP="000A5DA7">
            <w:pPr>
              <w:rPr>
                <w:rStyle w:val="TableText"/>
                <w:rFonts w:ascii="Arial" w:hAnsi="Arial" w:cs="Arial"/>
                <w:szCs w:val="20"/>
              </w:rPr>
            </w:pPr>
            <w:r>
              <w:rPr>
                <w:rStyle w:val="TableText"/>
                <w:rFonts w:ascii="Arial" w:hAnsi="Arial" w:cs="Arial"/>
                <w:szCs w:val="20"/>
              </w:rPr>
              <w:t>Change CustagreeNumberAnno Reference Scale</w:t>
            </w:r>
          </w:p>
        </w:tc>
      </w:tr>
      <w:tr w:rsidR="00E07E16" w:rsidTr="00F34677">
        <w:trPr>
          <w:gridBefore w:val="1"/>
          <w:wBefore w:w="398" w:type="dxa"/>
          <w:trHeight w:val="330"/>
          <w:jc w:val="center"/>
        </w:trPr>
        <w:tc>
          <w:tcPr>
            <w:tcW w:w="1170" w:type="dxa"/>
            <w:tcBorders>
              <w:top w:val="single" w:sz="4" w:space="0" w:color="auto"/>
              <w:left w:val="single" w:sz="4" w:space="0" w:color="auto"/>
              <w:bottom w:val="single" w:sz="4" w:space="0" w:color="auto"/>
              <w:right w:val="single" w:sz="4" w:space="0" w:color="auto"/>
            </w:tcBorders>
            <w:vAlign w:val="center"/>
          </w:tcPr>
          <w:p w:rsidR="00E07E16" w:rsidRDefault="005F4DAB" w:rsidP="000A5DA7">
            <w:pPr>
              <w:rPr>
                <w:rStyle w:val="TableText"/>
                <w:rFonts w:ascii="Arial" w:hAnsi="Arial" w:cs="Arial"/>
                <w:szCs w:val="20"/>
              </w:rPr>
            </w:pPr>
            <w:hyperlink r:id="rId12" w:history="1">
              <w:r w:rsidR="00E07E16" w:rsidRPr="00F34677">
                <w:rPr>
                  <w:rStyle w:val="Hyperlink"/>
                  <w:rFonts w:cs="Arial"/>
                  <w:sz w:val="20"/>
                  <w:szCs w:val="20"/>
                </w:rPr>
                <w:t>8775</w:t>
              </w:r>
            </w:hyperlink>
          </w:p>
        </w:tc>
        <w:tc>
          <w:tcPr>
            <w:tcW w:w="2250" w:type="dxa"/>
            <w:tcBorders>
              <w:top w:val="single" w:sz="4" w:space="0" w:color="auto"/>
              <w:left w:val="single" w:sz="4" w:space="0" w:color="auto"/>
              <w:bottom w:val="single" w:sz="4" w:space="0" w:color="auto"/>
              <w:right w:val="single" w:sz="4" w:space="0" w:color="auto"/>
            </w:tcBorders>
            <w:vAlign w:val="center"/>
          </w:tcPr>
          <w:p w:rsidR="00E07E16" w:rsidRDefault="00F34677" w:rsidP="000A5DA7">
            <w:pPr>
              <w:rPr>
                <w:rStyle w:val="TableText"/>
                <w:rFonts w:ascii="Arial" w:hAnsi="Arial" w:cs="Arial"/>
                <w:szCs w:val="20"/>
              </w:rPr>
            </w:pPr>
            <w:r>
              <w:rPr>
                <w:rStyle w:val="TableText"/>
                <w:rFonts w:ascii="Arial" w:hAnsi="Arial" w:cs="Arial"/>
                <w:szCs w:val="20"/>
              </w:rPr>
              <w:t>Change Request</w:t>
            </w:r>
          </w:p>
        </w:tc>
        <w:tc>
          <w:tcPr>
            <w:tcW w:w="6518" w:type="dxa"/>
            <w:tcBorders>
              <w:top w:val="single" w:sz="4" w:space="0" w:color="auto"/>
              <w:left w:val="single" w:sz="4" w:space="0" w:color="auto"/>
              <w:bottom w:val="single" w:sz="4" w:space="0" w:color="auto"/>
              <w:right w:val="single" w:sz="4" w:space="0" w:color="auto"/>
            </w:tcBorders>
            <w:vAlign w:val="center"/>
          </w:tcPr>
          <w:p w:rsidR="00E07E16" w:rsidRDefault="00F34677" w:rsidP="000A5DA7">
            <w:pPr>
              <w:rPr>
                <w:rStyle w:val="TableText"/>
                <w:rFonts w:ascii="Arial" w:hAnsi="Arial" w:cs="Arial"/>
                <w:szCs w:val="20"/>
              </w:rPr>
            </w:pPr>
            <w:r>
              <w:rPr>
                <w:rStyle w:val="TableText"/>
                <w:rFonts w:ascii="Arial" w:hAnsi="Arial" w:cs="Arial"/>
                <w:szCs w:val="20"/>
              </w:rPr>
              <w:t>Bug 8128: Set Default Value For Transformer:SpotIDC Field</w:t>
            </w:r>
          </w:p>
        </w:tc>
      </w:tr>
      <w:tr w:rsidR="00E07E16" w:rsidTr="00F34677">
        <w:trPr>
          <w:gridBefore w:val="1"/>
          <w:wBefore w:w="398" w:type="dxa"/>
          <w:trHeight w:val="330"/>
          <w:jc w:val="center"/>
        </w:trPr>
        <w:tc>
          <w:tcPr>
            <w:tcW w:w="1170" w:type="dxa"/>
            <w:tcBorders>
              <w:top w:val="single" w:sz="4" w:space="0" w:color="auto"/>
              <w:left w:val="single" w:sz="4" w:space="0" w:color="auto"/>
              <w:bottom w:val="single" w:sz="4" w:space="0" w:color="auto"/>
              <w:right w:val="single" w:sz="4" w:space="0" w:color="auto"/>
            </w:tcBorders>
            <w:vAlign w:val="center"/>
          </w:tcPr>
          <w:p w:rsidR="00E07E16" w:rsidRDefault="005F4DAB" w:rsidP="000A5DA7">
            <w:pPr>
              <w:rPr>
                <w:rStyle w:val="TableText"/>
                <w:rFonts w:ascii="Arial" w:hAnsi="Arial" w:cs="Arial"/>
                <w:szCs w:val="20"/>
              </w:rPr>
            </w:pPr>
            <w:hyperlink r:id="rId13" w:history="1">
              <w:r w:rsidR="00E07E16" w:rsidRPr="00F34677">
                <w:rPr>
                  <w:rStyle w:val="Hyperlink"/>
                  <w:rFonts w:cs="Arial"/>
                  <w:sz w:val="20"/>
                  <w:szCs w:val="20"/>
                </w:rPr>
                <w:t>8806</w:t>
              </w:r>
            </w:hyperlink>
          </w:p>
        </w:tc>
        <w:tc>
          <w:tcPr>
            <w:tcW w:w="2250" w:type="dxa"/>
            <w:tcBorders>
              <w:top w:val="single" w:sz="4" w:space="0" w:color="auto"/>
              <w:left w:val="single" w:sz="4" w:space="0" w:color="auto"/>
              <w:bottom w:val="single" w:sz="4" w:space="0" w:color="auto"/>
              <w:right w:val="single" w:sz="4" w:space="0" w:color="auto"/>
            </w:tcBorders>
            <w:vAlign w:val="center"/>
          </w:tcPr>
          <w:p w:rsidR="00E07E16" w:rsidRDefault="00F34677" w:rsidP="000A5DA7">
            <w:pPr>
              <w:rPr>
                <w:rStyle w:val="TableText"/>
                <w:rFonts w:ascii="Arial" w:hAnsi="Arial" w:cs="Arial"/>
                <w:szCs w:val="20"/>
              </w:rPr>
            </w:pPr>
            <w:r>
              <w:rPr>
                <w:rStyle w:val="TableText"/>
                <w:rFonts w:ascii="Arial" w:hAnsi="Arial" w:cs="Arial"/>
                <w:szCs w:val="20"/>
              </w:rPr>
              <w:t>Change Request</w:t>
            </w:r>
          </w:p>
        </w:tc>
        <w:tc>
          <w:tcPr>
            <w:tcW w:w="6518" w:type="dxa"/>
            <w:tcBorders>
              <w:top w:val="single" w:sz="4" w:space="0" w:color="auto"/>
              <w:left w:val="single" w:sz="4" w:space="0" w:color="auto"/>
              <w:bottom w:val="single" w:sz="4" w:space="0" w:color="auto"/>
              <w:right w:val="single" w:sz="4" w:space="0" w:color="auto"/>
            </w:tcBorders>
            <w:vAlign w:val="center"/>
          </w:tcPr>
          <w:p w:rsidR="00E07E16" w:rsidRDefault="00F34677" w:rsidP="00F34677">
            <w:pPr>
              <w:rPr>
                <w:rStyle w:val="TableText"/>
                <w:rFonts w:ascii="Arial" w:hAnsi="Arial" w:cs="Arial"/>
                <w:szCs w:val="20"/>
              </w:rPr>
            </w:pPr>
            <w:r>
              <w:rPr>
                <w:rStyle w:val="TableText"/>
                <w:rFonts w:ascii="Arial" w:hAnsi="Arial" w:cs="Arial"/>
                <w:szCs w:val="20"/>
              </w:rPr>
              <w:t>Bug 1399: Changes To StepDownAnno Feature Class</w:t>
            </w:r>
          </w:p>
        </w:tc>
      </w:tr>
      <w:tr w:rsidR="00E07E16" w:rsidTr="00F34677">
        <w:trPr>
          <w:gridBefore w:val="1"/>
          <w:wBefore w:w="398" w:type="dxa"/>
          <w:trHeight w:val="330"/>
          <w:jc w:val="center"/>
        </w:trPr>
        <w:tc>
          <w:tcPr>
            <w:tcW w:w="1170" w:type="dxa"/>
            <w:tcBorders>
              <w:top w:val="single" w:sz="4" w:space="0" w:color="auto"/>
              <w:left w:val="single" w:sz="4" w:space="0" w:color="auto"/>
              <w:bottom w:val="single" w:sz="4" w:space="0" w:color="auto"/>
              <w:right w:val="single" w:sz="4" w:space="0" w:color="auto"/>
            </w:tcBorders>
            <w:vAlign w:val="center"/>
          </w:tcPr>
          <w:p w:rsidR="00E07E16" w:rsidRDefault="005F4DAB" w:rsidP="000A5DA7">
            <w:pPr>
              <w:rPr>
                <w:rStyle w:val="TableText"/>
                <w:rFonts w:ascii="Arial" w:hAnsi="Arial" w:cs="Arial"/>
                <w:szCs w:val="20"/>
              </w:rPr>
            </w:pPr>
            <w:hyperlink r:id="rId14" w:history="1">
              <w:r w:rsidR="00E07E16" w:rsidRPr="00F34677">
                <w:rPr>
                  <w:rStyle w:val="Hyperlink"/>
                  <w:rFonts w:cs="Arial"/>
                  <w:sz w:val="20"/>
                  <w:szCs w:val="20"/>
                </w:rPr>
                <w:t>8807</w:t>
              </w:r>
            </w:hyperlink>
          </w:p>
        </w:tc>
        <w:tc>
          <w:tcPr>
            <w:tcW w:w="2250" w:type="dxa"/>
            <w:tcBorders>
              <w:top w:val="single" w:sz="4" w:space="0" w:color="auto"/>
              <w:left w:val="single" w:sz="4" w:space="0" w:color="auto"/>
              <w:bottom w:val="single" w:sz="4" w:space="0" w:color="auto"/>
              <w:right w:val="single" w:sz="4" w:space="0" w:color="auto"/>
            </w:tcBorders>
            <w:vAlign w:val="center"/>
          </w:tcPr>
          <w:p w:rsidR="00E07E16" w:rsidRDefault="00F34677" w:rsidP="000A5DA7">
            <w:pPr>
              <w:rPr>
                <w:rStyle w:val="TableText"/>
                <w:rFonts w:ascii="Arial" w:hAnsi="Arial" w:cs="Arial"/>
                <w:szCs w:val="20"/>
              </w:rPr>
            </w:pPr>
            <w:r>
              <w:rPr>
                <w:rStyle w:val="TableText"/>
                <w:rFonts w:ascii="Arial" w:hAnsi="Arial" w:cs="Arial"/>
                <w:szCs w:val="20"/>
              </w:rPr>
              <w:t>Change Request</w:t>
            </w:r>
          </w:p>
        </w:tc>
        <w:tc>
          <w:tcPr>
            <w:tcW w:w="6518" w:type="dxa"/>
            <w:tcBorders>
              <w:top w:val="single" w:sz="4" w:space="0" w:color="auto"/>
              <w:left w:val="single" w:sz="4" w:space="0" w:color="auto"/>
              <w:bottom w:val="single" w:sz="4" w:space="0" w:color="auto"/>
              <w:right w:val="single" w:sz="4" w:space="0" w:color="auto"/>
            </w:tcBorders>
            <w:vAlign w:val="center"/>
          </w:tcPr>
          <w:p w:rsidR="00E07E16" w:rsidRDefault="00F34677" w:rsidP="000A5DA7">
            <w:pPr>
              <w:rPr>
                <w:rStyle w:val="TableText"/>
                <w:rFonts w:ascii="Arial" w:hAnsi="Arial" w:cs="Arial"/>
                <w:szCs w:val="20"/>
              </w:rPr>
            </w:pPr>
            <w:r>
              <w:rPr>
                <w:rStyle w:val="TableText"/>
                <w:rFonts w:ascii="Arial" w:hAnsi="Arial" w:cs="Arial"/>
                <w:szCs w:val="20"/>
              </w:rPr>
              <w:t>Bug 1805: Changes To SupportStructureAnno Feature Class</w:t>
            </w:r>
          </w:p>
        </w:tc>
      </w:tr>
      <w:tr w:rsidR="00E07E16" w:rsidTr="00F34677">
        <w:trPr>
          <w:gridBefore w:val="1"/>
          <w:wBefore w:w="398" w:type="dxa"/>
          <w:trHeight w:val="330"/>
          <w:jc w:val="center"/>
        </w:trPr>
        <w:tc>
          <w:tcPr>
            <w:tcW w:w="1170" w:type="dxa"/>
            <w:tcBorders>
              <w:top w:val="single" w:sz="4" w:space="0" w:color="auto"/>
              <w:left w:val="single" w:sz="4" w:space="0" w:color="auto"/>
              <w:bottom w:val="single" w:sz="4" w:space="0" w:color="auto"/>
              <w:right w:val="single" w:sz="4" w:space="0" w:color="auto"/>
            </w:tcBorders>
            <w:vAlign w:val="center"/>
          </w:tcPr>
          <w:p w:rsidR="00E07E16" w:rsidRDefault="005F4DAB" w:rsidP="000A5DA7">
            <w:pPr>
              <w:rPr>
                <w:rStyle w:val="TableText"/>
                <w:rFonts w:ascii="Arial" w:hAnsi="Arial" w:cs="Arial"/>
                <w:szCs w:val="20"/>
              </w:rPr>
            </w:pPr>
            <w:hyperlink r:id="rId15" w:history="1">
              <w:r w:rsidR="00E07E16" w:rsidRPr="00F34677">
                <w:rPr>
                  <w:rStyle w:val="Hyperlink"/>
                  <w:rFonts w:cs="Arial"/>
                  <w:sz w:val="20"/>
                  <w:szCs w:val="20"/>
                </w:rPr>
                <w:t>8808</w:t>
              </w:r>
            </w:hyperlink>
          </w:p>
        </w:tc>
        <w:tc>
          <w:tcPr>
            <w:tcW w:w="2250" w:type="dxa"/>
            <w:tcBorders>
              <w:top w:val="single" w:sz="4" w:space="0" w:color="auto"/>
              <w:left w:val="single" w:sz="4" w:space="0" w:color="auto"/>
              <w:bottom w:val="single" w:sz="4" w:space="0" w:color="auto"/>
              <w:right w:val="single" w:sz="4" w:space="0" w:color="auto"/>
            </w:tcBorders>
            <w:vAlign w:val="center"/>
          </w:tcPr>
          <w:p w:rsidR="00E07E16" w:rsidRDefault="00F34677" w:rsidP="000A5DA7">
            <w:pPr>
              <w:rPr>
                <w:rStyle w:val="TableText"/>
                <w:rFonts w:ascii="Arial" w:hAnsi="Arial" w:cs="Arial"/>
                <w:szCs w:val="20"/>
              </w:rPr>
            </w:pPr>
            <w:r>
              <w:rPr>
                <w:rStyle w:val="TableText"/>
                <w:rFonts w:ascii="Arial" w:hAnsi="Arial" w:cs="Arial"/>
                <w:szCs w:val="20"/>
              </w:rPr>
              <w:t>Change Request</w:t>
            </w:r>
          </w:p>
        </w:tc>
        <w:tc>
          <w:tcPr>
            <w:tcW w:w="6518" w:type="dxa"/>
            <w:tcBorders>
              <w:top w:val="single" w:sz="4" w:space="0" w:color="auto"/>
              <w:left w:val="single" w:sz="4" w:space="0" w:color="auto"/>
              <w:bottom w:val="single" w:sz="4" w:space="0" w:color="auto"/>
              <w:right w:val="single" w:sz="4" w:space="0" w:color="auto"/>
            </w:tcBorders>
            <w:vAlign w:val="center"/>
          </w:tcPr>
          <w:p w:rsidR="00E07E16" w:rsidRDefault="00F34677" w:rsidP="000A5DA7">
            <w:pPr>
              <w:rPr>
                <w:rStyle w:val="TableText"/>
                <w:rFonts w:ascii="Arial" w:hAnsi="Arial" w:cs="Arial"/>
                <w:szCs w:val="20"/>
              </w:rPr>
            </w:pPr>
            <w:r>
              <w:rPr>
                <w:rStyle w:val="TableText"/>
                <w:rFonts w:ascii="Arial" w:hAnsi="Arial" w:cs="Arial"/>
                <w:szCs w:val="20"/>
              </w:rPr>
              <w:t>Bug 3623: Changes To TransformerAnno Feature Class</w:t>
            </w:r>
          </w:p>
        </w:tc>
      </w:tr>
      <w:tr w:rsidR="00E07E16" w:rsidTr="00F34677">
        <w:trPr>
          <w:gridBefore w:val="1"/>
          <w:wBefore w:w="398" w:type="dxa"/>
          <w:trHeight w:val="330"/>
          <w:jc w:val="center"/>
        </w:trPr>
        <w:tc>
          <w:tcPr>
            <w:tcW w:w="1170" w:type="dxa"/>
            <w:tcBorders>
              <w:top w:val="single" w:sz="4" w:space="0" w:color="auto"/>
              <w:left w:val="single" w:sz="4" w:space="0" w:color="auto"/>
              <w:bottom w:val="single" w:sz="4" w:space="0" w:color="auto"/>
              <w:right w:val="single" w:sz="4" w:space="0" w:color="auto"/>
            </w:tcBorders>
            <w:vAlign w:val="center"/>
          </w:tcPr>
          <w:p w:rsidR="00E07E16" w:rsidRDefault="005F4DAB" w:rsidP="000A5DA7">
            <w:pPr>
              <w:rPr>
                <w:rStyle w:val="TableText"/>
                <w:rFonts w:ascii="Arial" w:hAnsi="Arial" w:cs="Arial"/>
                <w:szCs w:val="20"/>
              </w:rPr>
            </w:pPr>
            <w:hyperlink r:id="rId16" w:history="1">
              <w:r w:rsidR="00E07E16" w:rsidRPr="00F34677">
                <w:rPr>
                  <w:rStyle w:val="Hyperlink"/>
                  <w:rFonts w:cs="Arial"/>
                  <w:sz w:val="20"/>
                  <w:szCs w:val="20"/>
                </w:rPr>
                <w:t>8809</w:t>
              </w:r>
            </w:hyperlink>
          </w:p>
        </w:tc>
        <w:tc>
          <w:tcPr>
            <w:tcW w:w="2250" w:type="dxa"/>
            <w:tcBorders>
              <w:top w:val="single" w:sz="4" w:space="0" w:color="auto"/>
              <w:left w:val="single" w:sz="4" w:space="0" w:color="auto"/>
              <w:bottom w:val="single" w:sz="4" w:space="0" w:color="auto"/>
              <w:right w:val="single" w:sz="4" w:space="0" w:color="auto"/>
            </w:tcBorders>
            <w:vAlign w:val="center"/>
          </w:tcPr>
          <w:p w:rsidR="00E07E16" w:rsidRDefault="00F34677" w:rsidP="000A5DA7">
            <w:pPr>
              <w:rPr>
                <w:rStyle w:val="TableText"/>
                <w:rFonts w:ascii="Arial" w:hAnsi="Arial" w:cs="Arial"/>
                <w:szCs w:val="20"/>
              </w:rPr>
            </w:pPr>
            <w:r>
              <w:rPr>
                <w:rStyle w:val="TableText"/>
                <w:rFonts w:ascii="Arial" w:hAnsi="Arial" w:cs="Arial"/>
                <w:szCs w:val="20"/>
              </w:rPr>
              <w:t>Change Request</w:t>
            </w:r>
          </w:p>
        </w:tc>
        <w:tc>
          <w:tcPr>
            <w:tcW w:w="6518" w:type="dxa"/>
            <w:tcBorders>
              <w:top w:val="single" w:sz="4" w:space="0" w:color="auto"/>
              <w:left w:val="single" w:sz="4" w:space="0" w:color="auto"/>
              <w:bottom w:val="single" w:sz="4" w:space="0" w:color="auto"/>
              <w:right w:val="single" w:sz="4" w:space="0" w:color="auto"/>
            </w:tcBorders>
            <w:vAlign w:val="center"/>
          </w:tcPr>
          <w:p w:rsidR="00E07E16" w:rsidRDefault="00F34677" w:rsidP="000A5DA7">
            <w:pPr>
              <w:rPr>
                <w:rStyle w:val="TableText"/>
                <w:rFonts w:ascii="Arial" w:hAnsi="Arial" w:cs="Arial"/>
                <w:szCs w:val="20"/>
              </w:rPr>
            </w:pPr>
            <w:r>
              <w:rPr>
                <w:rStyle w:val="TableText"/>
                <w:rFonts w:ascii="Arial" w:hAnsi="Arial" w:cs="Arial"/>
                <w:szCs w:val="20"/>
              </w:rPr>
              <w:t>Bug 8146: Changes To DynamicProtectiveDeviceAnno Feature Class</w:t>
            </w:r>
          </w:p>
        </w:tc>
      </w:tr>
      <w:tr w:rsidR="00E07E16" w:rsidTr="00F34677">
        <w:trPr>
          <w:gridBefore w:val="1"/>
          <w:wBefore w:w="398" w:type="dxa"/>
          <w:trHeight w:val="330"/>
          <w:jc w:val="center"/>
        </w:trPr>
        <w:tc>
          <w:tcPr>
            <w:tcW w:w="1170" w:type="dxa"/>
            <w:tcBorders>
              <w:top w:val="single" w:sz="4" w:space="0" w:color="auto"/>
              <w:left w:val="single" w:sz="4" w:space="0" w:color="auto"/>
              <w:bottom w:val="single" w:sz="4" w:space="0" w:color="auto"/>
              <w:right w:val="single" w:sz="4" w:space="0" w:color="auto"/>
            </w:tcBorders>
            <w:vAlign w:val="center"/>
          </w:tcPr>
          <w:p w:rsidR="00E07E16" w:rsidRDefault="005F4DAB" w:rsidP="000A5DA7">
            <w:pPr>
              <w:rPr>
                <w:rStyle w:val="TableText"/>
                <w:rFonts w:ascii="Arial" w:hAnsi="Arial" w:cs="Arial"/>
                <w:szCs w:val="20"/>
              </w:rPr>
            </w:pPr>
            <w:hyperlink r:id="rId17" w:history="1">
              <w:r w:rsidR="00E07E16" w:rsidRPr="00F34677">
                <w:rPr>
                  <w:rStyle w:val="Hyperlink"/>
                  <w:rFonts w:cs="Arial"/>
                  <w:sz w:val="20"/>
                  <w:szCs w:val="20"/>
                </w:rPr>
                <w:t>8835</w:t>
              </w:r>
            </w:hyperlink>
          </w:p>
        </w:tc>
        <w:tc>
          <w:tcPr>
            <w:tcW w:w="2250" w:type="dxa"/>
            <w:tcBorders>
              <w:top w:val="single" w:sz="4" w:space="0" w:color="auto"/>
              <w:left w:val="single" w:sz="4" w:space="0" w:color="auto"/>
              <w:bottom w:val="single" w:sz="4" w:space="0" w:color="auto"/>
              <w:right w:val="single" w:sz="4" w:space="0" w:color="auto"/>
            </w:tcBorders>
            <w:vAlign w:val="center"/>
          </w:tcPr>
          <w:p w:rsidR="00E07E16" w:rsidRDefault="00F34677" w:rsidP="000A5DA7">
            <w:pPr>
              <w:rPr>
                <w:rStyle w:val="TableText"/>
                <w:rFonts w:ascii="Arial" w:hAnsi="Arial" w:cs="Arial"/>
                <w:szCs w:val="20"/>
              </w:rPr>
            </w:pPr>
            <w:r>
              <w:rPr>
                <w:rStyle w:val="TableText"/>
                <w:rFonts w:ascii="Arial" w:hAnsi="Arial" w:cs="Arial"/>
                <w:szCs w:val="20"/>
              </w:rPr>
              <w:t>Change Request</w:t>
            </w:r>
          </w:p>
        </w:tc>
        <w:tc>
          <w:tcPr>
            <w:tcW w:w="6518" w:type="dxa"/>
            <w:tcBorders>
              <w:top w:val="single" w:sz="4" w:space="0" w:color="auto"/>
              <w:left w:val="single" w:sz="4" w:space="0" w:color="auto"/>
              <w:bottom w:val="single" w:sz="4" w:space="0" w:color="auto"/>
              <w:right w:val="single" w:sz="4" w:space="0" w:color="auto"/>
            </w:tcBorders>
            <w:vAlign w:val="center"/>
          </w:tcPr>
          <w:p w:rsidR="00E07E16" w:rsidRDefault="00F34677" w:rsidP="000A5DA7">
            <w:pPr>
              <w:rPr>
                <w:rStyle w:val="TableText"/>
                <w:rFonts w:ascii="Arial" w:hAnsi="Arial" w:cs="Arial"/>
                <w:szCs w:val="20"/>
              </w:rPr>
            </w:pPr>
            <w:r>
              <w:rPr>
                <w:rStyle w:val="TableText"/>
                <w:rFonts w:ascii="Arial" w:hAnsi="Arial" w:cs="Arial"/>
                <w:szCs w:val="20"/>
              </w:rPr>
              <w:t>Bug 8833: Joint Owner Table, Domain Change On Field</w:t>
            </w:r>
          </w:p>
        </w:tc>
      </w:tr>
    </w:tbl>
    <w:p w:rsidR="00E07E16" w:rsidRDefault="00E07E16" w:rsidP="00E07E16"/>
    <w:p w:rsidR="00E07E16" w:rsidRPr="00E07E16" w:rsidRDefault="00E07E16" w:rsidP="00E07E16"/>
    <w:p w:rsidR="000764D8" w:rsidRDefault="000764D8" w:rsidP="00FA64DF">
      <w:pPr>
        <w:pStyle w:val="Heading2"/>
      </w:pPr>
      <w:bookmarkStart w:id="4" w:name="_Toc361823733"/>
      <w:r>
        <w:t>External Document</w:t>
      </w:r>
      <w:r w:rsidR="009A28A3">
        <w:t>s</w:t>
      </w:r>
      <w:bookmarkEnd w:id="4"/>
    </w:p>
    <w:p w:rsidR="00650F4C" w:rsidRDefault="00650F4C" w:rsidP="009773AD">
      <w:r>
        <w:t>Reference</w:t>
      </w:r>
      <w:r w:rsidR="009773AD">
        <w:t>d are</w:t>
      </w:r>
      <w:r>
        <w:t xml:space="preserve"> any ex</w:t>
      </w:r>
      <w:r w:rsidR="009773AD">
        <w:t xml:space="preserve">ternal configuration documents or exports. </w:t>
      </w:r>
      <w:r>
        <w:t>These are documents that contain more detailed information about configuring a system or documents that can be loaded into an application to perform the configuration detailed in this document.</w:t>
      </w:r>
    </w:p>
    <w:p w:rsidR="007E5245" w:rsidRPr="00650F4C" w:rsidRDefault="007E5245" w:rsidP="009773AD"/>
    <w:p w:rsidR="009A28A3" w:rsidRPr="003A743B" w:rsidRDefault="003A743B" w:rsidP="00E2385D">
      <w:pPr>
        <w:pStyle w:val="ListBullet"/>
        <w:rPr>
          <w:i/>
        </w:rPr>
      </w:pPr>
      <w:r>
        <w:rPr>
          <w:i/>
        </w:rPr>
        <w:t>No external documents</w:t>
      </w:r>
    </w:p>
    <w:p w:rsidR="00700673" w:rsidRDefault="00700673" w:rsidP="00700673">
      <w:pPr>
        <w:pStyle w:val="ListBullet"/>
        <w:numPr>
          <w:ilvl w:val="0"/>
          <w:numId w:val="0"/>
        </w:numPr>
        <w:ind w:left="360"/>
      </w:pPr>
    </w:p>
    <w:p w:rsidR="00700673" w:rsidRDefault="00700673" w:rsidP="00700673">
      <w:pPr>
        <w:pStyle w:val="ListBullet"/>
        <w:numPr>
          <w:ilvl w:val="0"/>
          <w:numId w:val="0"/>
        </w:numPr>
        <w:ind w:left="360"/>
      </w:pPr>
    </w:p>
    <w:p w:rsidR="00B04E60" w:rsidRDefault="00B04E60" w:rsidP="00B04E60">
      <w:pPr>
        <w:pStyle w:val="Heading2"/>
      </w:pPr>
      <w:bookmarkStart w:id="5" w:name="_Toc361823734"/>
      <w:r>
        <w:lastRenderedPageBreak/>
        <w:t xml:space="preserve">Summary of Steps to Complete </w:t>
      </w:r>
      <w:r w:rsidR="00ED20FC">
        <w:t>Patch</w:t>
      </w:r>
      <w:bookmarkEnd w:id="5"/>
    </w:p>
    <w:p w:rsidR="00AD4D99" w:rsidRDefault="00B04E60" w:rsidP="00AD4D99">
      <w:r>
        <w:t xml:space="preserve">These are the high-level steps to complete the installation and configuration of the </w:t>
      </w:r>
      <w:r w:rsidR="00522CE6">
        <w:t>data model patch</w:t>
      </w:r>
      <w:r>
        <w:t>.</w:t>
      </w:r>
      <w:r w:rsidR="000D17EF">
        <w:t xml:space="preserve">  Use this table as a guide fo</w:t>
      </w:r>
      <w:r w:rsidR="00522CE6">
        <w:t xml:space="preserve">r completing the installation. </w:t>
      </w:r>
      <w:r w:rsidR="000D17EF">
        <w:t xml:space="preserve">Links are provided </w:t>
      </w:r>
      <w:r w:rsidR="00522CE6">
        <w:t xml:space="preserve">that can lead either </w:t>
      </w:r>
      <w:r w:rsidR="000D17EF">
        <w:t xml:space="preserve">within the document for detailed explanations </w:t>
      </w:r>
      <w:r w:rsidR="00522CE6">
        <w:t xml:space="preserve">or </w:t>
      </w:r>
      <w:r w:rsidR="000D17EF">
        <w:t>to external sites such as Sharepoint.</w:t>
      </w:r>
      <w:r w:rsidR="00AD4D99">
        <w:t xml:space="preserve"> </w:t>
      </w:r>
    </w:p>
    <w:p w:rsidR="00BC2831" w:rsidRPr="00BC2831" w:rsidRDefault="00BC2831" w:rsidP="00B04E60">
      <w:pPr>
        <w:rPr>
          <w:b/>
          <w:sz w:val="28"/>
          <w:szCs w:val="28"/>
        </w:rPr>
      </w:pPr>
    </w:p>
    <w:p w:rsidR="00B04E60" w:rsidRDefault="00B04E60" w:rsidP="00B04E60"/>
    <w:tbl>
      <w:tblPr>
        <w:tblStyle w:val="TableGrid"/>
        <w:tblW w:w="10296" w:type="dxa"/>
        <w:tblLayout w:type="fixed"/>
        <w:tblLook w:val="04A0" w:firstRow="1" w:lastRow="0" w:firstColumn="1" w:lastColumn="0" w:noHBand="0" w:noVBand="1"/>
      </w:tblPr>
      <w:tblGrid>
        <w:gridCol w:w="558"/>
        <w:gridCol w:w="3060"/>
        <w:gridCol w:w="4320"/>
        <w:gridCol w:w="2358"/>
      </w:tblGrid>
      <w:tr w:rsidR="00DD5B43" w:rsidRPr="00DD5B43" w:rsidTr="0021588B">
        <w:trPr>
          <w:trHeight w:val="332"/>
        </w:trPr>
        <w:tc>
          <w:tcPr>
            <w:tcW w:w="558" w:type="dxa"/>
            <w:shd w:val="clear" w:color="auto" w:fill="B6DDE8" w:themeFill="accent5" w:themeFillTint="66"/>
          </w:tcPr>
          <w:p w:rsidR="00DD5B43" w:rsidRPr="007E1D67" w:rsidRDefault="00DD5B43">
            <w:pPr>
              <w:ind w:left="1800" w:hanging="360"/>
              <w:rPr>
                <w:b/>
              </w:rPr>
            </w:pPr>
          </w:p>
        </w:tc>
        <w:tc>
          <w:tcPr>
            <w:tcW w:w="3060" w:type="dxa"/>
            <w:shd w:val="clear" w:color="auto" w:fill="B6DDE8" w:themeFill="accent5" w:themeFillTint="66"/>
          </w:tcPr>
          <w:p w:rsidR="00DD5B43" w:rsidRPr="007E1D67" w:rsidRDefault="00DD5B43" w:rsidP="00B04E60">
            <w:pPr>
              <w:rPr>
                <w:b/>
              </w:rPr>
            </w:pPr>
            <w:r w:rsidRPr="007E1D67">
              <w:rPr>
                <w:b/>
              </w:rPr>
              <w:t>Step Name</w:t>
            </w:r>
          </w:p>
        </w:tc>
        <w:tc>
          <w:tcPr>
            <w:tcW w:w="4320" w:type="dxa"/>
            <w:shd w:val="clear" w:color="auto" w:fill="B6DDE8" w:themeFill="accent5" w:themeFillTint="66"/>
          </w:tcPr>
          <w:p w:rsidR="00DD5B43" w:rsidRPr="007E1D67" w:rsidRDefault="00DD5B43" w:rsidP="00B04E60">
            <w:pPr>
              <w:rPr>
                <w:b/>
              </w:rPr>
            </w:pPr>
            <w:r w:rsidRPr="007E1D67">
              <w:rPr>
                <w:b/>
              </w:rPr>
              <w:t>Description</w:t>
            </w:r>
          </w:p>
        </w:tc>
        <w:tc>
          <w:tcPr>
            <w:tcW w:w="2358" w:type="dxa"/>
            <w:shd w:val="clear" w:color="auto" w:fill="B6DDE8" w:themeFill="accent5" w:themeFillTint="66"/>
          </w:tcPr>
          <w:p w:rsidR="00DD5B43" w:rsidRPr="007E1D67" w:rsidRDefault="00DD5B43" w:rsidP="00B04E60">
            <w:pPr>
              <w:rPr>
                <w:b/>
              </w:rPr>
            </w:pPr>
            <w:r w:rsidRPr="007E1D67">
              <w:rPr>
                <w:b/>
              </w:rPr>
              <w:t>Document Link</w:t>
            </w:r>
          </w:p>
        </w:tc>
      </w:tr>
      <w:tr w:rsidR="001E70B6" w:rsidTr="0021588B">
        <w:tc>
          <w:tcPr>
            <w:tcW w:w="558" w:type="dxa"/>
            <w:vAlign w:val="center"/>
          </w:tcPr>
          <w:p w:rsidR="001E70B6" w:rsidRDefault="001E70B6" w:rsidP="008F3831">
            <w:pPr>
              <w:pStyle w:val="ListParagraph"/>
              <w:numPr>
                <w:ilvl w:val="0"/>
                <w:numId w:val="27"/>
              </w:numPr>
            </w:pPr>
          </w:p>
        </w:tc>
        <w:tc>
          <w:tcPr>
            <w:tcW w:w="3060" w:type="dxa"/>
            <w:vAlign w:val="center"/>
          </w:tcPr>
          <w:p w:rsidR="001E70B6" w:rsidRPr="000C78D8" w:rsidRDefault="00381FDA" w:rsidP="00F10EA8">
            <w:r>
              <w:t>Configure ArcCatalog Connection</w:t>
            </w:r>
          </w:p>
        </w:tc>
        <w:tc>
          <w:tcPr>
            <w:tcW w:w="4320" w:type="dxa"/>
            <w:vAlign w:val="center"/>
          </w:tcPr>
          <w:p w:rsidR="001E70B6" w:rsidRPr="00AD4D99" w:rsidRDefault="00AD4D99" w:rsidP="00AD4D99">
            <w:r>
              <w:t xml:space="preserve">Connect to the target database as </w:t>
            </w:r>
            <w:r>
              <w:rPr>
                <w:i/>
              </w:rPr>
              <w:t xml:space="preserve">edgis </w:t>
            </w:r>
            <w:r>
              <w:t>in ArcCatalog, creating a new named connection if necessary.</w:t>
            </w:r>
          </w:p>
        </w:tc>
        <w:tc>
          <w:tcPr>
            <w:tcW w:w="2358" w:type="dxa"/>
            <w:vAlign w:val="center"/>
          </w:tcPr>
          <w:p w:rsidR="00381FDA" w:rsidRPr="00B850C5" w:rsidRDefault="00B850C5" w:rsidP="00381FDA">
            <w:pPr>
              <w:rPr>
                <w:rStyle w:val="Hyperlink"/>
                <w:color w:val="245590"/>
              </w:rPr>
            </w:pPr>
            <w:r w:rsidRPr="00B850C5">
              <w:rPr>
                <w:color w:val="245590"/>
                <w:u w:val="single"/>
              </w:rPr>
              <w:fldChar w:fldCharType="begin"/>
            </w:r>
            <w:r w:rsidRPr="00B850C5">
              <w:rPr>
                <w:rStyle w:val="Hyperlink"/>
                <w:color w:val="245590"/>
              </w:rPr>
              <w:instrText xml:space="preserve"> REF _Ref361774695 \h </w:instrText>
            </w:r>
            <w:r>
              <w:rPr>
                <w:color w:val="245590"/>
                <w:u w:val="single"/>
              </w:rPr>
              <w:instrText xml:space="preserve"> \* MERGEFORMAT </w:instrText>
            </w:r>
            <w:r w:rsidRPr="00B850C5">
              <w:rPr>
                <w:color w:val="245590"/>
                <w:u w:val="single"/>
              </w:rPr>
            </w:r>
            <w:r w:rsidRPr="00B850C5">
              <w:rPr>
                <w:color w:val="245590"/>
                <w:u w:val="single"/>
              </w:rPr>
              <w:fldChar w:fldCharType="separate"/>
            </w:r>
            <w:r w:rsidR="00B65657" w:rsidRPr="00B65657">
              <w:rPr>
                <w:color w:val="245590"/>
                <w:u w:val="single"/>
              </w:rPr>
              <w:t>Set Up ArcCatalog Connection</w:t>
            </w:r>
            <w:r w:rsidRPr="00B850C5">
              <w:rPr>
                <w:color w:val="245590"/>
                <w:u w:val="single"/>
              </w:rPr>
              <w:fldChar w:fldCharType="end"/>
            </w:r>
          </w:p>
          <w:p w:rsidR="00381FDA" w:rsidRDefault="00381FDA" w:rsidP="00381FDA">
            <w:pPr>
              <w:rPr>
                <w:rStyle w:val="Hyperlink"/>
              </w:rPr>
            </w:pPr>
          </w:p>
          <w:p w:rsidR="001E70B6" w:rsidRDefault="00381FDA" w:rsidP="00381FDA">
            <w:r w:rsidRPr="00F10EA8">
              <w:rPr>
                <w:b/>
                <w:color w:val="FF0000"/>
              </w:rPr>
              <w:t xml:space="preserve">Note:  </w:t>
            </w:r>
            <w:r w:rsidRPr="00F10EA8">
              <w:rPr>
                <w:b/>
              </w:rPr>
              <w:t xml:space="preserve">If </w:t>
            </w:r>
            <w:r>
              <w:rPr>
                <w:b/>
              </w:rPr>
              <w:t xml:space="preserve">an appropriate connection </w:t>
            </w:r>
            <w:r w:rsidRPr="00F10EA8">
              <w:rPr>
                <w:b/>
              </w:rPr>
              <w:t>already exist</w:t>
            </w:r>
            <w:r>
              <w:rPr>
                <w:b/>
              </w:rPr>
              <w:t>s</w:t>
            </w:r>
            <w:r w:rsidRPr="00F10EA8">
              <w:rPr>
                <w:b/>
              </w:rPr>
              <w:t xml:space="preserve">, </w:t>
            </w:r>
            <w:r>
              <w:rPr>
                <w:b/>
                <w:color w:val="FF0000"/>
              </w:rPr>
              <w:t>SKIP THIS STEP</w:t>
            </w:r>
            <w:r w:rsidRPr="00F10EA8">
              <w:rPr>
                <w:b/>
                <w:color w:val="FF0000"/>
              </w:rPr>
              <w:t>.</w:t>
            </w:r>
          </w:p>
        </w:tc>
      </w:tr>
      <w:tr w:rsidR="001E70B6" w:rsidTr="0021588B">
        <w:tc>
          <w:tcPr>
            <w:tcW w:w="558" w:type="dxa"/>
            <w:vAlign w:val="center"/>
          </w:tcPr>
          <w:p w:rsidR="001E70B6" w:rsidRDefault="001E70B6" w:rsidP="008F3831">
            <w:pPr>
              <w:pStyle w:val="ListParagraph"/>
              <w:numPr>
                <w:ilvl w:val="0"/>
                <w:numId w:val="27"/>
              </w:numPr>
            </w:pPr>
          </w:p>
        </w:tc>
        <w:tc>
          <w:tcPr>
            <w:tcW w:w="3060" w:type="dxa"/>
            <w:vAlign w:val="center"/>
          </w:tcPr>
          <w:p w:rsidR="001E70B6" w:rsidRPr="000C78D8" w:rsidRDefault="00381FDA" w:rsidP="00F10EA8">
            <w:r>
              <w:t>Run Python Scripts</w:t>
            </w:r>
          </w:p>
        </w:tc>
        <w:tc>
          <w:tcPr>
            <w:tcW w:w="4320" w:type="dxa"/>
            <w:vAlign w:val="center"/>
          </w:tcPr>
          <w:p w:rsidR="001E70B6" w:rsidRDefault="00AD4D99" w:rsidP="00AD4D99">
            <w:r>
              <w:t>Download the following Python scripts via TFS attachments:</w:t>
            </w:r>
          </w:p>
          <w:p w:rsidR="00AD4D99" w:rsidRDefault="00AD4D99" w:rsidP="00AD4D99"/>
          <w:p w:rsidR="00AD4D99" w:rsidRPr="00AD4D99" w:rsidRDefault="005F4DAB" w:rsidP="00AD4D99">
            <w:pPr>
              <w:pStyle w:val="ListParagraph"/>
              <w:numPr>
                <w:ilvl w:val="0"/>
                <w:numId w:val="37"/>
              </w:numPr>
              <w:rPr>
                <w:rStyle w:val="TableText"/>
                <w:rFonts w:ascii="Arial" w:hAnsi="Arial"/>
                <w:iCs w:val="0"/>
                <w:sz w:val="24"/>
              </w:rPr>
            </w:pPr>
            <w:hyperlink r:id="rId18" w:history="1">
              <w:r w:rsidR="00AD4D99" w:rsidRPr="00F34677">
                <w:rPr>
                  <w:rStyle w:val="Hyperlink"/>
                  <w:rFonts w:cs="Arial"/>
                  <w:sz w:val="20"/>
                  <w:szCs w:val="20"/>
                </w:rPr>
                <w:t>8775</w:t>
              </w:r>
            </w:hyperlink>
          </w:p>
          <w:p w:rsidR="00AD4D99" w:rsidRDefault="005F4DAB" w:rsidP="00AD4D99">
            <w:pPr>
              <w:pStyle w:val="ListParagraph"/>
              <w:numPr>
                <w:ilvl w:val="0"/>
                <w:numId w:val="37"/>
              </w:numPr>
            </w:pPr>
            <w:hyperlink r:id="rId19" w:history="1">
              <w:r w:rsidR="00AD4D99" w:rsidRPr="00F34677">
                <w:rPr>
                  <w:rStyle w:val="Hyperlink"/>
                  <w:rFonts w:cs="Arial"/>
                  <w:sz w:val="20"/>
                  <w:szCs w:val="20"/>
                </w:rPr>
                <w:t>8835</w:t>
              </w:r>
            </w:hyperlink>
          </w:p>
          <w:p w:rsidR="00AD4D99" w:rsidRDefault="00AD4D99" w:rsidP="00AD4D99"/>
          <w:p w:rsidR="00446EB7" w:rsidRDefault="00AD4D99" w:rsidP="00AD4D99">
            <w:r>
              <w:t>Change each script to reference the connection established in step 1</w:t>
            </w:r>
            <w:r w:rsidR="00446EB7">
              <w:t>.</w:t>
            </w:r>
          </w:p>
          <w:p w:rsidR="00AD4D99" w:rsidRDefault="00446EB7" w:rsidP="00AD4D99">
            <w:r>
              <w:t>E</w:t>
            </w:r>
            <w:r w:rsidR="00711118">
              <w:t>xecute each script.</w:t>
            </w:r>
          </w:p>
        </w:tc>
        <w:tc>
          <w:tcPr>
            <w:tcW w:w="2358" w:type="dxa"/>
            <w:vAlign w:val="center"/>
          </w:tcPr>
          <w:p w:rsidR="001E70B6" w:rsidRDefault="001E70B6" w:rsidP="00F10EA8"/>
        </w:tc>
      </w:tr>
      <w:tr w:rsidR="00381FDA" w:rsidTr="0021588B">
        <w:tc>
          <w:tcPr>
            <w:tcW w:w="558" w:type="dxa"/>
            <w:vAlign w:val="center"/>
          </w:tcPr>
          <w:p w:rsidR="00381FDA" w:rsidRDefault="00381FDA" w:rsidP="008F3831">
            <w:pPr>
              <w:pStyle w:val="ListParagraph"/>
              <w:numPr>
                <w:ilvl w:val="0"/>
                <w:numId w:val="27"/>
              </w:numPr>
            </w:pPr>
          </w:p>
        </w:tc>
        <w:tc>
          <w:tcPr>
            <w:tcW w:w="3060" w:type="dxa"/>
            <w:vAlign w:val="center"/>
          </w:tcPr>
          <w:p w:rsidR="00381FDA" w:rsidRDefault="00284A0B" w:rsidP="00F10EA8">
            <w:r>
              <w:t>Change Generator Origin Cardinality</w:t>
            </w:r>
          </w:p>
        </w:tc>
        <w:tc>
          <w:tcPr>
            <w:tcW w:w="4320" w:type="dxa"/>
            <w:vAlign w:val="center"/>
          </w:tcPr>
          <w:p w:rsidR="00CE182D" w:rsidRDefault="00CE182D" w:rsidP="00B135B3">
            <w:r>
              <w:t xml:space="preserve">In ArcCatalog, </w:t>
            </w:r>
            <w:r w:rsidR="00AB2F17">
              <w:t xml:space="preserve">open </w:t>
            </w:r>
            <w:r>
              <w:t>the properties of the ProtectiveDevice_Generator relationship class.</w:t>
            </w:r>
          </w:p>
          <w:p w:rsidR="00CE182D" w:rsidRDefault="00CE182D" w:rsidP="00B135B3"/>
          <w:p w:rsidR="00CE182D" w:rsidRPr="00CE182D" w:rsidRDefault="00CE182D" w:rsidP="00B135B3">
            <w:r>
              <w:t xml:space="preserve">Change </w:t>
            </w:r>
            <w:r>
              <w:rPr>
                <w:i/>
              </w:rPr>
              <w:t>all</w:t>
            </w:r>
            <w:r>
              <w:t xml:space="preserve"> minimum origin cardinality values to </w:t>
            </w:r>
            <w:r>
              <w:rPr>
                <w:b/>
              </w:rPr>
              <w:t>0</w:t>
            </w:r>
            <w:r>
              <w:t>.</w:t>
            </w:r>
          </w:p>
        </w:tc>
        <w:tc>
          <w:tcPr>
            <w:tcW w:w="2358" w:type="dxa"/>
            <w:vAlign w:val="center"/>
          </w:tcPr>
          <w:p w:rsidR="00381FDA" w:rsidRPr="002C3249" w:rsidRDefault="00B850C5" w:rsidP="00F10EA8">
            <w:pPr>
              <w:rPr>
                <w:u w:val="single"/>
              </w:rPr>
            </w:pPr>
            <w:r w:rsidRPr="002C3249">
              <w:rPr>
                <w:color w:val="17365D" w:themeColor="text2" w:themeShade="BF"/>
                <w:u w:val="single"/>
              </w:rPr>
              <w:fldChar w:fldCharType="begin"/>
            </w:r>
            <w:r w:rsidRPr="002C3249">
              <w:rPr>
                <w:color w:val="17365D" w:themeColor="text2" w:themeShade="BF"/>
                <w:u w:val="single"/>
              </w:rPr>
              <w:instrText xml:space="preserve"> REF _Ref361774806 \h </w:instrText>
            </w:r>
            <w:r w:rsidRPr="002C3249">
              <w:rPr>
                <w:color w:val="17365D" w:themeColor="text2" w:themeShade="BF"/>
                <w:u w:val="single"/>
              </w:rPr>
            </w:r>
            <w:r w:rsidRPr="002C3249">
              <w:rPr>
                <w:color w:val="17365D" w:themeColor="text2" w:themeShade="BF"/>
                <w:u w:val="single"/>
              </w:rPr>
              <w:fldChar w:fldCharType="separate"/>
            </w:r>
            <w:r w:rsidR="00B65657">
              <w:t>Change Origin Relationship Cardinality</w:t>
            </w:r>
            <w:r w:rsidRPr="002C3249">
              <w:rPr>
                <w:color w:val="17365D" w:themeColor="text2" w:themeShade="BF"/>
                <w:u w:val="single"/>
              </w:rPr>
              <w:fldChar w:fldCharType="end"/>
            </w:r>
          </w:p>
        </w:tc>
      </w:tr>
      <w:tr w:rsidR="00466AC5" w:rsidTr="0021588B">
        <w:tc>
          <w:tcPr>
            <w:tcW w:w="558" w:type="dxa"/>
            <w:vAlign w:val="center"/>
          </w:tcPr>
          <w:p w:rsidR="00466AC5" w:rsidRDefault="00466AC5" w:rsidP="008F3831">
            <w:pPr>
              <w:pStyle w:val="ListParagraph"/>
              <w:numPr>
                <w:ilvl w:val="0"/>
                <w:numId w:val="27"/>
              </w:numPr>
            </w:pPr>
          </w:p>
        </w:tc>
        <w:tc>
          <w:tcPr>
            <w:tcW w:w="3060" w:type="dxa"/>
            <w:vAlign w:val="center"/>
          </w:tcPr>
          <w:p w:rsidR="00466AC5" w:rsidRDefault="00466AC5" w:rsidP="00F10EA8">
            <w:r>
              <w:t>Change CustAgreeNumberAnno Reference Scale</w:t>
            </w:r>
          </w:p>
        </w:tc>
        <w:tc>
          <w:tcPr>
            <w:tcW w:w="4320" w:type="dxa"/>
            <w:vAlign w:val="center"/>
          </w:tcPr>
          <w:p w:rsidR="00AB2F17" w:rsidRPr="00AB2F17" w:rsidRDefault="00AB2F17" w:rsidP="00C64BDB">
            <w:r>
              <w:t xml:space="preserve">In ArcCatalog, </w:t>
            </w:r>
            <w:r w:rsidR="00C64BDB">
              <w:t xml:space="preserve">delete and recreate the CustAgreeNumberAnno annotation feature class, changing </w:t>
            </w:r>
            <w:r>
              <w:t xml:space="preserve">the reference scale of the </w:t>
            </w:r>
            <w:r>
              <w:rPr>
                <w:i/>
              </w:rPr>
              <w:t>Default</w:t>
            </w:r>
            <w:r>
              <w:t xml:space="preserve"> annotation class from 1:12,000 to </w:t>
            </w:r>
            <w:r>
              <w:rPr>
                <w:b/>
              </w:rPr>
              <w:t>1:1,200</w:t>
            </w:r>
            <w:r>
              <w:t>.</w:t>
            </w:r>
          </w:p>
        </w:tc>
        <w:tc>
          <w:tcPr>
            <w:tcW w:w="2358" w:type="dxa"/>
            <w:vAlign w:val="center"/>
          </w:tcPr>
          <w:p w:rsidR="00466AC5" w:rsidRPr="0021588B" w:rsidRDefault="0021588B" w:rsidP="00F10EA8">
            <w:pPr>
              <w:rPr>
                <w:u w:val="single"/>
              </w:rPr>
            </w:pPr>
            <w:r w:rsidRPr="0021588B">
              <w:rPr>
                <w:color w:val="17365D" w:themeColor="text2" w:themeShade="BF"/>
                <w:u w:val="single"/>
              </w:rPr>
              <w:fldChar w:fldCharType="begin"/>
            </w:r>
            <w:r w:rsidRPr="0021588B">
              <w:rPr>
                <w:color w:val="17365D" w:themeColor="text2" w:themeShade="BF"/>
                <w:u w:val="single"/>
              </w:rPr>
              <w:instrText xml:space="preserve"> REF _Ref361775519 \h  \* MERGEFORMAT </w:instrText>
            </w:r>
            <w:r w:rsidRPr="0021588B">
              <w:rPr>
                <w:color w:val="17365D" w:themeColor="text2" w:themeShade="BF"/>
                <w:u w:val="single"/>
              </w:rPr>
            </w:r>
            <w:r w:rsidRPr="0021588B">
              <w:rPr>
                <w:color w:val="17365D" w:themeColor="text2" w:themeShade="BF"/>
                <w:u w:val="single"/>
              </w:rPr>
              <w:fldChar w:fldCharType="separate"/>
            </w:r>
            <w:r w:rsidR="00B65657" w:rsidRPr="00B65657">
              <w:rPr>
                <w:color w:val="17365D" w:themeColor="text2" w:themeShade="BF"/>
                <w:u w:val="single"/>
              </w:rPr>
              <w:t>Recreate CustAgreeNumberAnno Feature Class</w:t>
            </w:r>
            <w:r w:rsidRPr="0021588B">
              <w:rPr>
                <w:color w:val="17365D" w:themeColor="text2" w:themeShade="BF"/>
                <w:u w:val="single"/>
              </w:rPr>
              <w:fldChar w:fldCharType="end"/>
            </w:r>
          </w:p>
        </w:tc>
      </w:tr>
      <w:tr w:rsidR="00284A0B" w:rsidTr="0021588B">
        <w:tc>
          <w:tcPr>
            <w:tcW w:w="558" w:type="dxa"/>
            <w:vAlign w:val="center"/>
          </w:tcPr>
          <w:p w:rsidR="00284A0B" w:rsidRDefault="00284A0B" w:rsidP="008F3831">
            <w:pPr>
              <w:pStyle w:val="ListParagraph"/>
              <w:numPr>
                <w:ilvl w:val="0"/>
                <w:numId w:val="27"/>
              </w:numPr>
            </w:pPr>
          </w:p>
        </w:tc>
        <w:tc>
          <w:tcPr>
            <w:tcW w:w="3060" w:type="dxa"/>
            <w:vAlign w:val="center"/>
          </w:tcPr>
          <w:p w:rsidR="00284A0B" w:rsidRDefault="00284A0B" w:rsidP="0021588B">
            <w:r>
              <w:t>Change Annotation Feature Class Properties for StepDownAnno</w:t>
            </w:r>
          </w:p>
        </w:tc>
        <w:tc>
          <w:tcPr>
            <w:tcW w:w="4320" w:type="dxa"/>
            <w:vAlign w:val="center"/>
          </w:tcPr>
          <w:p w:rsidR="008721AC" w:rsidRDefault="0021588B" w:rsidP="008721AC">
            <w:r>
              <w:t>Make specified c</w:t>
            </w:r>
            <w:r w:rsidR="008721AC">
              <w:t xml:space="preserve">hanges to each annotation class per the TFS ticket description. </w:t>
            </w:r>
          </w:p>
        </w:tc>
        <w:tc>
          <w:tcPr>
            <w:tcW w:w="2358" w:type="dxa"/>
            <w:vAlign w:val="center"/>
          </w:tcPr>
          <w:p w:rsidR="00284A0B" w:rsidRPr="00C230DC" w:rsidRDefault="00CB3739" w:rsidP="00F10EA8">
            <w:pPr>
              <w:rPr>
                <w:color w:val="17365D" w:themeColor="text2" w:themeShade="BF"/>
                <w:u w:val="single"/>
              </w:rPr>
            </w:pPr>
            <w:r w:rsidRPr="00C230DC">
              <w:rPr>
                <w:color w:val="17365D" w:themeColor="text2" w:themeShade="BF"/>
                <w:u w:val="single"/>
              </w:rPr>
              <w:fldChar w:fldCharType="begin"/>
            </w:r>
            <w:r w:rsidRPr="00C230DC">
              <w:rPr>
                <w:color w:val="17365D" w:themeColor="text2" w:themeShade="BF"/>
                <w:u w:val="single"/>
              </w:rPr>
              <w:instrText xml:space="preserve"> REF _Ref361776613 \h </w:instrText>
            </w:r>
            <w:r w:rsidRPr="00C230DC">
              <w:rPr>
                <w:color w:val="17365D" w:themeColor="text2" w:themeShade="BF"/>
                <w:u w:val="single"/>
              </w:rPr>
            </w:r>
            <w:r w:rsidRPr="00C230DC">
              <w:rPr>
                <w:color w:val="17365D" w:themeColor="text2" w:themeShade="BF"/>
                <w:u w:val="single"/>
              </w:rPr>
              <w:fldChar w:fldCharType="separate"/>
            </w:r>
            <w:r w:rsidR="00B65657">
              <w:t>Modify StepDownAnno</w:t>
            </w:r>
            <w:r w:rsidRPr="00C230DC">
              <w:rPr>
                <w:color w:val="17365D" w:themeColor="text2" w:themeShade="BF"/>
                <w:u w:val="single"/>
              </w:rPr>
              <w:fldChar w:fldCharType="end"/>
            </w:r>
          </w:p>
        </w:tc>
      </w:tr>
      <w:tr w:rsidR="00284A0B" w:rsidTr="0021588B">
        <w:tc>
          <w:tcPr>
            <w:tcW w:w="558" w:type="dxa"/>
            <w:vAlign w:val="center"/>
          </w:tcPr>
          <w:p w:rsidR="00284A0B" w:rsidRDefault="00284A0B" w:rsidP="008F3831">
            <w:pPr>
              <w:pStyle w:val="ListParagraph"/>
              <w:numPr>
                <w:ilvl w:val="0"/>
                <w:numId w:val="27"/>
              </w:numPr>
            </w:pPr>
          </w:p>
        </w:tc>
        <w:tc>
          <w:tcPr>
            <w:tcW w:w="3060" w:type="dxa"/>
            <w:vAlign w:val="center"/>
          </w:tcPr>
          <w:p w:rsidR="00284A0B" w:rsidRDefault="00284A0B" w:rsidP="00F10EA8">
            <w:r>
              <w:t xml:space="preserve">Change Annotation Feature Class Properties for </w:t>
            </w:r>
            <w:r w:rsidR="00E65C15">
              <w:t>SupportStructureAnno</w:t>
            </w:r>
          </w:p>
        </w:tc>
        <w:tc>
          <w:tcPr>
            <w:tcW w:w="4320" w:type="dxa"/>
            <w:vAlign w:val="center"/>
          </w:tcPr>
          <w:p w:rsidR="00284A0B" w:rsidRDefault="008721AC" w:rsidP="00B135B3">
            <w:r>
              <w:t>Make specified changes to each annotation class per the TFS ticket description.</w:t>
            </w:r>
          </w:p>
        </w:tc>
        <w:tc>
          <w:tcPr>
            <w:tcW w:w="2358" w:type="dxa"/>
            <w:vAlign w:val="center"/>
          </w:tcPr>
          <w:p w:rsidR="00284A0B" w:rsidRPr="00C230DC" w:rsidRDefault="00CB3739" w:rsidP="00F10EA8">
            <w:pPr>
              <w:rPr>
                <w:color w:val="17365D" w:themeColor="text2" w:themeShade="BF"/>
                <w:u w:val="single"/>
              </w:rPr>
            </w:pPr>
            <w:r w:rsidRPr="00C230DC">
              <w:rPr>
                <w:color w:val="17365D" w:themeColor="text2" w:themeShade="BF"/>
                <w:u w:val="single"/>
              </w:rPr>
              <w:fldChar w:fldCharType="begin"/>
            </w:r>
            <w:r w:rsidRPr="00C230DC">
              <w:rPr>
                <w:color w:val="17365D" w:themeColor="text2" w:themeShade="BF"/>
                <w:u w:val="single"/>
              </w:rPr>
              <w:instrText xml:space="preserve"> REF _Ref361776627 \h </w:instrText>
            </w:r>
            <w:r w:rsidRPr="00C230DC">
              <w:rPr>
                <w:color w:val="17365D" w:themeColor="text2" w:themeShade="BF"/>
                <w:u w:val="single"/>
              </w:rPr>
            </w:r>
            <w:r w:rsidRPr="00C230DC">
              <w:rPr>
                <w:color w:val="17365D" w:themeColor="text2" w:themeShade="BF"/>
                <w:u w:val="single"/>
              </w:rPr>
              <w:fldChar w:fldCharType="separate"/>
            </w:r>
            <w:r w:rsidR="00B65657">
              <w:t>Modify SupportStructureAnno</w:t>
            </w:r>
            <w:r w:rsidRPr="00C230DC">
              <w:rPr>
                <w:color w:val="17365D" w:themeColor="text2" w:themeShade="BF"/>
                <w:u w:val="single"/>
              </w:rPr>
              <w:fldChar w:fldCharType="end"/>
            </w:r>
          </w:p>
        </w:tc>
      </w:tr>
      <w:tr w:rsidR="00E65C15" w:rsidTr="0021588B">
        <w:tc>
          <w:tcPr>
            <w:tcW w:w="558" w:type="dxa"/>
            <w:vAlign w:val="center"/>
          </w:tcPr>
          <w:p w:rsidR="00E65C15" w:rsidRDefault="00E65C15" w:rsidP="008F3831">
            <w:pPr>
              <w:pStyle w:val="ListParagraph"/>
              <w:numPr>
                <w:ilvl w:val="0"/>
                <w:numId w:val="27"/>
              </w:numPr>
            </w:pPr>
          </w:p>
        </w:tc>
        <w:tc>
          <w:tcPr>
            <w:tcW w:w="3060" w:type="dxa"/>
            <w:vAlign w:val="center"/>
          </w:tcPr>
          <w:p w:rsidR="00E65C15" w:rsidRDefault="00E65C15" w:rsidP="00F10EA8">
            <w:r>
              <w:t xml:space="preserve">Change Annotation Feature Class Properties </w:t>
            </w:r>
            <w:r>
              <w:lastRenderedPageBreak/>
              <w:t>for TransformerAnno</w:t>
            </w:r>
          </w:p>
        </w:tc>
        <w:tc>
          <w:tcPr>
            <w:tcW w:w="4320" w:type="dxa"/>
            <w:vAlign w:val="center"/>
          </w:tcPr>
          <w:p w:rsidR="00E65C15" w:rsidRDefault="008721AC" w:rsidP="00B135B3">
            <w:r>
              <w:lastRenderedPageBreak/>
              <w:t xml:space="preserve">Make specified changes to each annotation class per the TFS ticket </w:t>
            </w:r>
            <w:r>
              <w:lastRenderedPageBreak/>
              <w:t>description.</w:t>
            </w:r>
          </w:p>
        </w:tc>
        <w:tc>
          <w:tcPr>
            <w:tcW w:w="2358" w:type="dxa"/>
            <w:vAlign w:val="center"/>
          </w:tcPr>
          <w:p w:rsidR="00E65C15" w:rsidRPr="00C230DC" w:rsidRDefault="00CB3739" w:rsidP="00F10EA8">
            <w:pPr>
              <w:rPr>
                <w:color w:val="17365D" w:themeColor="text2" w:themeShade="BF"/>
                <w:u w:val="single"/>
              </w:rPr>
            </w:pPr>
            <w:r w:rsidRPr="00C230DC">
              <w:rPr>
                <w:color w:val="17365D" w:themeColor="text2" w:themeShade="BF"/>
                <w:u w:val="single"/>
              </w:rPr>
              <w:lastRenderedPageBreak/>
              <w:fldChar w:fldCharType="begin"/>
            </w:r>
            <w:r w:rsidRPr="00C230DC">
              <w:rPr>
                <w:color w:val="17365D" w:themeColor="text2" w:themeShade="BF"/>
                <w:u w:val="single"/>
              </w:rPr>
              <w:instrText xml:space="preserve"> REF _Ref361776641 \h </w:instrText>
            </w:r>
            <w:r w:rsidRPr="00C230DC">
              <w:rPr>
                <w:color w:val="17365D" w:themeColor="text2" w:themeShade="BF"/>
                <w:u w:val="single"/>
              </w:rPr>
            </w:r>
            <w:r w:rsidRPr="00C230DC">
              <w:rPr>
                <w:color w:val="17365D" w:themeColor="text2" w:themeShade="BF"/>
                <w:u w:val="single"/>
              </w:rPr>
              <w:fldChar w:fldCharType="separate"/>
            </w:r>
            <w:r w:rsidR="00B65657">
              <w:t>Modify TransformerAnno</w:t>
            </w:r>
            <w:r w:rsidRPr="00C230DC">
              <w:rPr>
                <w:color w:val="17365D" w:themeColor="text2" w:themeShade="BF"/>
                <w:u w:val="single"/>
              </w:rPr>
              <w:fldChar w:fldCharType="end"/>
            </w:r>
          </w:p>
        </w:tc>
      </w:tr>
      <w:tr w:rsidR="00466AC5" w:rsidTr="0021588B">
        <w:tc>
          <w:tcPr>
            <w:tcW w:w="558" w:type="dxa"/>
            <w:vAlign w:val="center"/>
          </w:tcPr>
          <w:p w:rsidR="00466AC5" w:rsidRDefault="00466AC5" w:rsidP="008F3831">
            <w:pPr>
              <w:pStyle w:val="ListParagraph"/>
              <w:numPr>
                <w:ilvl w:val="0"/>
                <w:numId w:val="27"/>
              </w:numPr>
            </w:pPr>
          </w:p>
        </w:tc>
        <w:tc>
          <w:tcPr>
            <w:tcW w:w="3060" w:type="dxa"/>
            <w:vAlign w:val="center"/>
          </w:tcPr>
          <w:p w:rsidR="00466AC5" w:rsidRDefault="00466AC5" w:rsidP="00F10EA8">
            <w:r>
              <w:t>Change Annotation Feature Class Properties for DynamicProtectiveDeviceAnno</w:t>
            </w:r>
          </w:p>
        </w:tc>
        <w:tc>
          <w:tcPr>
            <w:tcW w:w="4320" w:type="dxa"/>
            <w:vAlign w:val="center"/>
          </w:tcPr>
          <w:p w:rsidR="00466AC5" w:rsidRDefault="008721AC" w:rsidP="00B135B3">
            <w:r>
              <w:t>Make specified changes to each annotation class per the TFS ticket description.</w:t>
            </w:r>
          </w:p>
        </w:tc>
        <w:tc>
          <w:tcPr>
            <w:tcW w:w="2358" w:type="dxa"/>
            <w:vAlign w:val="center"/>
          </w:tcPr>
          <w:p w:rsidR="00466AC5" w:rsidRPr="00C230DC" w:rsidRDefault="00CB3739" w:rsidP="00F10EA8">
            <w:pPr>
              <w:rPr>
                <w:color w:val="17365D" w:themeColor="text2" w:themeShade="BF"/>
                <w:u w:val="single"/>
              </w:rPr>
            </w:pPr>
            <w:r w:rsidRPr="00C230DC">
              <w:rPr>
                <w:color w:val="17365D" w:themeColor="text2" w:themeShade="BF"/>
                <w:u w:val="single"/>
              </w:rPr>
              <w:fldChar w:fldCharType="begin"/>
            </w:r>
            <w:r w:rsidRPr="00C230DC">
              <w:rPr>
                <w:color w:val="17365D" w:themeColor="text2" w:themeShade="BF"/>
                <w:u w:val="single"/>
              </w:rPr>
              <w:instrText xml:space="preserve"> REF _Ref361776662 \h </w:instrText>
            </w:r>
            <w:r w:rsidRPr="00C230DC">
              <w:rPr>
                <w:color w:val="17365D" w:themeColor="text2" w:themeShade="BF"/>
                <w:u w:val="single"/>
              </w:rPr>
            </w:r>
            <w:r w:rsidRPr="00C230DC">
              <w:rPr>
                <w:color w:val="17365D" w:themeColor="text2" w:themeShade="BF"/>
                <w:u w:val="single"/>
              </w:rPr>
              <w:fldChar w:fldCharType="separate"/>
            </w:r>
            <w:r w:rsidR="00B65657">
              <w:t>Modify DynamicProtectiveDeviceAnno</w:t>
            </w:r>
            <w:r w:rsidRPr="00C230DC">
              <w:rPr>
                <w:color w:val="17365D" w:themeColor="text2" w:themeShade="BF"/>
                <w:u w:val="single"/>
              </w:rPr>
              <w:fldChar w:fldCharType="end"/>
            </w:r>
          </w:p>
        </w:tc>
      </w:tr>
      <w:tr w:rsidR="001E70B6" w:rsidTr="0071252F">
        <w:trPr>
          <w:trHeight w:val="3887"/>
        </w:trPr>
        <w:tc>
          <w:tcPr>
            <w:tcW w:w="558" w:type="dxa"/>
            <w:vAlign w:val="center"/>
          </w:tcPr>
          <w:p w:rsidR="001E70B6" w:rsidRDefault="001E70B6" w:rsidP="008F3831">
            <w:pPr>
              <w:pStyle w:val="ListParagraph"/>
              <w:numPr>
                <w:ilvl w:val="0"/>
                <w:numId w:val="27"/>
              </w:numPr>
            </w:pPr>
          </w:p>
        </w:tc>
        <w:tc>
          <w:tcPr>
            <w:tcW w:w="3060" w:type="dxa"/>
            <w:vAlign w:val="center"/>
          </w:tcPr>
          <w:p w:rsidR="001E70B6" w:rsidRPr="000C78D8" w:rsidRDefault="00381FDA" w:rsidP="00F10EA8">
            <w:r>
              <w:t>Update Data Model Version Table</w:t>
            </w:r>
          </w:p>
        </w:tc>
        <w:tc>
          <w:tcPr>
            <w:tcW w:w="4320" w:type="dxa"/>
            <w:vAlign w:val="center"/>
          </w:tcPr>
          <w:p w:rsidR="008721AC" w:rsidRDefault="008721AC" w:rsidP="008721AC">
            <w:r>
              <w:t xml:space="preserve">Connect to the same server used in step 1 using </w:t>
            </w:r>
            <w:r w:rsidRPr="008721AC">
              <w:rPr>
                <w:i/>
              </w:rPr>
              <w:t>SQL Plus</w:t>
            </w:r>
            <w:r>
              <w:t xml:space="preserve"> as the edgis user, and run the following SQL:</w:t>
            </w:r>
            <w:r>
              <w:br/>
            </w:r>
          </w:p>
          <w:p w:rsidR="008721AC" w:rsidRPr="008721AC" w:rsidRDefault="008721AC" w:rsidP="008721AC">
            <w:pPr>
              <w:rPr>
                <w:rFonts w:ascii="Courier New" w:hAnsi="Courier New" w:cs="Courier New"/>
                <w:sz w:val="22"/>
              </w:rPr>
            </w:pPr>
            <w:r w:rsidRPr="008721AC">
              <w:rPr>
                <w:rFonts w:ascii="Courier New" w:hAnsi="Courier New" w:cs="Courier New"/>
                <w:sz w:val="22"/>
              </w:rPr>
              <w:t>update pgedatamodelversion set currentidc='N' where currentidc='Y';</w:t>
            </w:r>
          </w:p>
          <w:p w:rsidR="008721AC" w:rsidRPr="008721AC" w:rsidRDefault="008721AC" w:rsidP="008721AC">
            <w:pPr>
              <w:rPr>
                <w:rFonts w:ascii="Courier New" w:hAnsi="Courier New" w:cs="Courier New"/>
                <w:sz w:val="22"/>
              </w:rPr>
            </w:pPr>
            <w:r w:rsidRPr="008721AC">
              <w:rPr>
                <w:rFonts w:ascii="Courier New" w:hAnsi="Courier New" w:cs="Courier New"/>
                <w:sz w:val="22"/>
              </w:rPr>
              <w:t xml:space="preserve"> </w:t>
            </w:r>
          </w:p>
          <w:p w:rsidR="001E70B6" w:rsidRDefault="008721AC" w:rsidP="008721AC">
            <w:r w:rsidRPr="008721AC">
              <w:rPr>
                <w:rFonts w:ascii="Courier New" w:hAnsi="Courier New" w:cs="Courier New"/>
                <w:sz w:val="22"/>
              </w:rPr>
              <w:t>insert into pgedatamodelversion (OBJECTID, CURRENTIDC, DATEAPPLIED, APPLIEDBYPERSONNAME, MODELVERSION) values (25,'Y',sysdate,'Rob Rader','7.5.4 CR8843');</w:t>
            </w:r>
          </w:p>
        </w:tc>
        <w:tc>
          <w:tcPr>
            <w:tcW w:w="2358" w:type="dxa"/>
            <w:vAlign w:val="center"/>
          </w:tcPr>
          <w:p w:rsidR="001E70B6" w:rsidRPr="00B850C5" w:rsidRDefault="00B850C5" w:rsidP="00F10EA8">
            <w:pPr>
              <w:rPr>
                <w:u w:val="single"/>
              </w:rPr>
            </w:pPr>
            <w:r w:rsidRPr="00B850C5">
              <w:rPr>
                <w:color w:val="17365D" w:themeColor="text2" w:themeShade="BF"/>
                <w:u w:val="single"/>
              </w:rPr>
              <w:fldChar w:fldCharType="begin"/>
            </w:r>
            <w:r w:rsidRPr="00B850C5">
              <w:rPr>
                <w:color w:val="17365D" w:themeColor="text2" w:themeShade="BF"/>
                <w:u w:val="single"/>
              </w:rPr>
              <w:instrText xml:space="preserve"> REF _Ref361774832 \h </w:instrText>
            </w:r>
            <w:r w:rsidRPr="00B850C5">
              <w:rPr>
                <w:color w:val="17365D" w:themeColor="text2" w:themeShade="BF"/>
                <w:u w:val="single"/>
              </w:rPr>
            </w:r>
            <w:r w:rsidRPr="00B850C5">
              <w:rPr>
                <w:color w:val="17365D" w:themeColor="text2" w:themeShade="BF"/>
                <w:u w:val="single"/>
              </w:rPr>
              <w:fldChar w:fldCharType="separate"/>
            </w:r>
            <w:r w:rsidR="00B65657">
              <w:t>Update Data Model Version Table</w:t>
            </w:r>
            <w:r w:rsidRPr="00B850C5">
              <w:rPr>
                <w:color w:val="17365D" w:themeColor="text2" w:themeShade="BF"/>
                <w:u w:val="single"/>
              </w:rPr>
              <w:fldChar w:fldCharType="end"/>
            </w:r>
          </w:p>
        </w:tc>
      </w:tr>
    </w:tbl>
    <w:p w:rsidR="00B04E60" w:rsidRDefault="00B04E60" w:rsidP="00B04E60"/>
    <w:p w:rsidR="00F8748B" w:rsidRDefault="00A829D3" w:rsidP="00F8748B">
      <w:pPr>
        <w:pStyle w:val="Heading1"/>
        <w:numPr>
          <w:ilvl w:val="0"/>
          <w:numId w:val="1"/>
        </w:numPr>
      </w:pPr>
      <w:bookmarkStart w:id="6" w:name="_Toc334433090"/>
      <w:bookmarkStart w:id="7" w:name="_Toc334628064"/>
      <w:bookmarkStart w:id="8" w:name="_Toc335724840"/>
      <w:bookmarkStart w:id="9" w:name="_Toc335725043"/>
      <w:bookmarkStart w:id="10" w:name="_Custom_Geodatabase_Configuration"/>
      <w:bookmarkStart w:id="11" w:name="_Import_ArcFM_XMLS"/>
      <w:bookmarkStart w:id="12" w:name="_Ref361774695"/>
      <w:bookmarkStart w:id="13" w:name="_Toc361823735"/>
      <w:bookmarkEnd w:id="6"/>
      <w:bookmarkEnd w:id="7"/>
      <w:bookmarkEnd w:id="8"/>
      <w:bookmarkEnd w:id="9"/>
      <w:bookmarkEnd w:id="10"/>
      <w:bookmarkEnd w:id="11"/>
      <w:r>
        <w:lastRenderedPageBreak/>
        <w:t>Set Up ArcCatalog Connection</w:t>
      </w:r>
      <w:bookmarkEnd w:id="12"/>
      <w:bookmarkEnd w:id="13"/>
    </w:p>
    <w:p w:rsidR="00F76163" w:rsidRDefault="00BC67AB" w:rsidP="00F76163">
      <w:r>
        <w:t>Set up a connection in ArcCatalog to use for both automatic and manual patching.</w:t>
      </w:r>
    </w:p>
    <w:p w:rsidR="00BC67AB" w:rsidRDefault="00BC67AB" w:rsidP="00F76163"/>
    <w:p w:rsidR="001B215E" w:rsidRDefault="00BC67AB" w:rsidP="00BC67AB">
      <w:pPr>
        <w:pStyle w:val="ListParagraph"/>
        <w:numPr>
          <w:ilvl w:val="0"/>
          <w:numId w:val="13"/>
        </w:numPr>
      </w:pPr>
      <w:r>
        <w:t xml:space="preserve">Open </w:t>
      </w:r>
      <w:r w:rsidR="001B215E">
        <w:t>ArcCatalog</w:t>
      </w:r>
      <w:r>
        <w:t>.</w:t>
      </w:r>
      <w:r w:rsidR="00DF0593">
        <w:br/>
      </w:r>
    </w:p>
    <w:p w:rsidR="001B215E" w:rsidRDefault="00BC67AB" w:rsidP="001B215E">
      <w:pPr>
        <w:pStyle w:val="ListParagraph"/>
        <w:numPr>
          <w:ilvl w:val="0"/>
          <w:numId w:val="13"/>
        </w:numPr>
      </w:pPr>
      <w:r>
        <w:t>Within the Catalog Tree, expand “Database Connections” and click “Add Spatial Database Connection”.</w:t>
      </w:r>
      <w:r>
        <w:br/>
      </w:r>
      <w:r>
        <w:br/>
      </w:r>
      <w:r w:rsidR="001B215E" w:rsidRPr="009F557E">
        <w:rPr>
          <w:noProof/>
        </w:rPr>
        <w:drawing>
          <wp:inline distT="0" distB="0" distL="0" distR="0" wp14:anchorId="47613283" wp14:editId="76DB96F7">
            <wp:extent cx="2400300" cy="5334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400300" cy="533400"/>
                    </a:xfrm>
                    <a:prstGeom prst="rect">
                      <a:avLst/>
                    </a:prstGeom>
                  </pic:spPr>
                </pic:pic>
              </a:graphicData>
            </a:graphic>
          </wp:inline>
        </w:drawing>
      </w:r>
      <w:r>
        <w:br/>
      </w:r>
    </w:p>
    <w:p w:rsidR="001B215E" w:rsidRDefault="00BC67AB" w:rsidP="001B215E">
      <w:pPr>
        <w:pStyle w:val="ListParagraph"/>
        <w:numPr>
          <w:ilvl w:val="0"/>
          <w:numId w:val="13"/>
        </w:numPr>
      </w:pPr>
      <w:r>
        <w:rPr>
          <w:noProof/>
        </w:rPr>
        <mc:AlternateContent>
          <mc:Choice Requires="wps">
            <w:drawing>
              <wp:anchor distT="0" distB="0" distL="114300" distR="114300" simplePos="0" relativeHeight="251681792" behindDoc="0" locked="0" layoutInCell="1" allowOverlap="1" wp14:anchorId="24757B83" wp14:editId="4A102928">
                <wp:simplePos x="0" y="0"/>
                <wp:positionH relativeFrom="column">
                  <wp:posOffset>1847850</wp:posOffset>
                </wp:positionH>
                <wp:positionV relativeFrom="paragraph">
                  <wp:posOffset>968375</wp:posOffset>
                </wp:positionV>
                <wp:extent cx="2409825" cy="152400"/>
                <wp:effectExtent l="0" t="0" r="9525" b="0"/>
                <wp:wrapNone/>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9825" cy="152400"/>
                        </a:xfrm>
                        <a:prstGeom prst="rect">
                          <a:avLst/>
                        </a:prstGeom>
                        <a:solidFill>
                          <a:srgbClr val="FFFFFF"/>
                        </a:solidFill>
                        <a:ln w="9525">
                          <a:noFill/>
                          <a:miter lim="800000"/>
                          <a:headEnd/>
                          <a:tailEnd/>
                        </a:ln>
                      </wps:spPr>
                      <wps:txbx>
                        <w:txbxContent>
                          <w:p w:rsidR="002844FC" w:rsidRPr="00BC67AB" w:rsidRDefault="002844FC">
                            <w:pPr>
                              <w:rPr>
                                <w:sz w:val="16"/>
                              </w:rPr>
                            </w:pPr>
                            <w:r w:rsidRPr="00BC67AB">
                              <w:rPr>
                                <w:sz w:val="16"/>
                              </w:rPr>
                              <w:t>sde:oracle11g:/;local=edgisg1d</w:t>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145.5pt;margin-top:76.25pt;width:189.75pt;height:12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" stroked="f">
                <v:textbox inset="0,0,0,0">
                  <w:txbxContent>
                    <w:p w:rsidR="002844FC" w:rsidRPr="00BC67AB" w:rsidRDefault="002844FC">
                      <w:pPr>
                        <w:rPr>
                          <w:sz w:val="16"/>
                        </w:rPr>
                      </w:pPr>
                      <w:r w:rsidRPr="00BC67AB">
                        <w:rPr>
                          <w:sz w:val="16"/>
                        </w:rPr>
                        <w:t>sde:oracle11g:/;local=edgisg1d</w:t>
                      </w:r>
                    </w:p>
                  </w:txbxContent>
                </v:textbox>
              </v:shape>
            </w:pict>
          </mc:Fallback>
        </mc:AlternateContent>
      </w:r>
      <w:r>
        <w:rPr>
          <w:noProof/>
        </w:rPr>
        <mc:AlternateContent>
          <mc:Choice Requires="wps">
            <w:drawing>
              <wp:anchor distT="0" distB="0" distL="114300" distR="114300" simplePos="0" relativeHeight="251679744" behindDoc="0" locked="0" layoutInCell="1" allowOverlap="1" wp14:anchorId="13048C1C" wp14:editId="307FCEE9">
                <wp:simplePos x="0" y="0"/>
                <wp:positionH relativeFrom="column">
                  <wp:posOffset>4261485</wp:posOffset>
                </wp:positionH>
                <wp:positionV relativeFrom="paragraph">
                  <wp:posOffset>2167255</wp:posOffset>
                </wp:positionV>
                <wp:extent cx="887095" cy="0"/>
                <wp:effectExtent l="0" t="133350" r="0" b="171450"/>
                <wp:wrapNone/>
                <wp:docPr id="61" name="Straight Arrow Connector 61"/>
                <wp:cNvGraphicFramePr/>
                <a:graphic xmlns:a="http://schemas.openxmlformats.org/drawingml/2006/main">
                  <a:graphicData uri="http://schemas.microsoft.com/office/word/2010/wordprocessingShape">
                    <wps:wsp>
                      <wps:cNvCnPr/>
                      <wps:spPr>
                        <a:xfrm flipH="1" flipV="1">
                          <a:off x="0" y="0"/>
                          <a:ext cx="887095" cy="0"/>
                        </a:xfrm>
                        <a:prstGeom prst="straightConnector1">
                          <a:avLst/>
                        </a:prstGeom>
                        <a:ln>
                          <a:solidFill>
                            <a:srgbClr val="FF0000"/>
                          </a:solidFill>
                          <a:tailEnd type="arrow"/>
                        </a:ln>
                      </wps:spPr>
                      <wps:style>
                        <a:lnRef idx="3">
                          <a:schemeClr val="accent2"/>
                        </a:lnRef>
                        <a:fillRef idx="0">
                          <a:schemeClr val="accent2"/>
                        </a:fillRef>
                        <a:effectRef idx="2">
                          <a:schemeClr val="accent2"/>
                        </a:effectRef>
                        <a:fontRef idx="minor">
                          <a:schemeClr val="tx1"/>
                        </a:fontRef>
                      </wps:style>
                      <wps:bodyPr/>
                    </wps:wsp>
                  </a:graphicData>
                </a:graphic>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61" o:spid="_x0000_s1026" type="#_x0000_t32" style="position:absolute;margin-left:335.55pt;margin-top:170.65pt;width:69.85pt;height:0;flip:x y;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" strokecolor="red" strokeweight="3pt">
                <v:stroke endarrow="open"/>
                <v:shadow on="t" color="black" opacity="22937f" origin=",.5" offset="0,.63889mm"/>
              </v:shape>
            </w:pict>
          </mc:Fallback>
        </mc:AlternateContent>
      </w:r>
      <w:r>
        <w:rPr>
          <w:noProof/>
        </w:rPr>
        <mc:AlternateContent>
          <mc:Choice Requires="wps">
            <w:drawing>
              <wp:anchor distT="0" distB="0" distL="114300" distR="114300" simplePos="0" relativeHeight="251678720" behindDoc="0" locked="0" layoutInCell="1" allowOverlap="1" wp14:anchorId="71E98B4A" wp14:editId="27917A10">
                <wp:simplePos x="0" y="0"/>
                <wp:positionH relativeFrom="column">
                  <wp:posOffset>4269105</wp:posOffset>
                </wp:positionH>
                <wp:positionV relativeFrom="paragraph">
                  <wp:posOffset>1090930</wp:posOffset>
                </wp:positionV>
                <wp:extent cx="887095" cy="0"/>
                <wp:effectExtent l="0" t="133350" r="0" b="171450"/>
                <wp:wrapNone/>
                <wp:docPr id="60" name="Straight Arrow Connector 60"/>
                <wp:cNvGraphicFramePr/>
                <a:graphic xmlns:a="http://schemas.openxmlformats.org/drawingml/2006/main">
                  <a:graphicData uri="http://schemas.microsoft.com/office/word/2010/wordprocessingShape">
                    <wps:wsp>
                      <wps:cNvCnPr/>
                      <wps:spPr>
                        <a:xfrm flipH="1" flipV="1">
                          <a:off x="0" y="0"/>
                          <a:ext cx="887095" cy="0"/>
                        </a:xfrm>
                        <a:prstGeom prst="straightConnector1">
                          <a:avLst/>
                        </a:prstGeom>
                        <a:ln>
                          <a:solidFill>
                            <a:srgbClr val="FF0000"/>
                          </a:solidFill>
                          <a:tailEnd type="arrow"/>
                        </a:ln>
                      </wps:spPr>
                      <wps:style>
                        <a:lnRef idx="3">
                          <a:schemeClr val="accent2"/>
                        </a:lnRef>
                        <a:fillRef idx="0">
                          <a:schemeClr val="accent2"/>
                        </a:fillRef>
                        <a:effectRef idx="2">
                          <a:schemeClr val="accent2"/>
                        </a:effectRef>
                        <a:fontRef idx="minor">
                          <a:schemeClr val="tx1"/>
                        </a:fontRef>
                      </wps:style>
                      <wps:bodyPr/>
                    </wps:wsp>
                  </a:graphicData>
                </a:graphic>
                <wp14:sizeRelV relativeFrom="margin">
                  <wp14:pctHeight>0</wp14:pctHeight>
                </wp14:sizeRelV>
              </wp:anchor>
            </w:drawing>
          </mc:Choice>
          <mc:Fallback>
            <w:pict>
              <v:shape id="Straight Arrow Connector 60" o:spid="_x0000_s1026" type="#_x0000_t32" style="position:absolute;margin-left:336.15pt;margin-top:85.9pt;width:69.85pt;height:0;flip:x y;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" strokecolor="red" strokeweight="3pt">
                <v:stroke endarrow="open"/>
                <v:shadow on="t" color="black" opacity="22937f" origin=",.5" offset="0,.63889mm"/>
              </v:shape>
            </w:pict>
          </mc:Fallback>
        </mc:AlternateContent>
      </w:r>
      <w:r>
        <w:t>Fill in the attributes as shown below.</w:t>
      </w:r>
      <w:r w:rsidR="00B1262B">
        <w:t xml:space="preserve"> Modify as necessary to reach the correct database.</w:t>
      </w:r>
      <w:r w:rsidR="004F36A3">
        <w:br/>
      </w:r>
      <w:r>
        <w:br/>
      </w:r>
      <w:r w:rsidR="001B215E">
        <w:rPr>
          <w:noProof/>
        </w:rPr>
        <w:drawing>
          <wp:inline distT="0" distB="0" distL="0" distR="0" wp14:anchorId="3EE71021" wp14:editId="4162A1F9">
            <wp:extent cx="4467225" cy="4019550"/>
            <wp:effectExtent l="0" t="0" r="952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b="2088"/>
                    <a:stretch/>
                  </pic:blipFill>
                  <pic:spPr bwMode="auto">
                    <a:xfrm>
                      <a:off x="0" y="0"/>
                      <a:ext cx="4467225" cy="4019550"/>
                    </a:xfrm>
                    <a:prstGeom prst="rect">
                      <a:avLst/>
                    </a:prstGeom>
                    <a:ln>
                      <a:noFill/>
                    </a:ln>
                    <a:extLst>
                      <a:ext uri="{53640926-AAD7-44D8-BBD7-CCE9431645EC}">
                        <a14:shadowObscured xmlns:a14="http://schemas.microsoft.com/office/drawing/2010/main"/>
                      </a:ext>
                    </a:extLst>
                  </pic:spPr>
                </pic:pic>
              </a:graphicData>
            </a:graphic>
          </wp:inline>
        </w:drawing>
      </w:r>
      <w:r w:rsidR="001B215E" w:rsidRPr="009F557E">
        <w:rPr>
          <w:noProof/>
        </w:rPr>
        <w:t xml:space="preserve"> </w:t>
      </w:r>
      <w:r w:rsidR="001B215E">
        <w:t xml:space="preserve"> </w:t>
      </w:r>
      <w:r w:rsidR="004F36A3">
        <w:br/>
      </w:r>
      <w:r w:rsidR="00DF0593">
        <w:br/>
      </w:r>
    </w:p>
    <w:p w:rsidR="004F36A3" w:rsidRDefault="004F36A3" w:rsidP="001B215E">
      <w:pPr>
        <w:pStyle w:val="ListParagraph"/>
        <w:numPr>
          <w:ilvl w:val="0"/>
          <w:numId w:val="13"/>
        </w:numPr>
      </w:pPr>
      <w:r>
        <w:t>Click “OK”.</w:t>
      </w:r>
    </w:p>
    <w:p w:rsidR="00DF0593" w:rsidRDefault="00DF0593" w:rsidP="00DF0593"/>
    <w:p w:rsidR="00DF0593" w:rsidRDefault="00DF0593" w:rsidP="00DF0593"/>
    <w:p w:rsidR="00DF0593" w:rsidRDefault="00DF0593" w:rsidP="00DF0593"/>
    <w:p w:rsidR="004F36A3" w:rsidRDefault="004F36A3" w:rsidP="004F36A3">
      <w:pPr>
        <w:pStyle w:val="ListParagraph"/>
        <w:numPr>
          <w:ilvl w:val="0"/>
          <w:numId w:val="13"/>
        </w:numPr>
      </w:pPr>
      <w:r>
        <w:lastRenderedPageBreak/>
        <w:t>The connection will appear on the right side of the window in the Contents tab. Rename the connection appropriately.</w:t>
      </w:r>
      <w:r>
        <w:br/>
      </w:r>
      <w:r>
        <w:br/>
      </w:r>
      <w:r>
        <w:rPr>
          <w:noProof/>
        </w:rPr>
        <w:drawing>
          <wp:inline distT="0" distB="0" distL="0" distR="0">
            <wp:extent cx="2019300" cy="5810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19300" cy="581025"/>
                    </a:xfrm>
                    <a:prstGeom prst="rect">
                      <a:avLst/>
                    </a:prstGeom>
                    <a:noFill/>
                    <a:ln>
                      <a:noFill/>
                    </a:ln>
                  </pic:spPr>
                </pic:pic>
              </a:graphicData>
            </a:graphic>
          </wp:inline>
        </w:drawing>
      </w:r>
      <w:r>
        <w:br/>
      </w:r>
    </w:p>
    <w:p w:rsidR="006B68DE" w:rsidRDefault="004F36A3" w:rsidP="006B68DE">
      <w:pPr>
        <w:pStyle w:val="ListParagraph"/>
        <w:numPr>
          <w:ilvl w:val="0"/>
          <w:numId w:val="13"/>
        </w:numPr>
      </w:pPr>
      <w:r>
        <w:t>If the full path of this connection is needed, retrieve from in the</w:t>
      </w:r>
      <w:r w:rsidR="00E711A2">
        <w:t xml:space="preserve"> following default location (path may vary based on installation and operating system):</w:t>
      </w:r>
      <w:r>
        <w:br/>
        <w:t>C:\Users\</w:t>
      </w:r>
      <w:r w:rsidRPr="00E711A2">
        <w:rPr>
          <w:sz w:val="22"/>
          <w:highlight w:val="yellow"/>
        </w:rPr>
        <w:t>[LAN ID]</w:t>
      </w:r>
      <w:r>
        <w:t>\</w:t>
      </w:r>
      <w:r w:rsidR="00E711A2">
        <w:t>AppData\Roaming\ESRI\Desktop10.0\ArcCatalog\</w:t>
      </w:r>
      <w:r w:rsidR="00E711A2" w:rsidRPr="00E711A2">
        <w:rPr>
          <w:sz w:val="22"/>
          <w:highlight w:val="yellow"/>
        </w:rPr>
        <w:t>[FILENAME]</w:t>
      </w:r>
      <w:r w:rsidR="00E711A2">
        <w:t>.sde</w:t>
      </w:r>
      <w:r w:rsidR="006B68DE">
        <w:br/>
      </w:r>
    </w:p>
    <w:p w:rsidR="006B68DE" w:rsidRDefault="006B68DE" w:rsidP="004F36A3">
      <w:pPr>
        <w:pStyle w:val="ListParagraph"/>
        <w:numPr>
          <w:ilvl w:val="0"/>
          <w:numId w:val="13"/>
        </w:numPr>
      </w:pPr>
      <w:r>
        <w:t xml:space="preserve">Double-click on the connection within ArcCatalog to open it. </w:t>
      </w:r>
    </w:p>
    <w:p w:rsidR="002158D0" w:rsidRDefault="002158D0" w:rsidP="00F76163">
      <w:bookmarkStart w:id="14" w:name="_Toc344393391"/>
      <w:bookmarkStart w:id="15" w:name="_Toc344394453"/>
      <w:bookmarkStart w:id="16" w:name="_Toc344436711"/>
      <w:bookmarkStart w:id="17" w:name="_Toc344444466"/>
      <w:bookmarkStart w:id="18" w:name="_Toc344445863"/>
      <w:bookmarkStart w:id="19" w:name="_Toc344448150"/>
      <w:bookmarkStart w:id="20" w:name="_Toc344476320"/>
      <w:bookmarkStart w:id="21" w:name="_Toc344477465"/>
      <w:bookmarkStart w:id="22" w:name="_Toc344478772"/>
      <w:bookmarkStart w:id="23" w:name="_Toc344821355"/>
      <w:bookmarkStart w:id="24" w:name="_Toc344822186"/>
      <w:bookmarkStart w:id="25" w:name="_Toc348438619"/>
      <w:bookmarkStart w:id="26" w:name="_Apply_Privileges"/>
      <w:bookmarkStart w:id="27" w:name="_Import_Favorites"/>
      <w:bookmarkEnd w:id="14"/>
      <w:bookmarkEnd w:id="15"/>
      <w:bookmarkEnd w:id="16"/>
      <w:bookmarkEnd w:id="17"/>
      <w:bookmarkEnd w:id="18"/>
      <w:bookmarkEnd w:id="19"/>
      <w:bookmarkEnd w:id="20"/>
      <w:bookmarkEnd w:id="21"/>
      <w:bookmarkEnd w:id="22"/>
      <w:bookmarkEnd w:id="23"/>
      <w:bookmarkEnd w:id="24"/>
      <w:bookmarkEnd w:id="25"/>
      <w:bookmarkEnd w:id="26"/>
      <w:bookmarkEnd w:id="27"/>
    </w:p>
    <w:p w:rsidR="00562316" w:rsidRDefault="00F61D14" w:rsidP="003860AE">
      <w:pPr>
        <w:pStyle w:val="Heading1"/>
      </w:pPr>
      <w:bookmarkStart w:id="28" w:name="_Apply_Privileges_1"/>
      <w:bookmarkStart w:id="29" w:name="_Ref361774806"/>
      <w:bookmarkStart w:id="30" w:name="_Toc361823736"/>
      <w:bookmarkEnd w:id="28"/>
      <w:r>
        <w:lastRenderedPageBreak/>
        <w:t xml:space="preserve">Change </w:t>
      </w:r>
      <w:r w:rsidR="00C43411">
        <w:t xml:space="preserve">Origin </w:t>
      </w:r>
      <w:r>
        <w:t>Relationship Cardinality</w:t>
      </w:r>
      <w:bookmarkEnd w:id="29"/>
      <w:bookmarkEnd w:id="30"/>
    </w:p>
    <w:p w:rsidR="006A5150" w:rsidRDefault="006A5150" w:rsidP="006A5150">
      <w:pPr>
        <w:pStyle w:val="ListParagraph"/>
        <w:numPr>
          <w:ilvl w:val="0"/>
          <w:numId w:val="39"/>
        </w:numPr>
      </w:pPr>
      <w:r>
        <w:t>Open ArcCatalog.</w:t>
      </w:r>
      <w:r>
        <w:br/>
      </w:r>
    </w:p>
    <w:p w:rsidR="006A5150" w:rsidRDefault="006A5150" w:rsidP="006A5150">
      <w:pPr>
        <w:pStyle w:val="ListParagraph"/>
        <w:numPr>
          <w:ilvl w:val="0"/>
          <w:numId w:val="39"/>
        </w:numPr>
      </w:pPr>
      <w:r>
        <w:t>Within the Catalog Tree, expand “Database Connections” and open the active connection for this process (as defined in section 2).</w:t>
      </w:r>
      <w:r>
        <w:br/>
      </w:r>
    </w:p>
    <w:p w:rsidR="002C3249" w:rsidRDefault="006A5150" w:rsidP="006A5150">
      <w:pPr>
        <w:pStyle w:val="ListParagraph"/>
        <w:numPr>
          <w:ilvl w:val="0"/>
          <w:numId w:val="39"/>
        </w:numPr>
      </w:pPr>
      <w:r>
        <w:t>Within the root of the connection, right-click on the “</w:t>
      </w:r>
      <w:r w:rsidRPr="006A5150">
        <w:t>ProtectiveDevice_Generator</w:t>
      </w:r>
      <w:r>
        <w:t>” relationship class and click “Properties”.</w:t>
      </w:r>
      <w:r>
        <w:br/>
      </w:r>
    </w:p>
    <w:p w:rsidR="006A5150" w:rsidRDefault="006A5150" w:rsidP="006A5150">
      <w:pPr>
        <w:pStyle w:val="ListParagraph"/>
        <w:numPr>
          <w:ilvl w:val="0"/>
          <w:numId w:val="39"/>
        </w:numPr>
      </w:pPr>
      <w:r>
        <w:rPr>
          <w:noProof/>
        </w:rPr>
        <mc:AlternateContent>
          <mc:Choice Requires="wps">
            <w:drawing>
              <wp:anchor distT="0" distB="0" distL="114300" distR="114300" simplePos="0" relativeHeight="251714560" behindDoc="0" locked="0" layoutInCell="1" allowOverlap="1" wp14:anchorId="762C2221" wp14:editId="16263D35">
                <wp:simplePos x="0" y="0"/>
                <wp:positionH relativeFrom="column">
                  <wp:posOffset>2821305</wp:posOffset>
                </wp:positionH>
                <wp:positionV relativeFrom="paragraph">
                  <wp:posOffset>1757680</wp:posOffset>
                </wp:positionV>
                <wp:extent cx="887095" cy="0"/>
                <wp:effectExtent l="0" t="133350" r="0" b="171450"/>
                <wp:wrapNone/>
                <wp:docPr id="74" name="Straight Arrow Connector 74"/>
                <wp:cNvGraphicFramePr/>
                <a:graphic xmlns:a="http://schemas.openxmlformats.org/drawingml/2006/main">
                  <a:graphicData uri="http://schemas.microsoft.com/office/word/2010/wordprocessingShape">
                    <wps:wsp>
                      <wps:cNvCnPr/>
                      <wps:spPr>
                        <a:xfrm flipH="1" flipV="1">
                          <a:off x="0" y="0"/>
                          <a:ext cx="887095" cy="0"/>
                        </a:xfrm>
                        <a:prstGeom prst="straightConnector1">
                          <a:avLst/>
                        </a:prstGeom>
                        <a:ln>
                          <a:solidFill>
                            <a:srgbClr val="FF0000"/>
                          </a:solidFill>
                          <a:tailEnd type="arrow"/>
                        </a:ln>
                      </wps:spPr>
                      <wps:style>
                        <a:lnRef idx="3">
                          <a:schemeClr val="accent2"/>
                        </a:lnRef>
                        <a:fillRef idx="0">
                          <a:schemeClr val="accent2"/>
                        </a:fillRef>
                        <a:effectRef idx="2">
                          <a:schemeClr val="accent2"/>
                        </a:effectRef>
                        <a:fontRef idx="minor">
                          <a:schemeClr val="tx1"/>
                        </a:fontRef>
                      </wps:style>
                      <wps:bodyPr/>
                    </wps:wsp>
                  </a:graphicData>
                </a:graphic>
                <wp14:sizeRelV relativeFrom="margin">
                  <wp14:pctHeight>0</wp14:pctHeight>
                </wp14:sizeRelV>
              </wp:anchor>
            </w:drawing>
          </mc:Choice>
          <mc:Fallback>
            <w:pict>
              <v:shape id="Straight Arrow Connector 74" o:spid="_x0000_s1026" type="#_x0000_t32" style="position:absolute;margin-left:222.15pt;margin-top:138.4pt;width:69.85pt;height:0;flip:x y;z-index:2517145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" strokecolor="red" strokeweight="3pt">
                <v:stroke endarrow="open"/>
                <v:shadow on="t" color="black" opacity="22937f" origin=",.5" offset="0,.63889mm"/>
              </v:shape>
            </w:pict>
          </mc:Fallback>
        </mc:AlternateContent>
      </w:r>
      <w:r>
        <w:t>In the top “Origin” list, select the “Protective Device” option. Subtypes in the below “Destination” list will activate.</w:t>
      </w:r>
      <w:r>
        <w:br/>
      </w:r>
      <w:r>
        <w:br/>
      </w:r>
      <w:r>
        <w:rPr>
          <w:noProof/>
        </w:rPr>
        <w:drawing>
          <wp:inline distT="0" distB="0" distL="0" distR="0" wp14:anchorId="5ACAE62D" wp14:editId="34ED2451">
            <wp:extent cx="4648200" cy="5295900"/>
            <wp:effectExtent l="0" t="0" r="0" b="0"/>
            <wp:docPr id="286"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648200" cy="5295900"/>
                    </a:xfrm>
                    <a:prstGeom prst="rect">
                      <a:avLst/>
                    </a:prstGeom>
                  </pic:spPr>
                </pic:pic>
              </a:graphicData>
            </a:graphic>
          </wp:inline>
        </w:drawing>
      </w:r>
      <w:r>
        <w:br/>
      </w:r>
      <w:r>
        <w:br/>
      </w:r>
    </w:p>
    <w:p w:rsidR="006A5150" w:rsidRDefault="006A5150" w:rsidP="006A5150">
      <w:pPr>
        <w:pStyle w:val="ListParagraph"/>
        <w:numPr>
          <w:ilvl w:val="0"/>
          <w:numId w:val="39"/>
        </w:numPr>
      </w:pPr>
      <w:r>
        <w:rPr>
          <w:noProof/>
        </w:rPr>
        <w:lastRenderedPageBreak/>
        <mc:AlternateContent>
          <mc:Choice Requires="wps">
            <w:drawing>
              <wp:anchor distT="0" distB="0" distL="114300" distR="114300" simplePos="0" relativeHeight="251712512" behindDoc="0" locked="0" layoutInCell="1" allowOverlap="1" wp14:anchorId="5B516565" wp14:editId="5CABB41F">
                <wp:simplePos x="0" y="0"/>
                <wp:positionH relativeFrom="column">
                  <wp:posOffset>3543935</wp:posOffset>
                </wp:positionH>
                <wp:positionV relativeFrom="paragraph">
                  <wp:posOffset>5641340</wp:posOffset>
                </wp:positionV>
                <wp:extent cx="887095" cy="0"/>
                <wp:effectExtent l="0" t="133350" r="0" b="171450"/>
                <wp:wrapNone/>
                <wp:docPr id="71" name="Straight Arrow Connector 71"/>
                <wp:cNvGraphicFramePr/>
                <a:graphic xmlns:a="http://schemas.openxmlformats.org/drawingml/2006/main">
                  <a:graphicData uri="http://schemas.microsoft.com/office/word/2010/wordprocessingShape">
                    <wps:wsp>
                      <wps:cNvCnPr/>
                      <wps:spPr>
                        <a:xfrm flipH="1" flipV="1">
                          <a:off x="0" y="0"/>
                          <a:ext cx="887095" cy="0"/>
                        </a:xfrm>
                        <a:prstGeom prst="straightConnector1">
                          <a:avLst/>
                        </a:prstGeom>
                        <a:ln>
                          <a:solidFill>
                            <a:srgbClr val="FF0000"/>
                          </a:solidFill>
                          <a:tailEnd type="arrow"/>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71" o:spid="_x0000_s1026" type="#_x0000_t32" style="position:absolute;margin-left:279.05pt;margin-top:444.2pt;width:69.85pt;height:0;flip:x y;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" strokecolor="red" strokeweight="3pt">
                <v:stroke endarrow="open"/>
                <v:shadow on="t" color="black" opacity="22937f" origin=",.5" offset="0,.63889mm"/>
              </v:shape>
            </w:pict>
          </mc:Fallback>
        </mc:AlternateContent>
      </w:r>
      <w:r>
        <w:rPr>
          <w:noProof/>
        </w:rPr>
        <mc:AlternateContent>
          <mc:Choice Requires="wps">
            <w:drawing>
              <wp:anchor distT="0" distB="0" distL="114300" distR="114300" simplePos="0" relativeHeight="251710464" behindDoc="0" locked="0" layoutInCell="1" allowOverlap="1" wp14:anchorId="685B0767" wp14:editId="0737F3BB">
                <wp:simplePos x="0" y="0"/>
                <wp:positionH relativeFrom="column">
                  <wp:posOffset>2791460</wp:posOffset>
                </wp:positionH>
                <wp:positionV relativeFrom="paragraph">
                  <wp:posOffset>3717290</wp:posOffset>
                </wp:positionV>
                <wp:extent cx="887095" cy="0"/>
                <wp:effectExtent l="0" t="133350" r="0" b="171450"/>
                <wp:wrapNone/>
                <wp:docPr id="68" name="Straight Arrow Connector 68"/>
                <wp:cNvGraphicFramePr/>
                <a:graphic xmlns:a="http://schemas.openxmlformats.org/drawingml/2006/main">
                  <a:graphicData uri="http://schemas.microsoft.com/office/word/2010/wordprocessingShape">
                    <wps:wsp>
                      <wps:cNvCnPr/>
                      <wps:spPr>
                        <a:xfrm flipH="1" flipV="1">
                          <a:off x="0" y="0"/>
                          <a:ext cx="887095" cy="0"/>
                        </a:xfrm>
                        <a:prstGeom prst="straightConnector1">
                          <a:avLst/>
                        </a:prstGeom>
                        <a:ln>
                          <a:solidFill>
                            <a:srgbClr val="FF0000"/>
                          </a:solidFill>
                          <a:tailEnd type="arrow"/>
                        </a:ln>
                      </wps:spPr>
                      <wps:style>
                        <a:lnRef idx="3">
                          <a:schemeClr val="accent2"/>
                        </a:lnRef>
                        <a:fillRef idx="0">
                          <a:schemeClr val="accent2"/>
                        </a:fillRef>
                        <a:effectRef idx="2">
                          <a:schemeClr val="accent2"/>
                        </a:effectRef>
                        <a:fontRef idx="minor">
                          <a:schemeClr val="tx1"/>
                        </a:fontRef>
                      </wps:style>
                      <wps:bodyPr/>
                    </wps:wsp>
                  </a:graphicData>
                </a:graphic>
                <wp14:sizeRelV relativeFrom="margin">
                  <wp14:pctHeight>0</wp14:pctHeight>
                </wp14:sizeRelV>
              </wp:anchor>
            </w:drawing>
          </mc:Choice>
          <mc:Fallback>
            <w:pict>
              <v:shape id="Straight Arrow Connector 68" o:spid="_x0000_s1026" type="#_x0000_t32" style="position:absolute;margin-left:219.8pt;margin-top:292.7pt;width:69.85pt;height:0;flip:x y;z-index:2517104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" strokecolor="red" strokeweight="3pt">
                <v:stroke endarrow="open"/>
                <v:shadow on="t" color="black" opacity="22937f" origin=",.5" offset="0,.63889mm"/>
              </v:shape>
            </w:pict>
          </mc:Fallback>
        </mc:AlternateContent>
      </w:r>
      <w:r>
        <w:rPr>
          <w:noProof/>
        </w:rPr>
        <mc:AlternateContent>
          <mc:Choice Requires="wps">
            <w:drawing>
              <wp:anchor distT="0" distB="0" distL="114300" distR="114300" simplePos="0" relativeHeight="251708416" behindDoc="0" locked="0" layoutInCell="1" allowOverlap="1" wp14:anchorId="7C264FEC" wp14:editId="64D51A60">
                <wp:simplePos x="0" y="0"/>
                <wp:positionH relativeFrom="column">
                  <wp:posOffset>3678555</wp:posOffset>
                </wp:positionH>
                <wp:positionV relativeFrom="paragraph">
                  <wp:posOffset>2336165</wp:posOffset>
                </wp:positionV>
                <wp:extent cx="887095" cy="0"/>
                <wp:effectExtent l="0" t="133350" r="0" b="171450"/>
                <wp:wrapNone/>
                <wp:docPr id="67" name="Straight Arrow Connector 67"/>
                <wp:cNvGraphicFramePr/>
                <a:graphic xmlns:a="http://schemas.openxmlformats.org/drawingml/2006/main">
                  <a:graphicData uri="http://schemas.microsoft.com/office/word/2010/wordprocessingShape">
                    <wps:wsp>
                      <wps:cNvCnPr/>
                      <wps:spPr>
                        <a:xfrm flipH="1" flipV="1">
                          <a:off x="0" y="0"/>
                          <a:ext cx="887095" cy="0"/>
                        </a:xfrm>
                        <a:prstGeom prst="straightConnector1">
                          <a:avLst/>
                        </a:prstGeom>
                        <a:ln>
                          <a:solidFill>
                            <a:srgbClr val="FF0000"/>
                          </a:solidFill>
                          <a:tailEnd type="arrow"/>
                        </a:ln>
                      </wps:spPr>
                      <wps:style>
                        <a:lnRef idx="3">
                          <a:schemeClr val="accent2"/>
                        </a:lnRef>
                        <a:fillRef idx="0">
                          <a:schemeClr val="accent2"/>
                        </a:fillRef>
                        <a:effectRef idx="2">
                          <a:schemeClr val="accent2"/>
                        </a:effectRef>
                        <a:fontRef idx="minor">
                          <a:schemeClr val="tx1"/>
                        </a:fontRef>
                      </wps:style>
                      <wps:bodyPr/>
                    </wps:wsp>
                  </a:graphicData>
                </a:graphic>
                <wp14:sizeRelV relativeFrom="margin">
                  <wp14:pctHeight>0</wp14:pctHeight>
                </wp14:sizeRelV>
              </wp:anchor>
            </w:drawing>
          </mc:Choice>
          <mc:Fallback>
            <w:pict>
              <v:shape id="Straight Arrow Connector 67" o:spid="_x0000_s1026" type="#_x0000_t32" style="position:absolute;margin-left:289.65pt;margin-top:183.95pt;width:69.85pt;height:0;flip:x y;z-index:251708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" strokecolor="red" strokeweight="3pt">
                <v:stroke endarrow="open"/>
                <v:shadow on="t" color="black" opacity="22937f" origin=",.5" offset="0,.63889mm"/>
              </v:shape>
            </w:pict>
          </mc:Fallback>
        </mc:AlternateContent>
      </w:r>
      <w:r>
        <w:t xml:space="preserve">Click on </w:t>
      </w:r>
      <w:r w:rsidRPr="00074BCF">
        <w:rPr>
          <w:b/>
        </w:rPr>
        <w:t>each</w:t>
      </w:r>
      <w:r>
        <w:t xml:space="preserve"> subtype in the below “Destination” list, changing the “Min” field in the “Origin Cardinality” box to </w:t>
      </w:r>
      <w:r>
        <w:rPr>
          <w:b/>
        </w:rPr>
        <w:t>0</w:t>
      </w:r>
      <w:r>
        <w:t>.</w:t>
      </w:r>
      <w:r w:rsidRPr="006A5150">
        <w:rPr>
          <w:noProof/>
        </w:rPr>
        <w:t xml:space="preserve"> </w:t>
      </w:r>
      <w:r w:rsidR="00074BCF">
        <w:rPr>
          <w:noProof/>
        </w:rPr>
        <w:t>Make sure this is done for all subtypes in the “Destination Table/Fetaure Class subtypes” area</w:t>
      </w:r>
      <w:r>
        <w:br/>
      </w:r>
      <w:r>
        <w:br/>
      </w:r>
      <w:r>
        <w:rPr>
          <w:noProof/>
        </w:rPr>
        <w:drawing>
          <wp:inline distT="0" distB="0" distL="0" distR="0" wp14:anchorId="79E02A11" wp14:editId="27BACE9B">
            <wp:extent cx="4648200" cy="5295900"/>
            <wp:effectExtent l="0" t="0" r="0" b="0"/>
            <wp:docPr id="287" name="Pictur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648200" cy="5295900"/>
                    </a:xfrm>
                    <a:prstGeom prst="rect">
                      <a:avLst/>
                    </a:prstGeom>
                  </pic:spPr>
                </pic:pic>
              </a:graphicData>
            </a:graphic>
          </wp:inline>
        </w:drawing>
      </w:r>
      <w:r>
        <w:br/>
      </w:r>
    </w:p>
    <w:p w:rsidR="006A5150" w:rsidRPr="00C35C71" w:rsidRDefault="006A5150" w:rsidP="006A5150">
      <w:pPr>
        <w:pStyle w:val="ListParagraph"/>
        <w:numPr>
          <w:ilvl w:val="0"/>
          <w:numId w:val="39"/>
        </w:numPr>
      </w:pPr>
      <w:r>
        <w:t>Click “OK”.</w:t>
      </w:r>
    </w:p>
    <w:p w:rsidR="002C3249" w:rsidRPr="00C35C71" w:rsidRDefault="002C3249" w:rsidP="002C3249"/>
    <w:p w:rsidR="003665CC" w:rsidRDefault="003665CC" w:rsidP="00280B80"/>
    <w:p w:rsidR="00C64BDB" w:rsidRDefault="00C64BDB" w:rsidP="00815F51">
      <w:pPr>
        <w:pStyle w:val="Heading1"/>
      </w:pPr>
      <w:bookmarkStart w:id="31" w:name="SymbolNumberConfiguration"/>
      <w:bookmarkStart w:id="32" w:name="OperatingNumberAUConfiguration"/>
      <w:bookmarkStart w:id="33" w:name="_Ref361775519"/>
      <w:bookmarkStart w:id="34" w:name="_Toc361823737"/>
      <w:bookmarkStart w:id="35" w:name="_Ref361774821"/>
      <w:bookmarkEnd w:id="31"/>
      <w:bookmarkEnd w:id="32"/>
      <w:r>
        <w:lastRenderedPageBreak/>
        <w:t>Recreate CustAgreeNumberAnno Feature Class</w:t>
      </w:r>
      <w:bookmarkEnd w:id="33"/>
      <w:bookmarkEnd w:id="34"/>
    </w:p>
    <w:p w:rsidR="002C3249" w:rsidRDefault="002C3249" w:rsidP="002C3249">
      <w:pPr>
        <w:rPr>
          <w:rFonts w:cs="Arial"/>
        </w:rPr>
      </w:pPr>
    </w:p>
    <w:p w:rsidR="002C3249" w:rsidRDefault="002C3249" w:rsidP="002C3249">
      <w:pPr>
        <w:pStyle w:val="ListParagraph"/>
        <w:numPr>
          <w:ilvl w:val="0"/>
          <w:numId w:val="39"/>
        </w:numPr>
      </w:pPr>
      <w:r>
        <w:t>Open ArcCatalog.</w:t>
      </w:r>
      <w:r>
        <w:br/>
      </w:r>
    </w:p>
    <w:p w:rsidR="002C3249" w:rsidRDefault="002C3249" w:rsidP="002C3249">
      <w:pPr>
        <w:pStyle w:val="ListParagraph"/>
        <w:numPr>
          <w:ilvl w:val="0"/>
          <w:numId w:val="39"/>
        </w:numPr>
      </w:pPr>
      <w:r>
        <w:t>Within the Catalog Tree, expand “Database Connections” and open the active connection for this process (as defined in section 2).</w:t>
      </w:r>
      <w:r>
        <w:br/>
      </w:r>
    </w:p>
    <w:p w:rsidR="002C3249" w:rsidRDefault="002C3249" w:rsidP="002C3249">
      <w:pPr>
        <w:pStyle w:val="ListParagraph"/>
        <w:numPr>
          <w:ilvl w:val="0"/>
          <w:numId w:val="39"/>
        </w:numPr>
      </w:pPr>
      <w:r>
        <w:t>Within the ElectricDataset, right-click on the CustAgreeNumberAnno class and choose to delete it. Confirm the deletion if prompted.</w:t>
      </w:r>
      <w:r w:rsidR="001E22BA">
        <w:br/>
      </w:r>
    </w:p>
    <w:p w:rsidR="00F21D42" w:rsidRDefault="001E22BA" w:rsidP="002C3249">
      <w:pPr>
        <w:pStyle w:val="ListParagraph"/>
        <w:numPr>
          <w:ilvl w:val="0"/>
          <w:numId w:val="39"/>
        </w:numPr>
      </w:pPr>
      <w:r>
        <w:t xml:space="preserve">Right click on the ElectricDataset and choose New </w:t>
      </w:r>
      <w:r>
        <w:sym w:font="Wingdings" w:char="F0E0"/>
      </w:r>
      <w:r>
        <w:t xml:space="preserve"> </w:t>
      </w:r>
      <w:r w:rsidR="00F21D42">
        <w:t>Feature</w:t>
      </w:r>
      <w:r>
        <w:t xml:space="preserve"> Class.</w:t>
      </w:r>
      <w:r>
        <w:br/>
      </w:r>
      <w:r>
        <w:br/>
      </w:r>
      <w:r>
        <w:rPr>
          <w:noProof/>
        </w:rPr>
        <w:drawing>
          <wp:inline distT="0" distB="0" distL="0" distR="0" wp14:anchorId="553CDFD0" wp14:editId="1B630F99">
            <wp:extent cx="4086225" cy="160020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86225" cy="1600200"/>
                    </a:xfrm>
                    <a:prstGeom prst="rect">
                      <a:avLst/>
                    </a:prstGeom>
                    <a:noFill/>
                    <a:ln>
                      <a:noFill/>
                    </a:ln>
                  </pic:spPr>
                </pic:pic>
              </a:graphicData>
            </a:graphic>
          </wp:inline>
        </w:drawing>
      </w:r>
      <w:r>
        <w:br/>
      </w:r>
    </w:p>
    <w:p w:rsidR="004F15C2" w:rsidRDefault="00F21D42" w:rsidP="002C3249">
      <w:pPr>
        <w:pStyle w:val="ListParagraph"/>
        <w:numPr>
          <w:ilvl w:val="0"/>
          <w:numId w:val="39"/>
        </w:numPr>
      </w:pPr>
      <w:r>
        <w:lastRenderedPageBreak/>
        <w:t>Fill out the form to match the screen below, then click “Next”.</w:t>
      </w:r>
      <w:r>
        <w:br/>
      </w:r>
      <w:ins w:id="36" w:author="Gleason, Christopher" w:date="2013-07-17T09:00:00Z">
        <w:r w:rsidR="009C2DB8">
          <w:rPr>
            <w:noProof/>
          </w:rPr>
          <w:drawing>
            <wp:inline distT="0" distB="0" distL="0" distR="0" wp14:anchorId="425A1CAD" wp14:editId="160AE640">
              <wp:extent cx="4714875" cy="549592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714875" cy="5495925"/>
                      </a:xfrm>
                      <a:prstGeom prst="rect">
                        <a:avLst/>
                      </a:prstGeom>
                    </pic:spPr>
                  </pic:pic>
                </a:graphicData>
              </a:graphic>
            </wp:inline>
          </w:drawing>
        </w:r>
      </w:ins>
    </w:p>
    <w:p w:rsidR="002C3249" w:rsidRDefault="002202B8" w:rsidP="002C3249">
      <w:pPr>
        <w:pStyle w:val="ListParagraph"/>
        <w:numPr>
          <w:ilvl w:val="0"/>
          <w:numId w:val="39"/>
        </w:numPr>
      </w:pPr>
      <w:r>
        <w:rPr>
          <w:noProof/>
        </w:rPr>
        <w:lastRenderedPageBreak/>
        <mc:AlternateContent>
          <mc:Choice Requires="wps">
            <w:drawing>
              <wp:anchor distT="0" distB="0" distL="114300" distR="114300" simplePos="0" relativeHeight="251683840" behindDoc="0" locked="0" layoutInCell="1" allowOverlap="1" wp14:anchorId="3B2FF114" wp14:editId="39405F36">
                <wp:simplePos x="0" y="0"/>
                <wp:positionH relativeFrom="column">
                  <wp:posOffset>5088255</wp:posOffset>
                </wp:positionH>
                <wp:positionV relativeFrom="paragraph">
                  <wp:posOffset>3355340</wp:posOffset>
                </wp:positionV>
                <wp:extent cx="887095" cy="0"/>
                <wp:effectExtent l="0" t="133350" r="0" b="171450"/>
                <wp:wrapNone/>
                <wp:docPr id="256" name="Straight Arrow Connector 256"/>
                <wp:cNvGraphicFramePr/>
                <a:graphic xmlns:a="http://schemas.openxmlformats.org/drawingml/2006/main">
                  <a:graphicData uri="http://schemas.microsoft.com/office/word/2010/wordprocessingShape">
                    <wps:wsp>
                      <wps:cNvCnPr/>
                      <wps:spPr>
                        <a:xfrm flipH="1" flipV="1">
                          <a:off x="0" y="0"/>
                          <a:ext cx="887095" cy="0"/>
                        </a:xfrm>
                        <a:prstGeom prst="straightConnector1">
                          <a:avLst/>
                        </a:prstGeom>
                        <a:ln>
                          <a:solidFill>
                            <a:srgbClr val="FF0000"/>
                          </a:solidFill>
                          <a:tailEnd type="arrow"/>
                        </a:ln>
                      </wps:spPr>
                      <wps:style>
                        <a:lnRef idx="3">
                          <a:schemeClr val="accent2"/>
                        </a:lnRef>
                        <a:fillRef idx="0">
                          <a:schemeClr val="accent2"/>
                        </a:fillRef>
                        <a:effectRef idx="2">
                          <a:schemeClr val="accent2"/>
                        </a:effectRef>
                        <a:fontRef idx="minor">
                          <a:schemeClr val="tx1"/>
                        </a:fontRef>
                      </wps:style>
                      <wps:bodyPr/>
                    </wps:wsp>
                  </a:graphicData>
                </a:graphic>
                <wp14:sizeRelV relativeFrom="margin">
                  <wp14:pctHeight>0</wp14:pctHeight>
                </wp14:sizeRelV>
              </wp:anchor>
            </w:drawing>
          </mc:Choice>
          <mc:Fallback>
            <w:pict>
              <v:shape id="Straight Arrow Connector 256" o:spid="_x0000_s1026" type="#_x0000_t32" style="position:absolute;margin-left:400.65pt;margin-top:264.2pt;width:69.85pt;height:0;flip:x y;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" strokecolor="red" strokeweight="3pt">
                <v:stroke endarrow="open"/>
                <v:shadow on="t" color="black" opacity="22937f" origin=",.5" offset="0,.63889mm"/>
              </v:shape>
            </w:pict>
          </mc:Fallback>
        </mc:AlternateContent>
      </w:r>
      <w:r w:rsidR="004F15C2">
        <w:rPr>
          <w:noProof/>
        </w:rPr>
        <w:t xml:space="preserve">Be sure to change the reference scale to </w:t>
      </w:r>
      <w:r w:rsidR="004F15C2">
        <w:rPr>
          <w:b/>
          <w:noProof/>
        </w:rPr>
        <w:t>1:1,200</w:t>
      </w:r>
      <w:r w:rsidR="004F15C2">
        <w:rPr>
          <w:noProof/>
        </w:rPr>
        <w:t xml:space="preserve"> as shown below. Match the settings to the example below, then click “Properties” next to the Label Engine.</w:t>
      </w:r>
      <w:r w:rsidR="002C3249">
        <w:rPr>
          <w:noProof/>
        </w:rPr>
        <w:drawing>
          <wp:inline distT="0" distB="0" distL="0" distR="0" wp14:anchorId="75917760" wp14:editId="689D9921">
            <wp:extent cx="4714875" cy="54959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714875" cy="5495925"/>
                    </a:xfrm>
                    <a:prstGeom prst="rect">
                      <a:avLst/>
                    </a:prstGeom>
                  </pic:spPr>
                </pic:pic>
              </a:graphicData>
            </a:graphic>
          </wp:inline>
        </w:drawing>
      </w:r>
    </w:p>
    <w:p w:rsidR="004F15C2" w:rsidRDefault="004F15C2" w:rsidP="004F15C2">
      <w:pPr>
        <w:pStyle w:val="ListParagraph"/>
        <w:ind w:left="1080"/>
      </w:pPr>
    </w:p>
    <w:p w:rsidR="002C3249" w:rsidRDefault="002202B8" w:rsidP="002C3249">
      <w:pPr>
        <w:pStyle w:val="ListParagraph"/>
        <w:numPr>
          <w:ilvl w:val="0"/>
          <w:numId w:val="39"/>
        </w:numPr>
      </w:pPr>
      <w:r>
        <w:rPr>
          <w:noProof/>
        </w:rPr>
        <w:lastRenderedPageBreak/>
        <mc:AlternateContent>
          <mc:Choice Requires="wps">
            <w:drawing>
              <wp:anchor distT="0" distB="0" distL="114300" distR="114300" simplePos="0" relativeHeight="251687936" behindDoc="0" locked="0" layoutInCell="1" allowOverlap="1" wp14:anchorId="01087F8D" wp14:editId="3E1201AA">
                <wp:simplePos x="0" y="0"/>
                <wp:positionH relativeFrom="column">
                  <wp:posOffset>3259455</wp:posOffset>
                </wp:positionH>
                <wp:positionV relativeFrom="paragraph">
                  <wp:posOffset>5117465</wp:posOffset>
                </wp:positionV>
                <wp:extent cx="887095" cy="0"/>
                <wp:effectExtent l="0" t="133350" r="0" b="171450"/>
                <wp:wrapNone/>
                <wp:docPr id="259" name="Straight Arrow Connector 259"/>
                <wp:cNvGraphicFramePr/>
                <a:graphic xmlns:a="http://schemas.openxmlformats.org/drawingml/2006/main">
                  <a:graphicData uri="http://schemas.microsoft.com/office/word/2010/wordprocessingShape">
                    <wps:wsp>
                      <wps:cNvCnPr/>
                      <wps:spPr>
                        <a:xfrm flipH="1" flipV="1">
                          <a:off x="0" y="0"/>
                          <a:ext cx="887095" cy="0"/>
                        </a:xfrm>
                        <a:prstGeom prst="straightConnector1">
                          <a:avLst/>
                        </a:prstGeom>
                        <a:ln>
                          <a:solidFill>
                            <a:srgbClr val="FF0000"/>
                          </a:solidFill>
                          <a:tailEnd type="arrow"/>
                        </a:ln>
                      </wps:spPr>
                      <wps:style>
                        <a:lnRef idx="3">
                          <a:schemeClr val="accent2"/>
                        </a:lnRef>
                        <a:fillRef idx="0">
                          <a:schemeClr val="accent2"/>
                        </a:fillRef>
                        <a:effectRef idx="2">
                          <a:schemeClr val="accent2"/>
                        </a:effectRef>
                        <a:fontRef idx="minor">
                          <a:schemeClr val="tx1"/>
                        </a:fontRef>
                      </wps:style>
                      <wps:bodyPr/>
                    </wps:wsp>
                  </a:graphicData>
                </a:graphic>
                <wp14:sizeRelV relativeFrom="margin">
                  <wp14:pctHeight>0</wp14:pctHeight>
                </wp14:sizeRelV>
              </wp:anchor>
            </w:drawing>
          </mc:Choice>
          <mc:Fallback>
            <w:pict>
              <v:shape id="Straight Arrow Connector 259" o:spid="_x0000_s1026" type="#_x0000_t32" style="position:absolute;margin-left:256.65pt;margin-top:402.95pt;width:69.85pt;height:0;flip:x y;z-index:25168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" strokecolor="red" strokeweight="3pt">
                <v:stroke endarrow="open"/>
                <v:shadow on="t" color="black" opacity="22937f" origin=",.5" offset="0,.63889mm"/>
              </v:shape>
            </w:pict>
          </mc:Fallback>
        </mc:AlternateContent>
      </w:r>
      <w:r>
        <w:rPr>
          <w:noProof/>
        </w:rPr>
        <mc:AlternateContent>
          <mc:Choice Requires="wps">
            <w:drawing>
              <wp:anchor distT="0" distB="0" distL="114300" distR="114300" simplePos="0" relativeHeight="251685888" behindDoc="0" locked="0" layoutInCell="1" allowOverlap="1" wp14:anchorId="53D6AE80" wp14:editId="6DF13E56">
                <wp:simplePos x="0" y="0"/>
                <wp:positionH relativeFrom="column">
                  <wp:posOffset>1981201</wp:posOffset>
                </wp:positionH>
                <wp:positionV relativeFrom="paragraph">
                  <wp:posOffset>2638425</wp:posOffset>
                </wp:positionV>
                <wp:extent cx="828674" cy="514350"/>
                <wp:effectExtent l="57150" t="38100" r="48260" b="95250"/>
                <wp:wrapNone/>
                <wp:docPr id="258" name="Straight Arrow Connector 258"/>
                <wp:cNvGraphicFramePr/>
                <a:graphic xmlns:a="http://schemas.openxmlformats.org/drawingml/2006/main">
                  <a:graphicData uri="http://schemas.microsoft.com/office/word/2010/wordprocessingShape">
                    <wps:wsp>
                      <wps:cNvCnPr/>
                      <wps:spPr>
                        <a:xfrm flipH="1">
                          <a:off x="0" y="0"/>
                          <a:ext cx="828674" cy="514350"/>
                        </a:xfrm>
                        <a:prstGeom prst="straightConnector1">
                          <a:avLst/>
                        </a:prstGeom>
                        <a:ln>
                          <a:solidFill>
                            <a:srgbClr val="FF0000"/>
                          </a:solidFill>
                          <a:tailEnd type="arrow"/>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58" o:spid="_x0000_s1026" type="#_x0000_t32" style="position:absolute;margin-left:156pt;margin-top:207.75pt;width:65.25pt;height:40.5pt;flip:x;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" strokecolor="red" strokeweight="3pt">
                <v:stroke endarrow="open"/>
                <v:shadow on="t" color="black" opacity="22937f" origin=",.5" offset="0,.63889mm"/>
              </v:shape>
            </w:pict>
          </mc:Fallback>
        </mc:AlternateContent>
      </w:r>
      <w:r w:rsidR="006A17C5">
        <w:t xml:space="preserve">On the resultant screen, change the “Orientation of Vertical Levels” setting to </w:t>
      </w:r>
      <w:r w:rsidR="006A17C5" w:rsidRPr="006A17C5">
        <w:rPr>
          <w:b/>
        </w:rPr>
        <w:t>5</w:t>
      </w:r>
      <w:r w:rsidR="006A17C5">
        <w:t>. Click OK.</w:t>
      </w:r>
      <w:r w:rsidR="006A17C5">
        <w:br/>
      </w:r>
      <w:r w:rsidR="002C3249">
        <w:rPr>
          <w:noProof/>
        </w:rPr>
        <w:drawing>
          <wp:inline distT="0" distB="0" distL="0" distR="0" wp14:anchorId="5AF16147" wp14:editId="792DBA54">
            <wp:extent cx="4257675" cy="50006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257675" cy="5000625"/>
                    </a:xfrm>
                    <a:prstGeom prst="rect">
                      <a:avLst/>
                    </a:prstGeom>
                  </pic:spPr>
                </pic:pic>
              </a:graphicData>
            </a:graphic>
          </wp:inline>
        </w:drawing>
      </w:r>
    </w:p>
    <w:p w:rsidR="006A17C5" w:rsidRDefault="006A17C5" w:rsidP="006A17C5">
      <w:pPr>
        <w:pStyle w:val="ListParagraph"/>
        <w:ind w:left="1080"/>
      </w:pPr>
    </w:p>
    <w:p w:rsidR="006A17C5" w:rsidRDefault="006A17C5" w:rsidP="002C3249">
      <w:pPr>
        <w:pStyle w:val="ListParagraph"/>
        <w:numPr>
          <w:ilvl w:val="0"/>
          <w:numId w:val="39"/>
        </w:numPr>
      </w:pPr>
      <w:r>
        <w:t>Click “Next”.</w:t>
      </w:r>
      <w:r w:rsidR="00150C86">
        <w:br/>
      </w:r>
    </w:p>
    <w:p w:rsidR="002C3249" w:rsidRDefault="00D61B91" w:rsidP="002C3249">
      <w:pPr>
        <w:pStyle w:val="ListParagraph"/>
        <w:numPr>
          <w:ilvl w:val="0"/>
          <w:numId w:val="39"/>
        </w:numPr>
      </w:pPr>
      <w:r>
        <w:lastRenderedPageBreak/>
        <w:t xml:space="preserve">Change the settings for the </w:t>
      </w:r>
      <w:r>
        <w:rPr>
          <w:i/>
        </w:rPr>
        <w:t>Default</w:t>
      </w:r>
      <w:r>
        <w:t xml:space="preserve"> annotation class to match the settings provided in the example below.</w:t>
      </w:r>
      <w:r>
        <w:br/>
      </w:r>
      <w:r w:rsidR="002C3249">
        <w:rPr>
          <w:noProof/>
        </w:rPr>
        <w:drawing>
          <wp:inline distT="0" distB="0" distL="0" distR="0" wp14:anchorId="6A522B0A" wp14:editId="6D4A08A7">
            <wp:extent cx="4714875" cy="54959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714875" cy="5495925"/>
                    </a:xfrm>
                    <a:prstGeom prst="rect">
                      <a:avLst/>
                    </a:prstGeom>
                  </pic:spPr>
                </pic:pic>
              </a:graphicData>
            </a:graphic>
          </wp:inline>
        </w:drawing>
      </w:r>
    </w:p>
    <w:p w:rsidR="00D61B91" w:rsidRDefault="00D61B91" w:rsidP="00D61B91">
      <w:pPr>
        <w:pStyle w:val="ListParagraph"/>
        <w:ind w:left="1080"/>
      </w:pPr>
    </w:p>
    <w:p w:rsidR="00711A11" w:rsidRDefault="00D61B91" w:rsidP="002C3249">
      <w:pPr>
        <w:pStyle w:val="ListParagraph"/>
        <w:numPr>
          <w:ilvl w:val="0"/>
          <w:numId w:val="39"/>
        </w:numPr>
      </w:pPr>
      <w:r>
        <w:t>Cl</w:t>
      </w:r>
      <w:r w:rsidR="00711A11">
        <w:t>i</w:t>
      </w:r>
      <w:r>
        <w:t>ck “Expression” next to the Label Field dropdown.</w:t>
      </w:r>
      <w:r w:rsidR="002202B8" w:rsidRPr="002202B8">
        <w:rPr>
          <w:noProof/>
        </w:rPr>
        <w:t xml:space="preserve"> </w:t>
      </w:r>
      <w:r w:rsidR="00711A11">
        <w:br/>
      </w:r>
    </w:p>
    <w:p w:rsidR="002202B8" w:rsidRDefault="002202B8" w:rsidP="00711A11">
      <w:pPr>
        <w:pStyle w:val="ListParagraph"/>
        <w:ind w:left="1080"/>
      </w:pPr>
      <w:r>
        <w:rPr>
          <w:noProof/>
        </w:rPr>
        <mc:AlternateContent>
          <mc:Choice Requires="wps">
            <w:drawing>
              <wp:anchor distT="0" distB="0" distL="114300" distR="114300" simplePos="0" relativeHeight="251689984" behindDoc="0" locked="0" layoutInCell="1" allowOverlap="1" wp14:anchorId="4C3AEFB2" wp14:editId="0C0A516A">
                <wp:simplePos x="0" y="0"/>
                <wp:positionH relativeFrom="column">
                  <wp:posOffset>4659630</wp:posOffset>
                </wp:positionH>
                <wp:positionV relativeFrom="paragraph">
                  <wp:posOffset>116840</wp:posOffset>
                </wp:positionV>
                <wp:extent cx="887095" cy="0"/>
                <wp:effectExtent l="0" t="133350" r="0" b="171450"/>
                <wp:wrapNone/>
                <wp:docPr id="260" name="Straight Arrow Connector 260"/>
                <wp:cNvGraphicFramePr/>
                <a:graphic xmlns:a="http://schemas.openxmlformats.org/drawingml/2006/main">
                  <a:graphicData uri="http://schemas.microsoft.com/office/word/2010/wordprocessingShape">
                    <wps:wsp>
                      <wps:cNvCnPr/>
                      <wps:spPr>
                        <a:xfrm flipH="1" flipV="1">
                          <a:off x="0" y="0"/>
                          <a:ext cx="887095" cy="0"/>
                        </a:xfrm>
                        <a:prstGeom prst="straightConnector1">
                          <a:avLst/>
                        </a:prstGeom>
                        <a:ln>
                          <a:solidFill>
                            <a:srgbClr val="FF0000"/>
                          </a:solidFill>
                          <a:tailEnd type="arrow"/>
                        </a:ln>
                      </wps:spPr>
                      <wps:style>
                        <a:lnRef idx="3">
                          <a:schemeClr val="accent2"/>
                        </a:lnRef>
                        <a:fillRef idx="0">
                          <a:schemeClr val="accent2"/>
                        </a:fillRef>
                        <a:effectRef idx="2">
                          <a:schemeClr val="accent2"/>
                        </a:effectRef>
                        <a:fontRef idx="minor">
                          <a:schemeClr val="tx1"/>
                        </a:fontRef>
                      </wps:style>
                      <wps:bodyPr/>
                    </wps:wsp>
                  </a:graphicData>
                </a:graphic>
                <wp14:sizeRelV relativeFrom="margin">
                  <wp14:pctHeight>0</wp14:pctHeight>
                </wp14:sizeRelV>
              </wp:anchor>
            </w:drawing>
          </mc:Choice>
          <mc:Fallback>
            <w:pict>
              <v:shape id="Straight Arrow Connector 260" o:spid="_x0000_s1026" type="#_x0000_t32" style="position:absolute;margin-left:366.9pt;margin-top:9.2pt;width:69.85pt;height:0;flip:x y;z-index:25168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" strokecolor="red" strokeweight="3pt">
                <v:stroke endarrow="open"/>
                <v:shadow on="t" color="black" opacity="22937f" origin=",.5" offset="0,.63889mm"/>
              </v:shape>
            </w:pict>
          </mc:Fallback>
        </mc:AlternateContent>
      </w:r>
      <w:r w:rsidR="00711A11">
        <w:rPr>
          <w:noProof/>
        </w:rPr>
        <w:drawing>
          <wp:inline distT="0" distB="0" distL="0" distR="0" wp14:anchorId="02E20982" wp14:editId="349363F8">
            <wp:extent cx="4114800" cy="27622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srcRect l="3839" t="29810" r="8888" b="65164"/>
                    <a:stretch/>
                  </pic:blipFill>
                  <pic:spPr bwMode="auto">
                    <a:xfrm>
                      <a:off x="0" y="0"/>
                      <a:ext cx="4114800" cy="276225"/>
                    </a:xfrm>
                    <a:prstGeom prst="rect">
                      <a:avLst/>
                    </a:prstGeom>
                    <a:ln>
                      <a:noFill/>
                    </a:ln>
                    <a:extLst>
                      <a:ext uri="{53640926-AAD7-44D8-BBD7-CCE9431645EC}">
                        <a14:shadowObscured xmlns:a14="http://schemas.microsoft.com/office/drawing/2010/main"/>
                      </a:ext>
                    </a:extLst>
                  </pic:spPr>
                </pic:pic>
              </a:graphicData>
            </a:graphic>
          </wp:inline>
        </w:drawing>
      </w:r>
      <w:r>
        <w:br/>
      </w:r>
    </w:p>
    <w:p w:rsidR="002C3249" w:rsidRDefault="002202B8" w:rsidP="002C3249">
      <w:pPr>
        <w:pStyle w:val="ListParagraph"/>
        <w:numPr>
          <w:ilvl w:val="0"/>
          <w:numId w:val="39"/>
        </w:numPr>
      </w:pPr>
      <w:r>
        <w:rPr>
          <w:noProof/>
        </w:rPr>
        <w:lastRenderedPageBreak/>
        <mc:AlternateContent>
          <mc:Choice Requires="wps">
            <w:drawing>
              <wp:anchor distT="0" distB="0" distL="114300" distR="114300" simplePos="0" relativeHeight="251698176" behindDoc="0" locked="0" layoutInCell="1" allowOverlap="1" wp14:anchorId="156EED3A" wp14:editId="5B8F832A">
                <wp:simplePos x="0" y="0"/>
                <wp:positionH relativeFrom="column">
                  <wp:posOffset>1019175</wp:posOffset>
                </wp:positionH>
                <wp:positionV relativeFrom="paragraph">
                  <wp:posOffset>3438524</wp:posOffset>
                </wp:positionV>
                <wp:extent cx="3352800" cy="904875"/>
                <wp:effectExtent l="0" t="0" r="0" b="9525"/>
                <wp:wrapNone/>
                <wp:docPr id="2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2800" cy="904875"/>
                        </a:xfrm>
                        <a:prstGeom prst="rect">
                          <a:avLst/>
                        </a:prstGeom>
                        <a:solidFill>
                          <a:srgbClr val="FFFFFF"/>
                        </a:solidFill>
                        <a:ln w="9525">
                          <a:noFill/>
                          <a:miter lim="800000"/>
                          <a:headEnd/>
                          <a:tailEnd/>
                        </a:ln>
                      </wps:spPr>
                      <wps:txbx>
                        <w:txbxContent>
                          <w:p w:rsidR="002844FC" w:rsidRPr="00BC67AB" w:rsidRDefault="002844FC" w:rsidP="002202B8">
                            <w:pPr>
                              <w:rPr>
                                <w:sz w:val="16"/>
                              </w:rPr>
                            </w:pPr>
                            <w:r>
                              <w:rPr>
                                <w:sz w:val="16"/>
                              </w:rPr>
                              <w:t>[AGREEMENTNUM]</w:t>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left:0;text-align:left;margin-left:80.25pt;margin-top:270.75pt;width:264pt;height:71.2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" stroked="f">
                <v:textbox inset="0,0,0,0">
                  <w:txbxContent>
                    <w:p w:rsidR="002844FC" w:rsidRPr="00BC67AB" w:rsidRDefault="002844FC" w:rsidP="002202B8">
                      <w:pPr>
                        <w:rPr>
                          <w:sz w:val="16"/>
                        </w:rPr>
                      </w:pPr>
                      <w:r>
                        <w:rPr>
                          <w:sz w:val="16"/>
                        </w:rPr>
                        <w:t>[AGREEMENTNUM]</w:t>
                      </w:r>
                    </w:p>
                  </w:txbxContent>
                </v:textbox>
              </v:shape>
            </w:pict>
          </mc:Fallback>
        </mc:AlternateContent>
      </w:r>
      <w:r>
        <w:rPr>
          <w:noProof/>
        </w:rPr>
        <mc:AlternateContent>
          <mc:Choice Requires="wps">
            <w:drawing>
              <wp:anchor distT="0" distB="0" distL="114300" distR="114300" simplePos="0" relativeHeight="251696128" behindDoc="0" locked="0" layoutInCell="1" allowOverlap="1" wp14:anchorId="2BA7CBD5" wp14:editId="5F438198">
                <wp:simplePos x="0" y="0"/>
                <wp:positionH relativeFrom="column">
                  <wp:posOffset>4164330</wp:posOffset>
                </wp:positionH>
                <wp:positionV relativeFrom="paragraph">
                  <wp:posOffset>5555615</wp:posOffset>
                </wp:positionV>
                <wp:extent cx="887095" cy="0"/>
                <wp:effectExtent l="0" t="133350" r="0" b="171450"/>
                <wp:wrapNone/>
                <wp:docPr id="263" name="Straight Arrow Connector 263"/>
                <wp:cNvGraphicFramePr/>
                <a:graphic xmlns:a="http://schemas.openxmlformats.org/drawingml/2006/main">
                  <a:graphicData uri="http://schemas.microsoft.com/office/word/2010/wordprocessingShape">
                    <wps:wsp>
                      <wps:cNvCnPr/>
                      <wps:spPr>
                        <a:xfrm flipH="1" flipV="1">
                          <a:off x="0" y="0"/>
                          <a:ext cx="887095" cy="0"/>
                        </a:xfrm>
                        <a:prstGeom prst="straightConnector1">
                          <a:avLst/>
                        </a:prstGeom>
                        <a:ln>
                          <a:solidFill>
                            <a:srgbClr val="FF0000"/>
                          </a:solidFill>
                          <a:tailEnd type="arrow"/>
                        </a:ln>
                      </wps:spPr>
                      <wps:style>
                        <a:lnRef idx="3">
                          <a:schemeClr val="accent2"/>
                        </a:lnRef>
                        <a:fillRef idx="0">
                          <a:schemeClr val="accent2"/>
                        </a:fillRef>
                        <a:effectRef idx="2">
                          <a:schemeClr val="accent2"/>
                        </a:effectRef>
                        <a:fontRef idx="minor">
                          <a:schemeClr val="tx1"/>
                        </a:fontRef>
                      </wps:style>
                      <wps:bodyPr/>
                    </wps:wsp>
                  </a:graphicData>
                </a:graphic>
                <wp14:sizeRelV relativeFrom="margin">
                  <wp14:pctHeight>0</wp14:pctHeight>
                </wp14:sizeRelV>
              </wp:anchor>
            </w:drawing>
          </mc:Choice>
          <mc:Fallback>
            <w:pict>
              <v:shape id="Straight Arrow Connector 263" o:spid="_x0000_s1026" type="#_x0000_t32" style="position:absolute;margin-left:327.9pt;margin-top:437.45pt;width:69.85pt;height:0;flip:x y;z-index:251696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" strokecolor="red" strokeweight="3pt">
                <v:stroke endarrow="open"/>
                <v:shadow on="t" color="black" opacity="22937f" origin=",.5" offset="0,.63889mm"/>
              </v:shape>
            </w:pict>
          </mc:Fallback>
        </mc:AlternateContent>
      </w:r>
      <w:r>
        <w:rPr>
          <w:noProof/>
        </w:rPr>
        <mc:AlternateContent>
          <mc:Choice Requires="wps">
            <w:drawing>
              <wp:anchor distT="0" distB="0" distL="114300" distR="114300" simplePos="0" relativeHeight="251694080" behindDoc="0" locked="0" layoutInCell="1" allowOverlap="1" wp14:anchorId="3BCF8E8B" wp14:editId="249C3AAC">
                <wp:simplePos x="0" y="0"/>
                <wp:positionH relativeFrom="column">
                  <wp:posOffset>4583430</wp:posOffset>
                </wp:positionH>
                <wp:positionV relativeFrom="paragraph">
                  <wp:posOffset>3602990</wp:posOffset>
                </wp:positionV>
                <wp:extent cx="887095" cy="0"/>
                <wp:effectExtent l="0" t="133350" r="0" b="171450"/>
                <wp:wrapNone/>
                <wp:docPr id="262" name="Straight Arrow Connector 262"/>
                <wp:cNvGraphicFramePr/>
                <a:graphic xmlns:a="http://schemas.openxmlformats.org/drawingml/2006/main">
                  <a:graphicData uri="http://schemas.microsoft.com/office/word/2010/wordprocessingShape">
                    <wps:wsp>
                      <wps:cNvCnPr/>
                      <wps:spPr>
                        <a:xfrm flipH="1" flipV="1">
                          <a:off x="0" y="0"/>
                          <a:ext cx="887095" cy="0"/>
                        </a:xfrm>
                        <a:prstGeom prst="straightConnector1">
                          <a:avLst/>
                        </a:prstGeom>
                        <a:ln>
                          <a:solidFill>
                            <a:srgbClr val="FF0000"/>
                          </a:solidFill>
                          <a:tailEnd type="arrow"/>
                        </a:ln>
                      </wps:spPr>
                      <wps:style>
                        <a:lnRef idx="3">
                          <a:schemeClr val="accent2"/>
                        </a:lnRef>
                        <a:fillRef idx="0">
                          <a:schemeClr val="accent2"/>
                        </a:fillRef>
                        <a:effectRef idx="2">
                          <a:schemeClr val="accent2"/>
                        </a:effectRef>
                        <a:fontRef idx="minor">
                          <a:schemeClr val="tx1"/>
                        </a:fontRef>
                      </wps:style>
                      <wps:bodyPr/>
                    </wps:wsp>
                  </a:graphicData>
                </a:graphic>
                <wp14:sizeRelV relativeFrom="margin">
                  <wp14:pctHeight>0</wp14:pctHeight>
                </wp14:sizeRelV>
              </wp:anchor>
            </w:drawing>
          </mc:Choice>
          <mc:Fallback>
            <w:pict>
              <v:shape id="Straight Arrow Connector 262" o:spid="_x0000_s1026" type="#_x0000_t32" style="position:absolute;margin-left:360.9pt;margin-top:283.7pt;width:69.85pt;height:0;flip:x y;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" strokecolor="red" strokeweight="3pt">
                <v:stroke endarrow="open"/>
                <v:shadow on="t" color="black" opacity="22937f" origin=",.5" offset="0,.63889mm"/>
              </v:shape>
            </w:pict>
          </mc:Fallback>
        </mc:AlternateContent>
      </w:r>
      <w:r>
        <w:rPr>
          <w:noProof/>
        </w:rPr>
        <mc:AlternateContent>
          <mc:Choice Requires="wps">
            <w:drawing>
              <wp:anchor distT="0" distB="0" distL="114300" distR="114300" simplePos="0" relativeHeight="251692032" behindDoc="0" locked="0" layoutInCell="1" allowOverlap="1" wp14:anchorId="1883999A" wp14:editId="0BA85681">
                <wp:simplePos x="0" y="0"/>
                <wp:positionH relativeFrom="column">
                  <wp:posOffset>4478655</wp:posOffset>
                </wp:positionH>
                <wp:positionV relativeFrom="paragraph">
                  <wp:posOffset>2640965</wp:posOffset>
                </wp:positionV>
                <wp:extent cx="887095" cy="0"/>
                <wp:effectExtent l="0" t="133350" r="0" b="171450"/>
                <wp:wrapNone/>
                <wp:docPr id="261" name="Straight Arrow Connector 261"/>
                <wp:cNvGraphicFramePr/>
                <a:graphic xmlns:a="http://schemas.openxmlformats.org/drawingml/2006/main">
                  <a:graphicData uri="http://schemas.microsoft.com/office/word/2010/wordprocessingShape">
                    <wps:wsp>
                      <wps:cNvCnPr/>
                      <wps:spPr>
                        <a:xfrm flipH="1" flipV="1">
                          <a:off x="0" y="0"/>
                          <a:ext cx="887095" cy="0"/>
                        </a:xfrm>
                        <a:prstGeom prst="straightConnector1">
                          <a:avLst/>
                        </a:prstGeom>
                        <a:ln>
                          <a:solidFill>
                            <a:srgbClr val="FF0000"/>
                          </a:solidFill>
                          <a:tailEnd type="arrow"/>
                        </a:ln>
                      </wps:spPr>
                      <wps:style>
                        <a:lnRef idx="3">
                          <a:schemeClr val="accent2"/>
                        </a:lnRef>
                        <a:fillRef idx="0">
                          <a:schemeClr val="accent2"/>
                        </a:fillRef>
                        <a:effectRef idx="2">
                          <a:schemeClr val="accent2"/>
                        </a:effectRef>
                        <a:fontRef idx="minor">
                          <a:schemeClr val="tx1"/>
                        </a:fontRef>
                      </wps:style>
                      <wps:bodyPr/>
                    </wps:wsp>
                  </a:graphicData>
                </a:graphic>
                <wp14:sizeRelV relativeFrom="margin">
                  <wp14:pctHeight>0</wp14:pctHeight>
                </wp14:sizeRelV>
              </wp:anchor>
            </w:drawing>
          </mc:Choice>
          <mc:Fallback>
            <w:pict>
              <v:shape id="Straight Arrow Connector 261" o:spid="_x0000_s1026" type="#_x0000_t32" style="position:absolute;margin-left:352.65pt;margin-top:207.95pt;width:69.85pt;height:0;flip:x y;z-index:251692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" strokecolor="red" strokeweight="3pt">
                <v:stroke endarrow="open"/>
                <v:shadow on="t" color="black" opacity="22937f" origin=",.5" offset="0,.63889mm"/>
              </v:shape>
            </w:pict>
          </mc:Fallback>
        </mc:AlternateContent>
      </w:r>
      <w:r>
        <w:t xml:space="preserve">Ensure that the “Display coded value description” checkbox is selected, match </w:t>
      </w:r>
      <w:r w:rsidR="00A5663C">
        <w:t>the label text with the text below, click verify, and then click “OK”.</w:t>
      </w:r>
      <w:r w:rsidRPr="002202B8">
        <w:rPr>
          <w:noProof/>
        </w:rPr>
        <w:t xml:space="preserve"> </w:t>
      </w:r>
      <w:r>
        <w:br/>
      </w:r>
      <w:r w:rsidR="002C3249">
        <w:rPr>
          <w:noProof/>
        </w:rPr>
        <w:drawing>
          <wp:inline distT="0" distB="0" distL="0" distR="0" wp14:anchorId="540B571F" wp14:editId="521A2C4F">
            <wp:extent cx="4314825" cy="53625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314825" cy="5362575"/>
                    </a:xfrm>
                    <a:prstGeom prst="rect">
                      <a:avLst/>
                    </a:prstGeom>
                  </pic:spPr>
                </pic:pic>
              </a:graphicData>
            </a:graphic>
          </wp:inline>
        </w:drawing>
      </w:r>
    </w:p>
    <w:p w:rsidR="002202B8" w:rsidRDefault="002202B8" w:rsidP="002202B8">
      <w:pPr>
        <w:pStyle w:val="ListParagraph"/>
        <w:ind w:left="1080"/>
      </w:pPr>
    </w:p>
    <w:p w:rsidR="002202B8" w:rsidRDefault="002202B8" w:rsidP="002C3249">
      <w:pPr>
        <w:pStyle w:val="ListParagraph"/>
        <w:numPr>
          <w:ilvl w:val="0"/>
          <w:numId w:val="39"/>
        </w:numPr>
      </w:pPr>
      <w:r>
        <w:rPr>
          <w:noProof/>
        </w:rPr>
        <mc:AlternateContent>
          <mc:Choice Requires="wps">
            <w:drawing>
              <wp:anchor distT="0" distB="0" distL="114300" distR="114300" simplePos="0" relativeHeight="251700224" behindDoc="0" locked="0" layoutInCell="1" allowOverlap="1" wp14:anchorId="5122A9B1" wp14:editId="39D4C0B8">
                <wp:simplePos x="0" y="0"/>
                <wp:positionH relativeFrom="column">
                  <wp:posOffset>4069080</wp:posOffset>
                </wp:positionH>
                <wp:positionV relativeFrom="paragraph">
                  <wp:posOffset>934085</wp:posOffset>
                </wp:positionV>
                <wp:extent cx="887095" cy="0"/>
                <wp:effectExtent l="0" t="133350" r="0" b="171450"/>
                <wp:wrapNone/>
                <wp:docPr id="267" name="Straight Arrow Connector 267"/>
                <wp:cNvGraphicFramePr/>
                <a:graphic xmlns:a="http://schemas.openxmlformats.org/drawingml/2006/main">
                  <a:graphicData uri="http://schemas.microsoft.com/office/word/2010/wordprocessingShape">
                    <wps:wsp>
                      <wps:cNvCnPr/>
                      <wps:spPr>
                        <a:xfrm flipH="1" flipV="1">
                          <a:off x="0" y="0"/>
                          <a:ext cx="887095" cy="0"/>
                        </a:xfrm>
                        <a:prstGeom prst="straightConnector1">
                          <a:avLst/>
                        </a:prstGeom>
                        <a:ln>
                          <a:solidFill>
                            <a:srgbClr val="FF0000"/>
                          </a:solidFill>
                          <a:tailEnd type="arrow"/>
                        </a:ln>
                      </wps:spPr>
                      <wps:style>
                        <a:lnRef idx="3">
                          <a:schemeClr val="accent2"/>
                        </a:lnRef>
                        <a:fillRef idx="0">
                          <a:schemeClr val="accent2"/>
                        </a:fillRef>
                        <a:effectRef idx="2">
                          <a:schemeClr val="accent2"/>
                        </a:effectRef>
                        <a:fontRef idx="minor">
                          <a:schemeClr val="tx1"/>
                        </a:fontRef>
                      </wps:style>
                      <wps:bodyPr/>
                    </wps:wsp>
                  </a:graphicData>
                </a:graphic>
                <wp14:sizeRelV relativeFrom="margin">
                  <wp14:pctHeight>0</wp14:pctHeight>
                </wp14:sizeRelV>
              </wp:anchor>
            </w:drawing>
          </mc:Choice>
          <mc:Fallback>
            <w:pict>
              <v:shape id="Straight Arrow Connector 267" o:spid="_x0000_s1026" type="#_x0000_t32" style="position:absolute;margin-left:320.4pt;margin-top:73.55pt;width:69.85pt;height:0;flip:x y;z-index:251700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" strokecolor="red" strokeweight="3pt">
                <v:stroke endarrow="open"/>
                <v:shadow on="t" color="black" opacity="22937f" origin=",.5" offset="0,.63889mm"/>
              </v:shape>
            </w:pict>
          </mc:Fallback>
        </mc:AlternateContent>
      </w:r>
      <w:r>
        <w:t>Click on the “Leader” button next.</w:t>
      </w:r>
      <w:r w:rsidRPr="002202B8">
        <w:rPr>
          <w:noProof/>
        </w:rPr>
        <w:t xml:space="preserve"> </w:t>
      </w:r>
      <w:r>
        <w:br/>
      </w:r>
      <w:r>
        <w:br/>
      </w:r>
      <w:r>
        <w:rPr>
          <w:noProof/>
        </w:rPr>
        <w:drawing>
          <wp:inline distT="0" distB="0" distL="0" distR="0" wp14:anchorId="31F22F62" wp14:editId="33108297">
            <wp:extent cx="4543425" cy="809625"/>
            <wp:effectExtent l="0" t="0" r="9525" b="9525"/>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srcRect l="3637" t="35008" b="50260"/>
                    <a:stretch/>
                  </pic:blipFill>
                  <pic:spPr bwMode="auto">
                    <a:xfrm>
                      <a:off x="0" y="0"/>
                      <a:ext cx="4543425" cy="809625"/>
                    </a:xfrm>
                    <a:prstGeom prst="rect">
                      <a:avLst/>
                    </a:prstGeom>
                    <a:ln>
                      <a:noFill/>
                    </a:ln>
                    <a:extLst>
                      <a:ext uri="{53640926-AAD7-44D8-BBD7-CCE9431645EC}">
                        <a14:shadowObscured xmlns:a14="http://schemas.microsoft.com/office/drawing/2010/main"/>
                      </a:ext>
                    </a:extLst>
                  </pic:spPr>
                </pic:pic>
              </a:graphicData>
            </a:graphic>
          </wp:inline>
        </w:drawing>
      </w:r>
      <w:r>
        <w:br/>
      </w:r>
    </w:p>
    <w:p w:rsidR="002C3249" w:rsidRDefault="002202B8" w:rsidP="002C3249">
      <w:pPr>
        <w:pStyle w:val="ListParagraph"/>
        <w:numPr>
          <w:ilvl w:val="0"/>
          <w:numId w:val="39"/>
        </w:numPr>
      </w:pPr>
      <w:r>
        <w:lastRenderedPageBreak/>
        <w:t xml:space="preserve">Verify that the settings match the example below. Click </w:t>
      </w:r>
      <w:r w:rsidR="003C623D">
        <w:t>“</w:t>
      </w:r>
      <w:r>
        <w:t>OK</w:t>
      </w:r>
      <w:r w:rsidR="003C623D">
        <w:t>”</w:t>
      </w:r>
      <w:r>
        <w:t xml:space="preserve"> when finished.</w:t>
      </w:r>
      <w:r>
        <w:br/>
      </w:r>
      <w:r w:rsidR="002C3249">
        <w:rPr>
          <w:noProof/>
        </w:rPr>
        <w:drawing>
          <wp:inline distT="0" distB="0" distL="0" distR="0" wp14:anchorId="1B6EB958" wp14:editId="01C91A52">
            <wp:extent cx="5629275" cy="39056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629275" cy="3905610"/>
                    </a:xfrm>
                    <a:prstGeom prst="rect">
                      <a:avLst/>
                    </a:prstGeom>
                  </pic:spPr>
                </pic:pic>
              </a:graphicData>
            </a:graphic>
          </wp:inline>
        </w:drawing>
      </w:r>
    </w:p>
    <w:p w:rsidR="002E5184" w:rsidRDefault="002E5184" w:rsidP="002E5184">
      <w:pPr>
        <w:pStyle w:val="ListParagraph"/>
        <w:ind w:left="1080"/>
      </w:pPr>
    </w:p>
    <w:p w:rsidR="002E5184" w:rsidRDefault="002E5184" w:rsidP="002C3249">
      <w:pPr>
        <w:pStyle w:val="ListParagraph"/>
        <w:numPr>
          <w:ilvl w:val="0"/>
          <w:numId w:val="39"/>
        </w:numPr>
      </w:pPr>
      <w:r>
        <w:rPr>
          <w:noProof/>
        </w:rPr>
        <mc:AlternateContent>
          <mc:Choice Requires="wps">
            <w:drawing>
              <wp:anchor distT="0" distB="0" distL="114300" distR="114300" simplePos="0" relativeHeight="251702272" behindDoc="0" locked="0" layoutInCell="1" allowOverlap="1" wp14:anchorId="1B037BDB" wp14:editId="6FB33FA6">
                <wp:simplePos x="0" y="0"/>
                <wp:positionH relativeFrom="column">
                  <wp:posOffset>4592955</wp:posOffset>
                </wp:positionH>
                <wp:positionV relativeFrom="paragraph">
                  <wp:posOffset>966470</wp:posOffset>
                </wp:positionV>
                <wp:extent cx="887095" cy="0"/>
                <wp:effectExtent l="0" t="133350" r="0" b="171450"/>
                <wp:wrapNone/>
                <wp:docPr id="269" name="Straight Arrow Connector 269"/>
                <wp:cNvGraphicFramePr/>
                <a:graphic xmlns:a="http://schemas.openxmlformats.org/drawingml/2006/main">
                  <a:graphicData uri="http://schemas.microsoft.com/office/word/2010/wordprocessingShape">
                    <wps:wsp>
                      <wps:cNvCnPr/>
                      <wps:spPr>
                        <a:xfrm flipH="1" flipV="1">
                          <a:off x="0" y="0"/>
                          <a:ext cx="887095" cy="0"/>
                        </a:xfrm>
                        <a:prstGeom prst="straightConnector1">
                          <a:avLst/>
                        </a:prstGeom>
                        <a:ln>
                          <a:solidFill>
                            <a:srgbClr val="FF0000"/>
                          </a:solidFill>
                          <a:tailEnd type="arrow"/>
                        </a:ln>
                      </wps:spPr>
                      <wps:style>
                        <a:lnRef idx="3">
                          <a:schemeClr val="accent2"/>
                        </a:lnRef>
                        <a:fillRef idx="0">
                          <a:schemeClr val="accent2"/>
                        </a:fillRef>
                        <a:effectRef idx="2">
                          <a:schemeClr val="accent2"/>
                        </a:effectRef>
                        <a:fontRef idx="minor">
                          <a:schemeClr val="tx1"/>
                        </a:fontRef>
                      </wps:style>
                      <wps:bodyPr/>
                    </wps:wsp>
                  </a:graphicData>
                </a:graphic>
                <wp14:sizeRelV relativeFrom="margin">
                  <wp14:pctHeight>0</wp14:pctHeight>
                </wp14:sizeRelV>
              </wp:anchor>
            </w:drawing>
          </mc:Choice>
          <mc:Fallback>
            <w:pict>
              <v:shape id="Straight Arrow Connector 269" o:spid="_x0000_s1026" type="#_x0000_t32" style="position:absolute;margin-left:361.65pt;margin-top:76.1pt;width:69.85pt;height:0;flip:x y;z-index:251702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" strokecolor="red" strokeweight="3pt">
                <v:stroke endarrow="open"/>
                <v:shadow on="t" color="black" opacity="22937f" origin=",.5" offset="0,.63889mm"/>
              </v:shape>
            </w:pict>
          </mc:Fallback>
        </mc:AlternateContent>
      </w:r>
      <w:r>
        <w:t>Click on the “Symbol” button.</w:t>
      </w:r>
      <w:r>
        <w:br/>
      </w:r>
      <w:r>
        <w:br/>
      </w:r>
      <w:r>
        <w:rPr>
          <w:noProof/>
        </w:rPr>
        <w:drawing>
          <wp:inline distT="0" distB="0" distL="0" distR="0" wp14:anchorId="4A9DB1E6" wp14:editId="1EBEA24B">
            <wp:extent cx="4543425" cy="809625"/>
            <wp:effectExtent l="0" t="0" r="9525" b="9525"/>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srcRect l="3637" t="35008" b="50260"/>
                    <a:stretch/>
                  </pic:blipFill>
                  <pic:spPr bwMode="auto">
                    <a:xfrm>
                      <a:off x="0" y="0"/>
                      <a:ext cx="4543425" cy="809625"/>
                    </a:xfrm>
                    <a:prstGeom prst="rect">
                      <a:avLst/>
                    </a:prstGeom>
                    <a:ln>
                      <a:noFill/>
                    </a:ln>
                    <a:extLst>
                      <a:ext uri="{53640926-AAD7-44D8-BBD7-CCE9431645EC}">
                        <a14:shadowObscured xmlns:a14="http://schemas.microsoft.com/office/drawing/2010/main"/>
                      </a:ext>
                    </a:extLst>
                  </pic:spPr>
                </pic:pic>
              </a:graphicData>
            </a:graphic>
          </wp:inline>
        </w:drawing>
      </w:r>
    </w:p>
    <w:p w:rsidR="001128C5" w:rsidRDefault="001128C5" w:rsidP="001128C5">
      <w:pPr>
        <w:pStyle w:val="ListParagraph"/>
        <w:numPr>
          <w:ilvl w:val="0"/>
          <w:numId w:val="39"/>
        </w:numPr>
      </w:pPr>
      <w:r>
        <w:rPr>
          <w:noProof/>
        </w:rPr>
        <w:lastRenderedPageBreak/>
        <w:drawing>
          <wp:anchor distT="0" distB="0" distL="114300" distR="114300" simplePos="0" relativeHeight="251703296" behindDoc="0" locked="0" layoutInCell="1" allowOverlap="1" wp14:anchorId="1264D3A4" wp14:editId="4117FD7D">
            <wp:simplePos x="0" y="0"/>
            <wp:positionH relativeFrom="column">
              <wp:posOffset>3676650</wp:posOffset>
            </wp:positionH>
            <wp:positionV relativeFrom="paragraph">
              <wp:posOffset>4333875</wp:posOffset>
            </wp:positionV>
            <wp:extent cx="2718271" cy="3762375"/>
            <wp:effectExtent l="0" t="0" r="635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2718271" cy="3762375"/>
                    </a:xfrm>
                    <a:prstGeom prst="rect">
                      <a:avLst/>
                    </a:prstGeom>
                  </pic:spPr>
                </pic:pic>
              </a:graphicData>
            </a:graphic>
            <wp14:sizeRelH relativeFrom="page">
              <wp14:pctWidth>0</wp14:pctWidth>
            </wp14:sizeRelH>
            <wp14:sizeRelV relativeFrom="page">
              <wp14:pctHeight>0</wp14:pctHeight>
            </wp14:sizeRelV>
          </wp:anchor>
        </w:drawing>
      </w:r>
      <w:r w:rsidR="002E5184">
        <w:t xml:space="preserve">Verify that the settings match the </w:t>
      </w:r>
      <w:r w:rsidR="006A376F">
        <w:t>below area.</w:t>
      </w:r>
      <w:r w:rsidRPr="001128C5">
        <w:t xml:space="preserve"> </w:t>
      </w:r>
      <w:r>
        <w:br/>
      </w:r>
      <w:r>
        <w:rPr>
          <w:noProof/>
        </w:rPr>
        <w:drawing>
          <wp:inline distT="0" distB="0" distL="0" distR="0" wp14:anchorId="5064861E" wp14:editId="3B7A0158">
            <wp:extent cx="4343933" cy="41529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343933" cy="4152900"/>
                    </a:xfrm>
                    <a:prstGeom prst="rect">
                      <a:avLst/>
                    </a:prstGeom>
                  </pic:spPr>
                </pic:pic>
              </a:graphicData>
            </a:graphic>
          </wp:inline>
        </w:drawing>
      </w:r>
    </w:p>
    <w:p w:rsidR="001128C5" w:rsidRDefault="006A376F" w:rsidP="006A376F">
      <w:pPr>
        <w:pStyle w:val="ListParagraph"/>
        <w:ind w:left="1080"/>
      </w:pPr>
      <w:r>
        <w:br/>
        <w:t>If the “ESRI” style group does not show up, click “Style References” and ensure that it is selected, and then click “OK”.</w:t>
      </w:r>
    </w:p>
    <w:p w:rsidR="006A376F" w:rsidRDefault="006A376F" w:rsidP="006A376F">
      <w:pPr>
        <w:pStyle w:val="ListParagraph"/>
        <w:ind w:left="1080"/>
      </w:pPr>
    </w:p>
    <w:p w:rsidR="006A376F" w:rsidRDefault="006A376F" w:rsidP="006A376F">
      <w:pPr>
        <w:pStyle w:val="ListParagraph"/>
        <w:ind w:left="1080"/>
      </w:pPr>
    </w:p>
    <w:p w:rsidR="006A376F" w:rsidRDefault="006A376F" w:rsidP="006A376F">
      <w:pPr>
        <w:pStyle w:val="ListParagraph"/>
        <w:ind w:left="1080"/>
      </w:pPr>
    </w:p>
    <w:p w:rsidR="006A376F" w:rsidRDefault="006A376F" w:rsidP="006A376F">
      <w:pPr>
        <w:pStyle w:val="ListParagraph"/>
        <w:ind w:left="1080"/>
      </w:pPr>
      <w:r>
        <w:br/>
      </w:r>
      <w:r>
        <w:br/>
      </w:r>
      <w:r>
        <w:br/>
      </w:r>
      <w:r>
        <w:br/>
      </w:r>
      <w:r>
        <w:br/>
      </w:r>
      <w:r>
        <w:br/>
      </w:r>
      <w:r>
        <w:br/>
      </w:r>
      <w:r>
        <w:br/>
      </w:r>
      <w:r>
        <w:br/>
      </w:r>
      <w:r>
        <w:br/>
      </w:r>
    </w:p>
    <w:p w:rsidR="006A376F" w:rsidRDefault="006A376F" w:rsidP="006A376F">
      <w:pPr>
        <w:pStyle w:val="ListParagraph"/>
        <w:numPr>
          <w:ilvl w:val="0"/>
          <w:numId w:val="39"/>
        </w:numPr>
      </w:pPr>
      <w:r>
        <w:t>On the Symbol Selector window, choose “Edit Symbol”.</w:t>
      </w:r>
    </w:p>
    <w:p w:rsidR="006A376F" w:rsidRDefault="006A376F" w:rsidP="006A376F">
      <w:pPr>
        <w:pStyle w:val="ListParagraph"/>
        <w:numPr>
          <w:ilvl w:val="0"/>
          <w:numId w:val="39"/>
        </w:numPr>
        <w:rPr>
          <w:noProof/>
        </w:rPr>
      </w:pPr>
      <w:r>
        <w:lastRenderedPageBreak/>
        <w:t>Match the settings in all four tabs shown below.</w:t>
      </w:r>
    </w:p>
    <w:p w:rsidR="001128C5" w:rsidRDefault="001128C5" w:rsidP="006A376F">
      <w:pPr>
        <w:pStyle w:val="ListParagraph"/>
        <w:ind w:left="90"/>
      </w:pPr>
      <w:r>
        <w:rPr>
          <w:noProof/>
        </w:rPr>
        <w:drawing>
          <wp:inline distT="0" distB="0" distL="0" distR="0" wp14:anchorId="52925BA5" wp14:editId="53D29824">
            <wp:extent cx="3172426" cy="27051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4"/>
                    <a:srcRect l="38980" t="17305" r="2961" b="11339"/>
                    <a:stretch/>
                  </pic:blipFill>
                  <pic:spPr bwMode="auto">
                    <a:xfrm>
                      <a:off x="0" y="0"/>
                      <a:ext cx="3171383" cy="270421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512376B1" wp14:editId="588D476E">
            <wp:extent cx="3103963" cy="2674318"/>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5"/>
                    <a:srcRect l="39584" t="17786" r="3685" b="11765"/>
                    <a:stretch/>
                  </pic:blipFill>
                  <pic:spPr bwMode="auto">
                    <a:xfrm>
                      <a:off x="0" y="0"/>
                      <a:ext cx="3114513" cy="2683408"/>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3EFA2CB7" wp14:editId="1E923596">
            <wp:extent cx="3118740" cy="2667000"/>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6"/>
                    <a:srcRect l="39585" t="17554" r="2884" b="11534"/>
                    <a:stretch/>
                  </pic:blipFill>
                  <pic:spPr bwMode="auto">
                    <a:xfrm>
                      <a:off x="0" y="0"/>
                      <a:ext cx="3129798" cy="2676456"/>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6A1E6B72" wp14:editId="2C0CD7D8">
            <wp:extent cx="3210560" cy="268729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7"/>
                    <a:srcRect l="39101" t="18464" r="2886" b="11549"/>
                    <a:stretch/>
                  </pic:blipFill>
                  <pic:spPr bwMode="auto">
                    <a:xfrm>
                      <a:off x="0" y="0"/>
                      <a:ext cx="3213366" cy="2689641"/>
                    </a:xfrm>
                    <a:prstGeom prst="rect">
                      <a:avLst/>
                    </a:prstGeom>
                    <a:ln>
                      <a:noFill/>
                    </a:ln>
                    <a:extLst>
                      <a:ext uri="{53640926-AAD7-44D8-BBD7-CCE9431645EC}">
                        <a14:shadowObscured xmlns:a14="http://schemas.microsoft.com/office/drawing/2010/main"/>
                      </a:ext>
                    </a:extLst>
                  </pic:spPr>
                </pic:pic>
              </a:graphicData>
            </a:graphic>
          </wp:inline>
        </w:drawing>
      </w:r>
    </w:p>
    <w:p w:rsidR="002C3249" w:rsidRDefault="002C3249" w:rsidP="002C3249"/>
    <w:p w:rsidR="006A376F" w:rsidRDefault="006A376F" w:rsidP="006A376F">
      <w:pPr>
        <w:pStyle w:val="ListParagraph"/>
        <w:numPr>
          <w:ilvl w:val="0"/>
          <w:numId w:val="39"/>
        </w:numPr>
      </w:pPr>
      <w:r>
        <w:t>Click “OK” to close out of the Style Editor Window.</w:t>
      </w:r>
      <w:r w:rsidR="00A82AE8">
        <w:br/>
      </w:r>
      <w:r>
        <w:t>Click “OK” to close out of the Symbol Selector Window.</w:t>
      </w:r>
      <w:r>
        <w:br/>
      </w:r>
    </w:p>
    <w:p w:rsidR="006A376F" w:rsidRDefault="00026950" w:rsidP="006A376F">
      <w:pPr>
        <w:pStyle w:val="ListParagraph"/>
        <w:numPr>
          <w:ilvl w:val="0"/>
          <w:numId w:val="39"/>
        </w:numPr>
      </w:pPr>
      <w:r>
        <w:rPr>
          <w:noProof/>
        </w:rPr>
        <mc:AlternateContent>
          <mc:Choice Requires="wps">
            <w:drawing>
              <wp:anchor distT="0" distB="0" distL="114300" distR="114300" simplePos="0" relativeHeight="251705344" behindDoc="0" locked="0" layoutInCell="1" allowOverlap="1" wp14:anchorId="03C154BC" wp14:editId="2ADC6CEA">
                <wp:simplePos x="0" y="0"/>
                <wp:positionH relativeFrom="column">
                  <wp:posOffset>3858260</wp:posOffset>
                </wp:positionH>
                <wp:positionV relativeFrom="paragraph">
                  <wp:posOffset>982980</wp:posOffset>
                </wp:positionV>
                <wp:extent cx="887095" cy="0"/>
                <wp:effectExtent l="0" t="133350" r="0" b="171450"/>
                <wp:wrapNone/>
                <wp:docPr id="272" name="Straight Arrow Connector 272"/>
                <wp:cNvGraphicFramePr/>
                <a:graphic xmlns:a="http://schemas.openxmlformats.org/drawingml/2006/main">
                  <a:graphicData uri="http://schemas.microsoft.com/office/word/2010/wordprocessingShape">
                    <wps:wsp>
                      <wps:cNvCnPr/>
                      <wps:spPr>
                        <a:xfrm flipH="1" flipV="1">
                          <a:off x="0" y="0"/>
                          <a:ext cx="887095" cy="0"/>
                        </a:xfrm>
                        <a:prstGeom prst="straightConnector1">
                          <a:avLst/>
                        </a:prstGeom>
                        <a:ln>
                          <a:solidFill>
                            <a:srgbClr val="FF0000"/>
                          </a:solidFill>
                          <a:tailEnd type="arrow"/>
                        </a:ln>
                      </wps:spPr>
                      <wps:style>
                        <a:lnRef idx="3">
                          <a:schemeClr val="accent2"/>
                        </a:lnRef>
                        <a:fillRef idx="0">
                          <a:schemeClr val="accent2"/>
                        </a:fillRef>
                        <a:effectRef idx="2">
                          <a:schemeClr val="accent2"/>
                        </a:effectRef>
                        <a:fontRef idx="minor">
                          <a:schemeClr val="tx1"/>
                        </a:fontRef>
                      </wps:style>
                      <wps:bodyPr/>
                    </wps:wsp>
                  </a:graphicData>
                </a:graphic>
                <wp14:sizeRelV relativeFrom="margin">
                  <wp14:pctHeight>0</wp14:pctHeight>
                </wp14:sizeRelV>
              </wp:anchor>
            </w:drawing>
          </mc:Choice>
          <mc:Fallback>
            <w:pict>
              <v:shape id="Straight Arrow Connector 272" o:spid="_x0000_s1026" type="#_x0000_t32" style="position:absolute;margin-left:303.8pt;margin-top:77.4pt;width:69.85pt;height:0;flip:x y;z-index:251705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" strokecolor="red" strokeweight="3pt">
                <v:stroke endarrow="open"/>
                <v:shadow on="t" color="black" opacity="22937f" origin=",.5" offset="0,.63889mm"/>
              </v:shape>
            </w:pict>
          </mc:Fallback>
        </mc:AlternateContent>
      </w:r>
      <w:r w:rsidR="006A376F">
        <w:t xml:space="preserve">On the </w:t>
      </w:r>
      <w:r w:rsidR="0077387A">
        <w:t>New Feature Class</w:t>
      </w:r>
      <w:r w:rsidR="006A376F">
        <w:t xml:space="preserve"> screen, choose “Properties”</w:t>
      </w:r>
      <w:r w:rsidR="00A82AE8">
        <w:t xml:space="preserve"> under “Placement Properties”.</w:t>
      </w:r>
      <w:r w:rsidR="00A82AE8">
        <w:br/>
      </w:r>
      <w:r w:rsidR="00A82AE8">
        <w:rPr>
          <w:noProof/>
        </w:rPr>
        <w:drawing>
          <wp:inline distT="0" distB="0" distL="0" distR="0" wp14:anchorId="654B24D2" wp14:editId="0ED08800">
            <wp:extent cx="3448050" cy="1224017"/>
            <wp:effectExtent l="0" t="0" r="0" b="0"/>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srcRect l="4041" t="49047" r="8889" b="24437"/>
                    <a:stretch/>
                  </pic:blipFill>
                  <pic:spPr bwMode="auto">
                    <a:xfrm>
                      <a:off x="0" y="0"/>
                      <a:ext cx="3448050" cy="1224017"/>
                    </a:xfrm>
                    <a:prstGeom prst="rect">
                      <a:avLst/>
                    </a:prstGeom>
                    <a:ln>
                      <a:noFill/>
                    </a:ln>
                    <a:extLst>
                      <a:ext uri="{53640926-AAD7-44D8-BBD7-CCE9431645EC}">
                        <a14:shadowObscured xmlns:a14="http://schemas.microsoft.com/office/drawing/2010/main"/>
                      </a:ext>
                    </a:extLst>
                  </pic:spPr>
                </pic:pic>
              </a:graphicData>
            </a:graphic>
          </wp:inline>
        </w:drawing>
      </w:r>
    </w:p>
    <w:p w:rsidR="00026950" w:rsidRDefault="00026950" w:rsidP="006A376F">
      <w:pPr>
        <w:pStyle w:val="ListParagraph"/>
        <w:numPr>
          <w:ilvl w:val="0"/>
          <w:numId w:val="39"/>
        </w:numPr>
      </w:pPr>
      <w:r>
        <w:lastRenderedPageBreak/>
        <w:t>Verify that the settings match the below examples for Label Position, noting the values of the windows that appear after clicking the “Position”, “Label Offset”, and “Orientation” buttons.</w:t>
      </w:r>
    </w:p>
    <w:p w:rsidR="002C3249" w:rsidRDefault="00026950" w:rsidP="002C3249">
      <w:r>
        <w:rPr>
          <w:noProof/>
        </w:rPr>
        <w:drawing>
          <wp:anchor distT="0" distB="0" distL="114300" distR="114300" simplePos="0" relativeHeight="251706368" behindDoc="0" locked="0" layoutInCell="1" allowOverlap="1" wp14:anchorId="70FE1734" wp14:editId="5ECD105D">
            <wp:simplePos x="0" y="0"/>
            <wp:positionH relativeFrom="column">
              <wp:posOffset>3249295</wp:posOffset>
            </wp:positionH>
            <wp:positionV relativeFrom="paragraph">
              <wp:posOffset>169545</wp:posOffset>
            </wp:positionV>
            <wp:extent cx="3138170" cy="3619500"/>
            <wp:effectExtent l="0" t="0" r="508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3138170" cy="3619500"/>
                    </a:xfrm>
                    <a:prstGeom prst="rect">
                      <a:avLst/>
                    </a:prstGeom>
                  </pic:spPr>
                </pic:pic>
              </a:graphicData>
            </a:graphic>
            <wp14:sizeRelH relativeFrom="page">
              <wp14:pctWidth>0</wp14:pctWidth>
            </wp14:sizeRelH>
            <wp14:sizeRelV relativeFrom="page">
              <wp14:pctHeight>0</wp14:pctHeight>
            </wp14:sizeRelV>
          </wp:anchor>
        </w:drawing>
      </w:r>
    </w:p>
    <w:p w:rsidR="002C3249" w:rsidRDefault="002C3249" w:rsidP="002C3249">
      <w:r>
        <w:rPr>
          <w:noProof/>
        </w:rPr>
        <w:drawing>
          <wp:inline distT="0" distB="0" distL="0" distR="0" wp14:anchorId="7BF99DF7" wp14:editId="322E194C">
            <wp:extent cx="3105838" cy="45339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107227" cy="4535928"/>
                    </a:xfrm>
                    <a:prstGeom prst="rect">
                      <a:avLst/>
                    </a:prstGeom>
                  </pic:spPr>
                </pic:pic>
              </a:graphicData>
            </a:graphic>
          </wp:inline>
        </w:drawing>
      </w:r>
    </w:p>
    <w:p w:rsidR="002C3249" w:rsidRDefault="002C3249" w:rsidP="002C3249"/>
    <w:p w:rsidR="002C3249" w:rsidRDefault="005700A2" w:rsidP="002C3249">
      <w:pPr>
        <w:rPr>
          <w:noProof/>
        </w:rPr>
      </w:pPr>
      <w:r>
        <w:rPr>
          <w:noProof/>
        </w:rPr>
        <w:t>.</w:t>
      </w:r>
      <w:r w:rsidR="002C3249">
        <w:rPr>
          <w:noProof/>
        </w:rPr>
        <w:drawing>
          <wp:inline distT="0" distB="0" distL="0" distR="0" wp14:anchorId="2D8D4929" wp14:editId="203C677D">
            <wp:extent cx="3248025" cy="177954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250375" cy="1780828"/>
                    </a:xfrm>
                    <a:prstGeom prst="rect">
                      <a:avLst/>
                    </a:prstGeom>
                  </pic:spPr>
                </pic:pic>
              </a:graphicData>
            </a:graphic>
          </wp:inline>
        </w:drawing>
      </w:r>
      <w:r>
        <w:rPr>
          <w:noProof/>
        </w:rPr>
        <w:t xml:space="preserve">  </w:t>
      </w:r>
      <w:r w:rsidR="002C3249">
        <w:rPr>
          <w:noProof/>
        </w:rPr>
        <w:drawing>
          <wp:inline distT="0" distB="0" distL="0" distR="0" wp14:anchorId="485AE5B9" wp14:editId="622BD6B4">
            <wp:extent cx="2962275" cy="1789014"/>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2962275" cy="1789014"/>
                    </a:xfrm>
                    <a:prstGeom prst="rect">
                      <a:avLst/>
                    </a:prstGeom>
                  </pic:spPr>
                </pic:pic>
              </a:graphicData>
            </a:graphic>
          </wp:inline>
        </w:drawing>
      </w:r>
    </w:p>
    <w:p w:rsidR="005700A2" w:rsidRDefault="005700A2" w:rsidP="002C3249">
      <w:pPr>
        <w:rPr>
          <w:noProof/>
        </w:rPr>
      </w:pPr>
      <w:r>
        <w:rPr>
          <w:noProof/>
        </w:rPr>
        <w:br/>
      </w:r>
      <w:r>
        <w:rPr>
          <w:noProof/>
        </w:rPr>
        <w:br/>
      </w:r>
      <w:r>
        <w:rPr>
          <w:noProof/>
        </w:rPr>
        <w:br/>
      </w:r>
    </w:p>
    <w:p w:rsidR="005700A2" w:rsidRDefault="005700A2" w:rsidP="002C3249">
      <w:pPr>
        <w:pStyle w:val="ListParagraph"/>
        <w:numPr>
          <w:ilvl w:val="0"/>
          <w:numId w:val="39"/>
        </w:numPr>
      </w:pPr>
      <w:r>
        <w:lastRenderedPageBreak/>
        <w:t>Verify that the settings match the below examples for the remaining two Placement Properties tabs.</w:t>
      </w:r>
    </w:p>
    <w:p w:rsidR="002C3249" w:rsidRDefault="005700A2" w:rsidP="005700A2">
      <w:pPr>
        <w:pStyle w:val="ListParagraph"/>
        <w:tabs>
          <w:tab w:val="left" w:pos="90"/>
        </w:tabs>
        <w:ind w:left="90"/>
      </w:pPr>
      <w:r>
        <w:br/>
      </w:r>
      <w:r w:rsidR="002C3249">
        <w:rPr>
          <w:noProof/>
        </w:rPr>
        <w:drawing>
          <wp:inline distT="0" distB="0" distL="0" distR="0" wp14:anchorId="46D891D4" wp14:editId="7D5F5511">
            <wp:extent cx="3151513" cy="46005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151513" cy="4600575"/>
                    </a:xfrm>
                    <a:prstGeom prst="rect">
                      <a:avLst/>
                    </a:prstGeom>
                  </pic:spPr>
                </pic:pic>
              </a:graphicData>
            </a:graphic>
          </wp:inline>
        </w:drawing>
      </w:r>
      <w:r w:rsidR="002C3249">
        <w:rPr>
          <w:noProof/>
        </w:rPr>
        <w:drawing>
          <wp:inline distT="0" distB="0" distL="0" distR="0" wp14:anchorId="4D4F7253" wp14:editId="7BE1AB72">
            <wp:extent cx="3152775" cy="4602418"/>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152775" cy="4602418"/>
                    </a:xfrm>
                    <a:prstGeom prst="rect">
                      <a:avLst/>
                    </a:prstGeom>
                  </pic:spPr>
                </pic:pic>
              </a:graphicData>
            </a:graphic>
          </wp:inline>
        </w:drawing>
      </w:r>
    </w:p>
    <w:p w:rsidR="005700A2" w:rsidRDefault="005700A2" w:rsidP="005700A2">
      <w:pPr>
        <w:pStyle w:val="ListParagraph"/>
        <w:tabs>
          <w:tab w:val="left" w:pos="90"/>
        </w:tabs>
        <w:ind w:left="90"/>
      </w:pPr>
    </w:p>
    <w:p w:rsidR="0077387A" w:rsidRDefault="005700A2" w:rsidP="0077387A">
      <w:pPr>
        <w:pStyle w:val="ListParagraph"/>
        <w:numPr>
          <w:ilvl w:val="0"/>
          <w:numId w:val="39"/>
        </w:numPr>
        <w:tabs>
          <w:tab w:val="left" w:pos="90"/>
        </w:tabs>
      </w:pPr>
      <w:r>
        <w:t>Click “OK” to close out of the Placement Properties window.</w:t>
      </w:r>
      <w:r w:rsidR="0077387A">
        <w:br/>
      </w:r>
    </w:p>
    <w:p w:rsidR="0077387A" w:rsidRDefault="0077387A" w:rsidP="0077387A">
      <w:pPr>
        <w:pStyle w:val="ListParagraph"/>
        <w:numPr>
          <w:ilvl w:val="0"/>
          <w:numId w:val="39"/>
        </w:numPr>
        <w:tabs>
          <w:tab w:val="left" w:pos="90"/>
        </w:tabs>
      </w:pPr>
      <w:r>
        <w:t>On the “New Feature Class” screen, click “Next”.</w:t>
      </w:r>
      <w:r>
        <w:br/>
      </w:r>
    </w:p>
    <w:p w:rsidR="002C3249" w:rsidRDefault="0077387A" w:rsidP="002C3249">
      <w:pPr>
        <w:pStyle w:val="ListParagraph"/>
        <w:numPr>
          <w:ilvl w:val="0"/>
          <w:numId w:val="39"/>
        </w:numPr>
        <w:tabs>
          <w:tab w:val="left" w:pos="90"/>
        </w:tabs>
      </w:pPr>
      <w:r>
        <w:rPr>
          <w:noProof/>
        </w:rPr>
        <w:lastRenderedPageBreak/>
        <w:t>Specify the “Default” configuration keyword.</w:t>
      </w:r>
      <w:r>
        <w:rPr>
          <w:noProof/>
        </w:rPr>
        <w:br/>
        <w:t xml:space="preserve"> </w:t>
      </w:r>
      <w:r w:rsidR="002C3249">
        <w:rPr>
          <w:noProof/>
        </w:rPr>
        <w:drawing>
          <wp:inline distT="0" distB="0" distL="0" distR="0" wp14:anchorId="1B7B37B1" wp14:editId="61143DC4">
            <wp:extent cx="4714875" cy="54959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4714875" cy="5495925"/>
                    </a:xfrm>
                    <a:prstGeom prst="rect">
                      <a:avLst/>
                    </a:prstGeom>
                  </pic:spPr>
                </pic:pic>
              </a:graphicData>
            </a:graphic>
          </wp:inline>
        </w:drawing>
      </w:r>
      <w:r>
        <w:rPr>
          <w:noProof/>
        </w:rPr>
        <w:br/>
      </w:r>
      <w:r>
        <w:rPr>
          <w:noProof/>
        </w:rPr>
        <w:br/>
      </w:r>
      <w:r w:rsidR="002C3249">
        <w:t xml:space="preserve">The above properties </w:t>
      </w:r>
      <w:r w:rsidR="002C3249" w:rsidRPr="0077387A">
        <w:rPr>
          <w:b/>
        </w:rPr>
        <w:t>may</w:t>
      </w:r>
      <w:r w:rsidR="002C3249">
        <w:t xml:space="preserve"> </w:t>
      </w:r>
      <w:r w:rsidR="002C3249" w:rsidRPr="0077387A">
        <w:rPr>
          <w:b/>
        </w:rPr>
        <w:t xml:space="preserve">change </w:t>
      </w:r>
      <w:r w:rsidR="002C3249">
        <w:t>in production. If you are configuring for production, please check your sources for any configuration keywords that may be necessary.</w:t>
      </w:r>
      <w:r>
        <w:br/>
      </w:r>
    </w:p>
    <w:p w:rsidR="00542F4C" w:rsidRDefault="0077387A" w:rsidP="002C3249">
      <w:pPr>
        <w:pStyle w:val="ListParagraph"/>
        <w:numPr>
          <w:ilvl w:val="0"/>
          <w:numId w:val="39"/>
        </w:numPr>
        <w:tabs>
          <w:tab w:val="left" w:pos="90"/>
        </w:tabs>
      </w:pPr>
      <w:r>
        <w:t>Click “Next”.</w:t>
      </w:r>
    </w:p>
    <w:p w:rsidR="0077387A" w:rsidRDefault="00542F4C" w:rsidP="002C3249">
      <w:pPr>
        <w:pStyle w:val="ListParagraph"/>
        <w:numPr>
          <w:ilvl w:val="0"/>
          <w:numId w:val="39"/>
        </w:numPr>
        <w:tabs>
          <w:tab w:val="left" w:pos="90"/>
        </w:tabs>
      </w:pPr>
      <w:r>
        <w:t>For the next step, prepare by opening a connection to EDGISG1D. You can do this either in the same instance of ArcCatalog or open a new instance.</w:t>
      </w:r>
      <w:r w:rsidR="005363E0">
        <w:br/>
      </w:r>
      <w:r w:rsidR="005363E0">
        <w:br/>
      </w:r>
      <w:r w:rsidR="005363E0">
        <w:br/>
      </w:r>
      <w:r w:rsidR="005363E0">
        <w:br/>
      </w:r>
      <w:r w:rsidR="005363E0">
        <w:br/>
      </w:r>
      <w:r w:rsidR="005363E0">
        <w:lastRenderedPageBreak/>
        <w:br/>
      </w:r>
    </w:p>
    <w:p w:rsidR="002C3249" w:rsidRDefault="005363E0" w:rsidP="002C3249">
      <w:pPr>
        <w:pStyle w:val="ListParagraph"/>
        <w:numPr>
          <w:ilvl w:val="0"/>
          <w:numId w:val="39"/>
        </w:numPr>
        <w:tabs>
          <w:tab w:val="left" w:pos="90"/>
        </w:tabs>
      </w:pPr>
      <w:r>
        <w:t xml:space="preserve">On the next screen, delete all fields </w:t>
      </w:r>
      <w:r w:rsidR="0066513A">
        <w:t xml:space="preserve">that </w:t>
      </w:r>
      <w:r>
        <w:t xml:space="preserve">can </w:t>
      </w:r>
      <w:r w:rsidR="00F038EB">
        <w:t xml:space="preserve">be deleted </w:t>
      </w:r>
      <w:r>
        <w:t>by selecting the row</w:t>
      </w:r>
      <w:r w:rsidR="00F038EB">
        <w:t xml:space="preserve"> and pressing the Delete key</w:t>
      </w:r>
      <w:r>
        <w:t>. If an error message</w:t>
      </w:r>
      <w:r w:rsidR="00F038EB">
        <w:t xml:space="preserve"> appears</w:t>
      </w:r>
      <w:r>
        <w:t xml:space="preserve">, skip the field and try the next one. </w:t>
      </w:r>
      <w:r w:rsidR="0066513A">
        <w:t>At the end of this step, you should have deleted all fields that you are able to delete from this list. Highlighting any row and clicking delete would give you an error. After doing this</w:t>
      </w:r>
      <w:r>
        <w:t xml:space="preserve">, click the </w:t>
      </w:r>
      <w:r w:rsidR="007C5FCF">
        <w:t>“</w:t>
      </w:r>
      <w:r>
        <w:t>Import</w:t>
      </w:r>
      <w:r w:rsidR="007C5FCF">
        <w:t>”</w:t>
      </w:r>
      <w:r>
        <w:t xml:space="preserve"> button and navigate to the EDGISG1D database.</w:t>
      </w:r>
      <w:r>
        <w:br/>
      </w:r>
      <w:r w:rsidR="002C3249">
        <w:rPr>
          <w:noProof/>
        </w:rPr>
        <w:drawing>
          <wp:inline distT="0" distB="0" distL="0" distR="0" wp14:anchorId="60927872" wp14:editId="6E238AFF">
            <wp:extent cx="4714875" cy="54959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4714875" cy="5495925"/>
                    </a:xfrm>
                    <a:prstGeom prst="rect">
                      <a:avLst/>
                    </a:prstGeom>
                  </pic:spPr>
                </pic:pic>
              </a:graphicData>
            </a:graphic>
          </wp:inline>
        </w:drawing>
      </w:r>
      <w:r w:rsidR="007C5FCF">
        <w:br/>
      </w:r>
      <w:r w:rsidR="007C5FCF">
        <w:br/>
      </w:r>
    </w:p>
    <w:p w:rsidR="007C5FCF" w:rsidRDefault="007C5FCF" w:rsidP="007C5FCF">
      <w:pPr>
        <w:pStyle w:val="ListParagraph"/>
        <w:numPr>
          <w:ilvl w:val="0"/>
          <w:numId w:val="39"/>
        </w:numPr>
        <w:tabs>
          <w:tab w:val="left" w:pos="90"/>
        </w:tabs>
      </w:pPr>
      <w:r>
        <w:t>Select CustAgreeNumberAnno from G1D and the fields will be imported. Notice that there are ALL UPPERCASE dup</w:t>
      </w:r>
      <w:r w:rsidR="00F038EB">
        <w:t>licates of MixedCase fields. T</w:t>
      </w:r>
      <w:r>
        <w:t xml:space="preserve">hese </w:t>
      </w:r>
      <w:r w:rsidR="00F038EB">
        <w:t xml:space="preserve">will be deleted </w:t>
      </w:r>
      <w:r>
        <w:t>later.</w:t>
      </w:r>
      <w:r w:rsidR="00F038EB">
        <w:br/>
      </w:r>
    </w:p>
    <w:p w:rsidR="007C5FCF" w:rsidRDefault="00F038EB" w:rsidP="007C5FCF">
      <w:pPr>
        <w:pStyle w:val="ListParagraph"/>
        <w:numPr>
          <w:ilvl w:val="0"/>
          <w:numId w:val="39"/>
        </w:numPr>
        <w:tabs>
          <w:tab w:val="left" w:pos="90"/>
        </w:tabs>
      </w:pPr>
      <w:r>
        <w:lastRenderedPageBreak/>
        <w:t>C</w:t>
      </w:r>
      <w:r w:rsidR="007C5FCF">
        <w:t>lick “Finish”</w:t>
      </w:r>
      <w:r w:rsidR="00270340">
        <w:t>.</w:t>
      </w:r>
      <w:r w:rsidR="007C5FCF">
        <w:t xml:space="preserve"> </w:t>
      </w:r>
      <w:r w:rsidR="00270340">
        <w:t xml:space="preserve">A dialog will appear </w:t>
      </w:r>
      <w:r w:rsidR="007C5FCF">
        <w:t xml:space="preserve">saying that there are duplicates </w:t>
      </w:r>
      <w:r w:rsidR="00270340">
        <w:t>being named with</w:t>
      </w:r>
      <w:r w:rsidR="007C5FCF">
        <w:t xml:space="preserve"> an appended “_1”. Press OK.</w:t>
      </w:r>
      <w:r w:rsidR="00270340">
        <w:br/>
      </w:r>
    </w:p>
    <w:p w:rsidR="00270340" w:rsidRDefault="00270340" w:rsidP="007C5FCF">
      <w:pPr>
        <w:pStyle w:val="ListParagraph"/>
        <w:numPr>
          <w:ilvl w:val="0"/>
          <w:numId w:val="39"/>
        </w:numPr>
        <w:tabs>
          <w:tab w:val="left" w:pos="90"/>
        </w:tabs>
      </w:pPr>
      <w:r>
        <w:t>In ArcCatalog, right-click on the newly-created annotation feature class and click “Properties”.</w:t>
      </w:r>
    </w:p>
    <w:p w:rsidR="007C5FCF" w:rsidRDefault="002C4868" w:rsidP="007C5FCF">
      <w:pPr>
        <w:pStyle w:val="ListParagraph"/>
        <w:numPr>
          <w:ilvl w:val="0"/>
          <w:numId w:val="39"/>
        </w:numPr>
        <w:tabs>
          <w:tab w:val="left" w:pos="90"/>
        </w:tabs>
      </w:pPr>
      <w:r>
        <w:rPr>
          <w:noProof/>
        </w:rPr>
        <w:drawing>
          <wp:anchor distT="0" distB="0" distL="114300" distR="114300" simplePos="0" relativeHeight="251940864" behindDoc="0" locked="0" layoutInCell="1" allowOverlap="1" wp14:anchorId="649853D1" wp14:editId="42D46A71">
            <wp:simplePos x="0" y="0"/>
            <wp:positionH relativeFrom="column">
              <wp:posOffset>695325</wp:posOffset>
            </wp:positionH>
            <wp:positionV relativeFrom="paragraph">
              <wp:posOffset>1352550</wp:posOffset>
            </wp:positionV>
            <wp:extent cx="4619625" cy="5838825"/>
            <wp:effectExtent l="0" t="0" r="9525" b="9525"/>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extLst>
                        <a:ext uri="{28A0092B-C50C-407E-A947-70E740481C1C}">
                          <a14:useLocalDpi xmlns:a14="http://schemas.microsoft.com/office/drawing/2010/main" val="0"/>
                        </a:ext>
                      </a:extLst>
                    </a:blip>
                    <a:stretch>
                      <a:fillRect/>
                    </a:stretch>
                  </pic:blipFill>
                  <pic:spPr>
                    <a:xfrm>
                      <a:off x="0" y="0"/>
                      <a:ext cx="4619625" cy="5838825"/>
                    </a:xfrm>
                    <a:prstGeom prst="rect">
                      <a:avLst/>
                    </a:prstGeom>
                  </pic:spPr>
                </pic:pic>
              </a:graphicData>
            </a:graphic>
            <wp14:sizeRelH relativeFrom="page">
              <wp14:pctWidth>0</wp14:pctWidth>
            </wp14:sizeRelH>
            <wp14:sizeRelV relativeFrom="page">
              <wp14:pctHeight>0</wp14:pctHeight>
            </wp14:sizeRelV>
          </wp:anchor>
        </w:drawing>
      </w:r>
      <w:r w:rsidR="00270340">
        <w:t>Navigate to the “Fields” tab.</w:t>
      </w:r>
      <w:r w:rsidR="00270340">
        <w:br/>
      </w:r>
    </w:p>
    <w:p w:rsidR="002C4868" w:rsidRDefault="00270340" w:rsidP="002C3249">
      <w:pPr>
        <w:pStyle w:val="ListParagraph"/>
        <w:numPr>
          <w:ilvl w:val="0"/>
          <w:numId w:val="39"/>
        </w:numPr>
        <w:tabs>
          <w:tab w:val="left" w:pos="90"/>
        </w:tabs>
      </w:pPr>
      <w:r>
        <w:t>Delete all fields that have the “_1” appended. Compare to EDGISG1D to ensure accuracy.</w:t>
      </w:r>
    </w:p>
    <w:p w:rsidR="00C82F43" w:rsidRDefault="00C82F43">
      <w:r>
        <w:br w:type="page"/>
      </w:r>
    </w:p>
    <w:p w:rsidR="00C82F43" w:rsidRDefault="00C82F43" w:rsidP="002C3249">
      <w:pPr>
        <w:pStyle w:val="ListParagraph"/>
        <w:numPr>
          <w:ilvl w:val="0"/>
          <w:numId w:val="39"/>
        </w:numPr>
        <w:tabs>
          <w:tab w:val="left" w:pos="90"/>
        </w:tabs>
      </w:pPr>
      <w:r>
        <w:lastRenderedPageBreak/>
        <w:t>In ArcCatalog, open the ElectricDataset, highlight the Anno relationship name Anno_####_#### and right click-&gt;Rename and rename it to “CustAgreeNumberAnno”.</w:t>
      </w:r>
    </w:p>
    <w:p w:rsidR="002C4868" w:rsidRDefault="002C4868">
      <w:r>
        <w:br w:type="page"/>
      </w:r>
    </w:p>
    <w:p w:rsidR="002C4868" w:rsidRDefault="00270340" w:rsidP="00B3257B">
      <w:pPr>
        <w:tabs>
          <w:tab w:val="left" w:pos="90"/>
        </w:tabs>
      </w:pPr>
      <w:r>
        <w:lastRenderedPageBreak/>
        <w:br/>
      </w:r>
    </w:p>
    <w:p w:rsidR="002C4868" w:rsidRDefault="002C4868" w:rsidP="002C4868"/>
    <w:p w:rsidR="002C3249" w:rsidRDefault="002C3249" w:rsidP="002C4868">
      <w:pPr>
        <w:tabs>
          <w:tab w:val="left" w:pos="1005"/>
        </w:tabs>
        <w:ind w:left="1080"/>
      </w:pPr>
    </w:p>
    <w:p w:rsidR="002C4868" w:rsidRPr="002C4868" w:rsidRDefault="002C4868" w:rsidP="002C4868">
      <w:r>
        <w:br w:type="page"/>
      </w:r>
    </w:p>
    <w:p w:rsidR="006251BE" w:rsidRDefault="00F61D14" w:rsidP="00815F51">
      <w:pPr>
        <w:pStyle w:val="Heading1"/>
      </w:pPr>
      <w:bookmarkStart w:id="37" w:name="_Toc361823738"/>
      <w:r>
        <w:lastRenderedPageBreak/>
        <w:t>Modify Annotation Feature Class</w:t>
      </w:r>
      <w:bookmarkEnd w:id="35"/>
      <w:bookmarkEnd w:id="37"/>
    </w:p>
    <w:p w:rsidR="008721AC" w:rsidRDefault="008721AC" w:rsidP="008721AC">
      <w:pPr>
        <w:pStyle w:val="Heading2"/>
      </w:pPr>
      <w:bookmarkStart w:id="38" w:name="_Ref361776613"/>
      <w:bookmarkStart w:id="39" w:name="_Toc361823739"/>
      <w:r>
        <w:t>Modify StepDownAnno</w:t>
      </w:r>
      <w:bookmarkEnd w:id="38"/>
      <w:bookmarkEnd w:id="39"/>
    </w:p>
    <w:p w:rsidR="00DD4EE0" w:rsidRDefault="00DD4EE0" w:rsidP="00DD4EE0">
      <w:pPr>
        <w:pStyle w:val="ListParagraph"/>
        <w:numPr>
          <w:ilvl w:val="0"/>
          <w:numId w:val="42"/>
        </w:numPr>
      </w:pPr>
      <w:r>
        <w:t>Open ArcCatalog.</w:t>
      </w:r>
      <w:r>
        <w:br/>
      </w:r>
    </w:p>
    <w:p w:rsidR="00DD4EE0" w:rsidRDefault="00DD4EE0" w:rsidP="00DD4EE0">
      <w:pPr>
        <w:pStyle w:val="ListParagraph"/>
        <w:numPr>
          <w:ilvl w:val="0"/>
          <w:numId w:val="42"/>
        </w:numPr>
      </w:pPr>
      <w:r>
        <w:t>Within the Catalog Tree, expand “Database Connections” and open the active connection for this process (as defined in section 2).</w:t>
      </w:r>
      <w:r>
        <w:br/>
      </w:r>
    </w:p>
    <w:p w:rsidR="00DD4EE0" w:rsidRDefault="00DD4EE0" w:rsidP="00DD4EE0">
      <w:pPr>
        <w:pStyle w:val="ListParagraph"/>
        <w:numPr>
          <w:ilvl w:val="0"/>
          <w:numId w:val="42"/>
        </w:numPr>
      </w:pPr>
      <w:r>
        <w:t>Within the ElectricDataset, right-click on the “StepDownAnno” annotation feature class and click “Properties”.</w:t>
      </w:r>
      <w:r>
        <w:br/>
      </w:r>
    </w:p>
    <w:p w:rsidR="00DD4EE0" w:rsidRDefault="00DD4EE0" w:rsidP="00DD4EE0">
      <w:pPr>
        <w:pStyle w:val="ListParagraph"/>
        <w:numPr>
          <w:ilvl w:val="0"/>
          <w:numId w:val="42"/>
        </w:numPr>
      </w:pPr>
      <w:r>
        <w:t>Click on the “Annotation Classes” tab.</w:t>
      </w:r>
      <w:r>
        <w:br/>
      </w:r>
      <w:r>
        <w:br/>
      </w:r>
      <w:r>
        <w:rPr>
          <w:noProof/>
        </w:rPr>
        <w:drawing>
          <wp:inline distT="0" distB="0" distL="0" distR="0" wp14:anchorId="6A045201" wp14:editId="42CAF237">
            <wp:extent cx="4114707" cy="5200650"/>
            <wp:effectExtent l="0" t="0" r="63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4114707" cy="5200650"/>
                    </a:xfrm>
                    <a:prstGeom prst="rect">
                      <a:avLst/>
                    </a:prstGeom>
                  </pic:spPr>
                </pic:pic>
              </a:graphicData>
            </a:graphic>
          </wp:inline>
        </w:drawing>
      </w:r>
      <w:r>
        <w:br/>
      </w:r>
    </w:p>
    <w:p w:rsidR="00DD4EE0" w:rsidRDefault="00DD4EE0" w:rsidP="00DD4EE0">
      <w:pPr>
        <w:pStyle w:val="ListParagraph"/>
        <w:numPr>
          <w:ilvl w:val="0"/>
          <w:numId w:val="42"/>
        </w:numPr>
      </w:pPr>
      <w:r>
        <w:lastRenderedPageBreak/>
        <w:t xml:space="preserve">Click on the </w:t>
      </w:r>
      <w:r>
        <w:rPr>
          <w:i/>
        </w:rPr>
        <w:t>Default</w:t>
      </w:r>
      <w:r>
        <w:t xml:space="preserve"> annotation class to begin modifying its attributes.</w:t>
      </w:r>
      <w:r>
        <w:br/>
      </w:r>
    </w:p>
    <w:p w:rsidR="00DD4EE0" w:rsidRDefault="002844FC" w:rsidP="00DD4EE0">
      <w:pPr>
        <w:pStyle w:val="ListParagraph"/>
        <w:numPr>
          <w:ilvl w:val="1"/>
          <w:numId w:val="42"/>
        </w:numPr>
      </w:pPr>
      <w:r>
        <w:t>Under “Text Symbol”, click the “Symbol” bu</w:t>
      </w:r>
      <w:r w:rsidR="00C82F43">
        <w:t>tton. Then click “Edit Symbol”.</w:t>
      </w:r>
      <w:r w:rsidR="00DD4EE0">
        <w:br/>
      </w:r>
      <w:r w:rsidR="00DD4EE0">
        <w:br/>
      </w:r>
      <w:r w:rsidR="00DD4EE0">
        <w:rPr>
          <w:noProof/>
        </w:rPr>
        <w:drawing>
          <wp:inline distT="0" distB="0" distL="0" distR="0" wp14:anchorId="11113FC6" wp14:editId="5DC85210">
            <wp:extent cx="523875" cy="295275"/>
            <wp:effectExtent l="0" t="0" r="9525"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7"/>
                    <a:srcRect l="77548" t="45788" r="9720" b="48534"/>
                    <a:stretch/>
                  </pic:blipFill>
                  <pic:spPr bwMode="auto">
                    <a:xfrm>
                      <a:off x="0" y="0"/>
                      <a:ext cx="523875" cy="295275"/>
                    </a:xfrm>
                    <a:prstGeom prst="rect">
                      <a:avLst/>
                    </a:prstGeom>
                    <a:ln>
                      <a:noFill/>
                    </a:ln>
                    <a:extLst>
                      <a:ext uri="{53640926-AAD7-44D8-BBD7-CCE9431645EC}">
                        <a14:shadowObscured xmlns:a14="http://schemas.microsoft.com/office/drawing/2010/main"/>
                      </a:ext>
                    </a:extLst>
                  </pic:spPr>
                </pic:pic>
              </a:graphicData>
            </a:graphic>
          </wp:inline>
        </w:drawing>
      </w:r>
      <w:r w:rsidR="00DD4EE0">
        <w:br/>
      </w:r>
    </w:p>
    <w:p w:rsidR="00DD4EE0" w:rsidRDefault="00B245DE" w:rsidP="00DD4EE0">
      <w:pPr>
        <w:pStyle w:val="ListParagraph"/>
        <w:numPr>
          <w:ilvl w:val="1"/>
          <w:numId w:val="42"/>
        </w:numPr>
      </w:pPr>
      <w:r>
        <w:rPr>
          <w:noProof/>
        </w:rPr>
        <mc:AlternateContent>
          <mc:Choice Requires="wps">
            <w:drawing>
              <wp:anchor distT="0" distB="0" distL="114300" distR="114300" simplePos="0" relativeHeight="251945984" behindDoc="0" locked="0" layoutInCell="1" allowOverlap="1" wp14:anchorId="6901266C" wp14:editId="6C2BEBAD">
                <wp:simplePos x="0" y="0"/>
                <wp:positionH relativeFrom="column">
                  <wp:posOffset>1809750</wp:posOffset>
                </wp:positionH>
                <wp:positionV relativeFrom="paragraph">
                  <wp:posOffset>2857500</wp:posOffset>
                </wp:positionV>
                <wp:extent cx="419100" cy="819150"/>
                <wp:effectExtent l="57150" t="38100" r="19050" b="19050"/>
                <wp:wrapNone/>
                <wp:docPr id="32" name="Straight Arrow Connector 32"/>
                <wp:cNvGraphicFramePr/>
                <a:graphic xmlns:a="http://schemas.openxmlformats.org/drawingml/2006/main">
                  <a:graphicData uri="http://schemas.microsoft.com/office/word/2010/wordprocessingShape">
                    <wps:wsp>
                      <wps:cNvCnPr/>
                      <wps:spPr>
                        <a:xfrm flipH="1" flipV="1">
                          <a:off x="0" y="0"/>
                          <a:ext cx="419100" cy="819150"/>
                        </a:xfrm>
                        <a:prstGeom prst="straightConnector1">
                          <a:avLst/>
                        </a:prstGeom>
                        <a:ln w="38100">
                          <a:solidFill>
                            <a:srgbClr val="FF0000"/>
                          </a:solidFill>
                          <a:tailEnd type="arrow"/>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Straight Arrow Connector 32" o:spid="_x0000_s1026" type="#_x0000_t32" style="position:absolute;margin-left:142.5pt;margin-top:225pt;width:33pt;height:64.5pt;flip:x y;z-index:251945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" strokecolor="red" strokeweight="3pt">
                <v:stroke endarrow="open"/>
              </v:shape>
            </w:pict>
          </mc:Fallback>
        </mc:AlternateContent>
      </w:r>
      <w:r>
        <w:rPr>
          <w:noProof/>
        </w:rPr>
        <mc:AlternateContent>
          <mc:Choice Requires="wps">
            <w:drawing>
              <wp:anchor distT="0" distB="0" distL="114300" distR="114300" simplePos="0" relativeHeight="251943936" behindDoc="0" locked="0" layoutInCell="1" allowOverlap="1" wp14:anchorId="6BFD4202" wp14:editId="6DDA31CC">
                <wp:simplePos x="0" y="0"/>
                <wp:positionH relativeFrom="column">
                  <wp:posOffset>3667125</wp:posOffset>
                </wp:positionH>
                <wp:positionV relativeFrom="paragraph">
                  <wp:posOffset>1971675</wp:posOffset>
                </wp:positionV>
                <wp:extent cx="419100" cy="819150"/>
                <wp:effectExtent l="57150" t="38100" r="19050" b="19050"/>
                <wp:wrapNone/>
                <wp:docPr id="22" name="Straight Arrow Connector 22"/>
                <wp:cNvGraphicFramePr/>
                <a:graphic xmlns:a="http://schemas.openxmlformats.org/drawingml/2006/main">
                  <a:graphicData uri="http://schemas.microsoft.com/office/word/2010/wordprocessingShape">
                    <wps:wsp>
                      <wps:cNvCnPr/>
                      <wps:spPr>
                        <a:xfrm flipH="1" flipV="1">
                          <a:off x="0" y="0"/>
                          <a:ext cx="419100" cy="819150"/>
                        </a:xfrm>
                        <a:prstGeom prst="straightConnector1">
                          <a:avLst/>
                        </a:prstGeom>
                        <a:ln w="38100">
                          <a:solidFill>
                            <a:srgbClr val="FF0000"/>
                          </a:solidFill>
                          <a:tailEnd type="arrow"/>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id="Straight Arrow Connector 22" o:spid="_x0000_s1026" type="#_x0000_t32" style="position:absolute;margin-left:288.75pt;margin-top:155.25pt;width:33pt;height:64.5pt;flip:x y;z-index:251943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" strokecolor="red" strokeweight="3pt">
                <v:stroke endarrow="open"/>
              </v:shape>
            </w:pict>
          </mc:Fallback>
        </mc:AlternateContent>
      </w:r>
      <w:r>
        <w:rPr>
          <w:noProof/>
        </w:rPr>
        <mc:AlternateContent>
          <mc:Choice Requires="wps">
            <w:drawing>
              <wp:anchor distT="0" distB="0" distL="114300" distR="114300" simplePos="0" relativeHeight="251941888" behindDoc="0" locked="0" layoutInCell="1" allowOverlap="1" wp14:anchorId="66B54EAD" wp14:editId="54982E85">
                <wp:simplePos x="0" y="0"/>
                <wp:positionH relativeFrom="column">
                  <wp:posOffset>4019550</wp:posOffset>
                </wp:positionH>
                <wp:positionV relativeFrom="paragraph">
                  <wp:posOffset>1057275</wp:posOffset>
                </wp:positionV>
                <wp:extent cx="419100" cy="819150"/>
                <wp:effectExtent l="57150" t="38100" r="19050" b="19050"/>
                <wp:wrapNone/>
                <wp:docPr id="20" name="Straight Arrow Connector 20"/>
                <wp:cNvGraphicFramePr/>
                <a:graphic xmlns:a="http://schemas.openxmlformats.org/drawingml/2006/main">
                  <a:graphicData uri="http://schemas.microsoft.com/office/word/2010/wordprocessingShape">
                    <wps:wsp>
                      <wps:cNvCnPr/>
                      <wps:spPr>
                        <a:xfrm flipH="1" flipV="1">
                          <a:off x="0" y="0"/>
                          <a:ext cx="419100" cy="819150"/>
                        </a:xfrm>
                        <a:prstGeom prst="straightConnector1">
                          <a:avLst/>
                        </a:prstGeom>
                        <a:ln w="38100">
                          <a:solidFill>
                            <a:srgbClr val="FF0000"/>
                          </a:solidFill>
                          <a:tailEnd type="arrow"/>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id="Straight Arrow Connector 20" o:spid="_x0000_s1026" type="#_x0000_t32" style="position:absolute;margin-left:316.5pt;margin-top:83.25pt;width:33pt;height:64.5pt;flip:x y;z-index:251941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" strokecolor="red" strokeweight="3pt">
                <v:stroke endarrow="open"/>
              </v:shape>
            </w:pict>
          </mc:Fallback>
        </mc:AlternateContent>
      </w:r>
      <w:r w:rsidR="00DD4EE0">
        <w:t>Ensure that the settings under the “General” tab match the example below:</w:t>
      </w:r>
      <w:r w:rsidR="00DD4EE0">
        <w:br/>
      </w:r>
      <w:r w:rsidR="00DD4EE0">
        <w:br/>
      </w:r>
      <w:r w:rsidR="00DD4EE0">
        <w:rPr>
          <w:noProof/>
        </w:rPr>
        <w:drawing>
          <wp:inline distT="0" distB="0" distL="0" distR="0" wp14:anchorId="6D3D7ED4" wp14:editId="6B377509">
            <wp:extent cx="3848100" cy="3324225"/>
            <wp:effectExtent l="0" t="0" r="0"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848100" cy="3324225"/>
                    </a:xfrm>
                    <a:prstGeom prst="rect">
                      <a:avLst/>
                    </a:prstGeom>
                  </pic:spPr>
                </pic:pic>
              </a:graphicData>
            </a:graphic>
          </wp:inline>
        </w:drawing>
      </w:r>
      <w:r w:rsidR="00E645E3">
        <w:br/>
      </w:r>
    </w:p>
    <w:p w:rsidR="00E645E3" w:rsidRDefault="00E645E3" w:rsidP="00E645E3">
      <w:pPr>
        <w:pStyle w:val="ListParagraph"/>
        <w:numPr>
          <w:ilvl w:val="1"/>
          <w:numId w:val="42"/>
        </w:numPr>
      </w:pPr>
      <w:r>
        <w:t>Click “OK” to close this window.</w:t>
      </w:r>
      <w:r>
        <w:br/>
      </w:r>
    </w:p>
    <w:p w:rsidR="00E645E3" w:rsidRDefault="008F0B9B" w:rsidP="00E645E3">
      <w:pPr>
        <w:pStyle w:val="ListParagraph"/>
        <w:numPr>
          <w:ilvl w:val="1"/>
          <w:numId w:val="42"/>
        </w:numPr>
      </w:pPr>
      <w:r>
        <w:t>Click “OK” again. If changes were made, read and accept the warning.</w:t>
      </w:r>
      <w:r w:rsidR="00E645E3">
        <w:br/>
      </w:r>
    </w:p>
    <w:p w:rsidR="00E645E3" w:rsidRDefault="00C016E4" w:rsidP="00E645E3">
      <w:pPr>
        <w:pStyle w:val="ListParagraph"/>
        <w:numPr>
          <w:ilvl w:val="1"/>
          <w:numId w:val="42"/>
        </w:numPr>
      </w:pPr>
      <w:r>
        <w:rPr>
          <w:noProof/>
        </w:rPr>
        <mc:AlternateContent>
          <mc:Choice Requires="wps">
            <w:drawing>
              <wp:anchor distT="0" distB="0" distL="114300" distR="114300" simplePos="0" relativeHeight="251718656" behindDoc="0" locked="0" layoutInCell="1" allowOverlap="1" wp14:anchorId="4991DB5F" wp14:editId="7B99A426">
                <wp:simplePos x="0" y="0"/>
                <wp:positionH relativeFrom="column">
                  <wp:posOffset>4440555</wp:posOffset>
                </wp:positionH>
                <wp:positionV relativeFrom="paragraph">
                  <wp:posOffset>975995</wp:posOffset>
                </wp:positionV>
                <wp:extent cx="887095" cy="0"/>
                <wp:effectExtent l="0" t="133350" r="0" b="171450"/>
                <wp:wrapNone/>
                <wp:docPr id="84" name="Straight Arrow Connector 84"/>
                <wp:cNvGraphicFramePr/>
                <a:graphic xmlns:a="http://schemas.openxmlformats.org/drawingml/2006/main">
                  <a:graphicData uri="http://schemas.microsoft.com/office/word/2010/wordprocessingShape">
                    <wps:wsp>
                      <wps:cNvCnPr/>
                      <wps:spPr>
                        <a:xfrm flipH="1" flipV="1">
                          <a:off x="0" y="0"/>
                          <a:ext cx="887095" cy="0"/>
                        </a:xfrm>
                        <a:prstGeom prst="straightConnector1">
                          <a:avLst/>
                        </a:prstGeom>
                        <a:ln>
                          <a:solidFill>
                            <a:srgbClr val="FF0000"/>
                          </a:solidFill>
                          <a:tailEnd type="arrow"/>
                        </a:ln>
                      </wps:spPr>
                      <wps:style>
                        <a:lnRef idx="3">
                          <a:schemeClr val="accent2"/>
                        </a:lnRef>
                        <a:fillRef idx="0">
                          <a:schemeClr val="accent2"/>
                        </a:fillRef>
                        <a:effectRef idx="2">
                          <a:schemeClr val="accent2"/>
                        </a:effectRef>
                        <a:fontRef idx="minor">
                          <a:schemeClr val="tx1"/>
                        </a:fontRef>
                      </wps:style>
                      <wps:bodyPr/>
                    </wps:wsp>
                  </a:graphicData>
                </a:graphic>
                <wp14:sizeRelV relativeFrom="margin">
                  <wp14:pctHeight>0</wp14:pctHeight>
                </wp14:sizeRelV>
              </wp:anchor>
            </w:drawing>
          </mc:Choice>
          <mc:Fallback>
            <w:pict>
              <v:shape id="Straight Arrow Connector 84" o:spid="_x0000_s1026" type="#_x0000_t32" style="position:absolute;margin-left:349.65pt;margin-top:76.85pt;width:69.85pt;height:0;flip:x y;z-index:2517186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" strokecolor="red" strokeweight="3pt">
                <v:stroke endarrow="open"/>
                <v:shadow on="t" color="black" opacity="22937f" origin=",.5" offset="0,.63889mm"/>
              </v:shape>
            </w:pict>
          </mc:Fallback>
        </mc:AlternateContent>
      </w:r>
      <w:r w:rsidR="00E645E3">
        <w:t>Under “Placement Properties”, click the “Properties” button.</w:t>
      </w:r>
      <w:r w:rsidR="00E645E3">
        <w:br/>
      </w:r>
      <w:r w:rsidR="00E645E3">
        <w:br/>
      </w:r>
      <w:r>
        <w:rPr>
          <w:noProof/>
        </w:rPr>
        <w:drawing>
          <wp:inline distT="0" distB="0" distL="0" distR="0" wp14:anchorId="503B4170" wp14:editId="0C4A3471">
            <wp:extent cx="3619500" cy="125730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7"/>
                    <a:srcRect l="4167" t="52931" r="7868" b="22893"/>
                    <a:stretch/>
                  </pic:blipFill>
                  <pic:spPr bwMode="auto">
                    <a:xfrm>
                      <a:off x="0" y="0"/>
                      <a:ext cx="3619500" cy="1257300"/>
                    </a:xfrm>
                    <a:prstGeom prst="rect">
                      <a:avLst/>
                    </a:prstGeom>
                    <a:ln>
                      <a:noFill/>
                    </a:ln>
                    <a:extLst>
                      <a:ext uri="{53640926-AAD7-44D8-BBD7-CCE9431645EC}">
                        <a14:shadowObscured xmlns:a14="http://schemas.microsoft.com/office/drawing/2010/main"/>
                      </a:ext>
                    </a:extLst>
                  </pic:spPr>
                </pic:pic>
              </a:graphicData>
            </a:graphic>
          </wp:inline>
        </w:drawing>
      </w:r>
      <w:r>
        <w:br/>
      </w:r>
    </w:p>
    <w:p w:rsidR="00C016E4" w:rsidRDefault="00C016E4" w:rsidP="00E645E3">
      <w:pPr>
        <w:pStyle w:val="ListParagraph"/>
        <w:numPr>
          <w:ilvl w:val="1"/>
          <w:numId w:val="42"/>
        </w:numPr>
      </w:pPr>
      <w:r>
        <w:rPr>
          <w:noProof/>
        </w:rPr>
        <w:lastRenderedPageBreak/>
        <w:drawing>
          <wp:anchor distT="0" distB="0" distL="114300" distR="114300" simplePos="0" relativeHeight="251719680" behindDoc="1" locked="0" layoutInCell="1" allowOverlap="1" wp14:anchorId="15CA82DC" wp14:editId="150AE10E">
            <wp:simplePos x="0" y="0"/>
            <wp:positionH relativeFrom="column">
              <wp:posOffset>5419725</wp:posOffset>
            </wp:positionH>
            <wp:positionV relativeFrom="paragraph">
              <wp:posOffset>-219075</wp:posOffset>
            </wp:positionV>
            <wp:extent cx="914400" cy="809625"/>
            <wp:effectExtent l="0" t="0" r="0" b="9525"/>
            <wp:wrapTight wrapText="bothSides">
              <wp:wrapPolygon edited="0">
                <wp:start x="0" y="0"/>
                <wp:lineTo x="0" y="21346"/>
                <wp:lineTo x="21150" y="21346"/>
                <wp:lineTo x="21150" y="0"/>
                <wp:lineTo x="0" y="0"/>
              </wp:wrapPolygon>
            </wp:wrapTight>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extLst>
                        <a:ext uri="{28A0092B-C50C-407E-A947-70E740481C1C}">
                          <a14:useLocalDpi xmlns:a14="http://schemas.microsoft.com/office/drawing/2010/main" val="0"/>
                        </a:ext>
                      </a:extLst>
                    </a:blip>
                    <a:stretch>
                      <a:fillRect/>
                    </a:stretch>
                  </pic:blipFill>
                  <pic:spPr>
                    <a:xfrm>
                      <a:off x="0" y="0"/>
                      <a:ext cx="914400" cy="809625"/>
                    </a:xfrm>
                    <a:prstGeom prst="rect">
                      <a:avLst/>
                    </a:prstGeom>
                  </pic:spPr>
                </pic:pic>
              </a:graphicData>
            </a:graphic>
            <wp14:sizeRelH relativeFrom="page">
              <wp14:pctWidth>0</wp14:pctWidth>
            </wp14:sizeRelH>
            <wp14:sizeRelV relativeFrom="page">
              <wp14:pctHeight>0</wp14:pctHeight>
            </wp14:sizeRelV>
          </wp:anchor>
        </w:drawing>
      </w:r>
      <w:r>
        <w:t>In the Label Position tab, click the “Position” button and ensure the Position is set to Offset (“Best Position”).</w:t>
      </w:r>
      <w:r>
        <w:br/>
      </w:r>
    </w:p>
    <w:p w:rsidR="00C016E4" w:rsidRDefault="00C016E4" w:rsidP="00C016E4">
      <w:pPr>
        <w:pStyle w:val="ListParagraph"/>
        <w:numPr>
          <w:ilvl w:val="1"/>
          <w:numId w:val="42"/>
        </w:numPr>
      </w:pPr>
      <w:r>
        <w:t xml:space="preserve">In the Label Position tab, click the “Label Offset” button and ensure that the preferred offset is </w:t>
      </w:r>
      <w:r>
        <w:rPr>
          <w:b/>
        </w:rPr>
        <w:t>32</w:t>
      </w:r>
      <w:r>
        <w:t>. Ensure that the “Measure offset from feature geometry” checkbox is unchecked.</w:t>
      </w:r>
      <w:r>
        <w:br/>
      </w:r>
      <w:r>
        <w:br/>
      </w:r>
      <w:r>
        <w:rPr>
          <w:noProof/>
        </w:rPr>
        <w:drawing>
          <wp:inline distT="0" distB="0" distL="0" distR="0" wp14:anchorId="5D68933A" wp14:editId="0FE4FA4E">
            <wp:extent cx="4276725" cy="2343150"/>
            <wp:effectExtent l="0" t="0" r="9525"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4276725" cy="2343150"/>
                    </a:xfrm>
                    <a:prstGeom prst="rect">
                      <a:avLst/>
                    </a:prstGeom>
                  </pic:spPr>
                </pic:pic>
              </a:graphicData>
            </a:graphic>
          </wp:inline>
        </w:drawing>
      </w:r>
      <w:r>
        <w:br/>
      </w:r>
    </w:p>
    <w:p w:rsidR="00C016E4" w:rsidRDefault="00C016E4" w:rsidP="00C016E4">
      <w:pPr>
        <w:pStyle w:val="ListParagraph"/>
        <w:numPr>
          <w:ilvl w:val="1"/>
          <w:numId w:val="42"/>
        </w:numPr>
      </w:pPr>
      <w:r>
        <w:t>In the “Fitting Strategy” tab, ensure that the “Stack Label” checkbox is checked.</w:t>
      </w:r>
      <w:r>
        <w:br/>
      </w:r>
      <w:r>
        <w:br/>
      </w:r>
      <w:r>
        <w:rPr>
          <w:noProof/>
        </w:rPr>
        <w:drawing>
          <wp:inline distT="0" distB="0" distL="0" distR="0" wp14:anchorId="5E633AD5" wp14:editId="1FD4D592">
            <wp:extent cx="3705225" cy="1190625"/>
            <wp:effectExtent l="0" t="0" r="9525" b="952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3705225" cy="1190625"/>
                    </a:xfrm>
                    <a:prstGeom prst="rect">
                      <a:avLst/>
                    </a:prstGeom>
                  </pic:spPr>
                </pic:pic>
              </a:graphicData>
            </a:graphic>
          </wp:inline>
        </w:drawing>
      </w:r>
      <w:r>
        <w:br/>
      </w:r>
      <w:r>
        <w:br/>
      </w:r>
    </w:p>
    <w:p w:rsidR="00C016E4" w:rsidRDefault="00C016E4" w:rsidP="00C016E4">
      <w:pPr>
        <w:pStyle w:val="ListParagraph"/>
        <w:numPr>
          <w:ilvl w:val="1"/>
          <w:numId w:val="42"/>
        </w:numPr>
      </w:pPr>
      <w:r>
        <w:t>Click “OK” to close this window and return to the Feature Class Properties window.</w:t>
      </w:r>
      <w:r w:rsidR="00DF4D73">
        <w:br/>
      </w:r>
    </w:p>
    <w:p w:rsidR="00DF4D73" w:rsidRDefault="00DF4D73" w:rsidP="00DF4D73">
      <w:pPr>
        <w:pStyle w:val="ListParagraph"/>
        <w:numPr>
          <w:ilvl w:val="1"/>
          <w:numId w:val="42"/>
        </w:numPr>
      </w:pPr>
      <w:r>
        <w:t>Click “Expression” next to the Label Field dropdown.</w:t>
      </w:r>
      <w:r w:rsidRPr="002202B8">
        <w:rPr>
          <w:noProof/>
        </w:rPr>
        <w:t xml:space="preserve"> </w:t>
      </w:r>
      <w:r>
        <w:br/>
      </w:r>
    </w:p>
    <w:p w:rsidR="00DF4D73" w:rsidRDefault="00EC2C71" w:rsidP="00DF4D73">
      <w:pPr>
        <w:pStyle w:val="ListParagraph"/>
        <w:ind w:left="1620"/>
      </w:pPr>
      <w:r>
        <w:rPr>
          <w:noProof/>
        </w:rPr>
        <mc:AlternateContent>
          <mc:Choice Requires="wps">
            <w:drawing>
              <wp:anchor distT="0" distB="0" distL="114300" distR="114300" simplePos="0" relativeHeight="251739136" behindDoc="0" locked="0" layoutInCell="1" allowOverlap="1" wp14:anchorId="431213DC" wp14:editId="2790C640">
                <wp:simplePos x="0" y="0"/>
                <wp:positionH relativeFrom="column">
                  <wp:posOffset>1695450</wp:posOffset>
                </wp:positionH>
                <wp:positionV relativeFrom="paragraph">
                  <wp:posOffset>68580</wp:posOffset>
                </wp:positionV>
                <wp:extent cx="962025" cy="133350"/>
                <wp:effectExtent l="0" t="0" r="9525" b="0"/>
                <wp:wrapNone/>
                <wp:docPr id="312" name="Rectangle 312"/>
                <wp:cNvGraphicFramePr/>
                <a:graphic xmlns:a="http://schemas.openxmlformats.org/drawingml/2006/main">
                  <a:graphicData uri="http://schemas.microsoft.com/office/word/2010/wordprocessingShape">
                    <wps:wsp>
                      <wps:cNvSpPr/>
                      <wps:spPr>
                        <a:xfrm>
                          <a:off x="0" y="0"/>
                          <a:ext cx="962025" cy="1333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312" o:spid="_x0000_s1026" style="position:absolute;margin-left:133.5pt;margin-top:5.4pt;width:75.75pt;height:10.5pt;z-index:2517391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" fillcolor="white [3212]" stroked="f" strokeweight="2pt"/>
            </w:pict>
          </mc:Fallback>
        </mc:AlternateContent>
      </w:r>
      <w:r w:rsidR="00DF4D73">
        <w:rPr>
          <w:noProof/>
        </w:rPr>
        <mc:AlternateContent>
          <mc:Choice Requires="wps">
            <w:drawing>
              <wp:anchor distT="0" distB="0" distL="114300" distR="114300" simplePos="0" relativeHeight="251721728" behindDoc="0" locked="0" layoutInCell="1" allowOverlap="1" wp14:anchorId="78124B3B" wp14:editId="70DD094C">
                <wp:simplePos x="0" y="0"/>
                <wp:positionH relativeFrom="column">
                  <wp:posOffset>4994275</wp:posOffset>
                </wp:positionH>
                <wp:positionV relativeFrom="paragraph">
                  <wp:posOffset>126365</wp:posOffset>
                </wp:positionV>
                <wp:extent cx="887095" cy="0"/>
                <wp:effectExtent l="0" t="133350" r="0" b="171450"/>
                <wp:wrapNone/>
                <wp:docPr id="95" name="Straight Arrow Connector 95"/>
                <wp:cNvGraphicFramePr/>
                <a:graphic xmlns:a="http://schemas.openxmlformats.org/drawingml/2006/main">
                  <a:graphicData uri="http://schemas.microsoft.com/office/word/2010/wordprocessingShape">
                    <wps:wsp>
                      <wps:cNvCnPr/>
                      <wps:spPr>
                        <a:xfrm flipH="1" flipV="1">
                          <a:off x="0" y="0"/>
                          <a:ext cx="887095" cy="0"/>
                        </a:xfrm>
                        <a:prstGeom prst="straightConnector1">
                          <a:avLst/>
                        </a:prstGeom>
                        <a:ln>
                          <a:solidFill>
                            <a:srgbClr val="FF0000"/>
                          </a:solidFill>
                          <a:tailEnd type="arrow"/>
                        </a:ln>
                      </wps:spPr>
                      <wps:style>
                        <a:lnRef idx="3">
                          <a:schemeClr val="accent2"/>
                        </a:lnRef>
                        <a:fillRef idx="0">
                          <a:schemeClr val="accent2"/>
                        </a:fillRef>
                        <a:effectRef idx="2">
                          <a:schemeClr val="accent2"/>
                        </a:effectRef>
                        <a:fontRef idx="minor">
                          <a:schemeClr val="tx1"/>
                        </a:fontRef>
                      </wps:style>
                      <wps:bodyPr/>
                    </wps:wsp>
                  </a:graphicData>
                </a:graphic>
                <wp14:sizeRelV relativeFrom="margin">
                  <wp14:pctHeight>0</wp14:pctHeight>
                </wp14:sizeRelV>
              </wp:anchor>
            </w:drawing>
          </mc:Choice>
          <mc:Fallback>
            <w:pict>
              <v:shape id="Straight Arrow Connector 95" o:spid="_x0000_s1026" type="#_x0000_t32" style="position:absolute;margin-left:393.25pt;margin-top:9.95pt;width:69.85pt;height:0;flip:x y;z-index:251721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" strokecolor="red" strokeweight="3pt">
                <v:stroke endarrow="open"/>
                <v:shadow on="t" color="black" opacity="22937f" origin=",.5" offset="0,.63889mm"/>
              </v:shape>
            </w:pict>
          </mc:Fallback>
        </mc:AlternateContent>
      </w:r>
      <w:r w:rsidR="00DF4D73">
        <w:rPr>
          <w:noProof/>
        </w:rPr>
        <w:drawing>
          <wp:inline distT="0" distB="0" distL="0" distR="0" wp14:anchorId="6ABA93FB" wp14:editId="12CBE944">
            <wp:extent cx="4114800" cy="276225"/>
            <wp:effectExtent l="0" t="0" r="0" b="9525"/>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srcRect l="3839" t="29810" r="8888" b="65164"/>
                    <a:stretch/>
                  </pic:blipFill>
                  <pic:spPr bwMode="auto">
                    <a:xfrm>
                      <a:off x="0" y="0"/>
                      <a:ext cx="4114800" cy="276225"/>
                    </a:xfrm>
                    <a:prstGeom prst="rect">
                      <a:avLst/>
                    </a:prstGeom>
                    <a:ln>
                      <a:noFill/>
                    </a:ln>
                    <a:extLst>
                      <a:ext uri="{53640926-AAD7-44D8-BBD7-CCE9431645EC}">
                        <a14:shadowObscured xmlns:a14="http://schemas.microsoft.com/office/drawing/2010/main"/>
                      </a:ext>
                    </a:extLst>
                  </pic:spPr>
                </pic:pic>
              </a:graphicData>
            </a:graphic>
          </wp:inline>
        </w:drawing>
      </w:r>
      <w:r w:rsidR="00DF4D73">
        <w:br/>
      </w:r>
      <w:r w:rsidR="00DF4D73">
        <w:br/>
      </w:r>
      <w:r w:rsidR="00DF4D73">
        <w:br/>
      </w:r>
      <w:r w:rsidR="00DF4D73">
        <w:br/>
      </w:r>
      <w:r w:rsidR="00DF4D73">
        <w:br/>
      </w:r>
    </w:p>
    <w:p w:rsidR="00DF4D73" w:rsidRDefault="00DF4D73" w:rsidP="009924A2">
      <w:pPr>
        <w:pStyle w:val="ListParagraph"/>
        <w:numPr>
          <w:ilvl w:val="1"/>
          <w:numId w:val="42"/>
        </w:numPr>
      </w:pPr>
      <w:r>
        <w:rPr>
          <w:noProof/>
        </w:rPr>
        <w:lastRenderedPageBreak/>
        <mc:AlternateContent>
          <mc:Choice Requires="wps">
            <w:drawing>
              <wp:anchor distT="0" distB="0" distL="114300" distR="114300" simplePos="0" relativeHeight="251724800" behindDoc="0" locked="0" layoutInCell="1" allowOverlap="1" wp14:anchorId="33C08A74" wp14:editId="7C8C592E">
                <wp:simplePos x="0" y="0"/>
                <wp:positionH relativeFrom="column">
                  <wp:posOffset>4458335</wp:posOffset>
                </wp:positionH>
                <wp:positionV relativeFrom="paragraph">
                  <wp:posOffset>5660390</wp:posOffset>
                </wp:positionV>
                <wp:extent cx="887095" cy="0"/>
                <wp:effectExtent l="0" t="133350" r="0" b="171450"/>
                <wp:wrapNone/>
                <wp:docPr id="289" name="Straight Arrow Connector 289"/>
                <wp:cNvGraphicFramePr/>
                <a:graphic xmlns:a="http://schemas.openxmlformats.org/drawingml/2006/main">
                  <a:graphicData uri="http://schemas.microsoft.com/office/word/2010/wordprocessingShape">
                    <wps:wsp>
                      <wps:cNvCnPr/>
                      <wps:spPr>
                        <a:xfrm flipH="1" flipV="1">
                          <a:off x="0" y="0"/>
                          <a:ext cx="887095" cy="0"/>
                        </a:xfrm>
                        <a:prstGeom prst="straightConnector1">
                          <a:avLst/>
                        </a:prstGeom>
                        <a:ln>
                          <a:solidFill>
                            <a:srgbClr val="FF0000"/>
                          </a:solidFill>
                          <a:tailEnd type="arrow"/>
                        </a:ln>
                      </wps:spPr>
                      <wps:style>
                        <a:lnRef idx="3">
                          <a:schemeClr val="accent2"/>
                        </a:lnRef>
                        <a:fillRef idx="0">
                          <a:schemeClr val="accent2"/>
                        </a:fillRef>
                        <a:effectRef idx="2">
                          <a:schemeClr val="accent2"/>
                        </a:effectRef>
                        <a:fontRef idx="minor">
                          <a:schemeClr val="tx1"/>
                        </a:fontRef>
                      </wps:style>
                      <wps:bodyPr/>
                    </wps:wsp>
                  </a:graphicData>
                </a:graphic>
                <wp14:sizeRelV relativeFrom="margin">
                  <wp14:pctHeight>0</wp14:pctHeight>
                </wp14:sizeRelV>
              </wp:anchor>
            </w:drawing>
          </mc:Choice>
          <mc:Fallback>
            <w:pict>
              <v:shape id="Straight Arrow Connector 289" o:spid="_x0000_s1026" type="#_x0000_t32" style="position:absolute;margin-left:351.05pt;margin-top:445.7pt;width:69.85pt;height:0;flip:x y;z-index:251724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" strokecolor="red" strokeweight="3pt">
                <v:stroke endarrow="open"/>
                <v:shadow on="t" color="black" opacity="22937f" origin=",.5" offset="0,.63889mm"/>
              </v:shape>
            </w:pict>
          </mc:Fallback>
        </mc:AlternateContent>
      </w:r>
      <w:r>
        <w:rPr>
          <w:noProof/>
        </w:rPr>
        <mc:AlternateContent>
          <mc:Choice Requires="wps">
            <w:drawing>
              <wp:anchor distT="0" distB="0" distL="114300" distR="114300" simplePos="0" relativeHeight="251722752" behindDoc="0" locked="0" layoutInCell="1" allowOverlap="1" wp14:anchorId="2F464022" wp14:editId="35172D19">
                <wp:simplePos x="0" y="0"/>
                <wp:positionH relativeFrom="column">
                  <wp:posOffset>4802505</wp:posOffset>
                </wp:positionH>
                <wp:positionV relativeFrom="paragraph">
                  <wp:posOffset>2783840</wp:posOffset>
                </wp:positionV>
                <wp:extent cx="887095" cy="0"/>
                <wp:effectExtent l="0" t="133350" r="0" b="171450"/>
                <wp:wrapNone/>
                <wp:docPr id="291" name="Straight Arrow Connector 291"/>
                <wp:cNvGraphicFramePr/>
                <a:graphic xmlns:a="http://schemas.openxmlformats.org/drawingml/2006/main">
                  <a:graphicData uri="http://schemas.microsoft.com/office/word/2010/wordprocessingShape">
                    <wps:wsp>
                      <wps:cNvCnPr/>
                      <wps:spPr>
                        <a:xfrm flipH="1" flipV="1">
                          <a:off x="0" y="0"/>
                          <a:ext cx="887095" cy="0"/>
                        </a:xfrm>
                        <a:prstGeom prst="straightConnector1">
                          <a:avLst/>
                        </a:prstGeom>
                        <a:ln>
                          <a:solidFill>
                            <a:srgbClr val="FF0000"/>
                          </a:solidFill>
                          <a:tailEnd type="arrow"/>
                        </a:ln>
                      </wps:spPr>
                      <wps:style>
                        <a:lnRef idx="3">
                          <a:schemeClr val="accent2"/>
                        </a:lnRef>
                        <a:fillRef idx="0">
                          <a:schemeClr val="accent2"/>
                        </a:fillRef>
                        <a:effectRef idx="2">
                          <a:schemeClr val="accent2"/>
                        </a:effectRef>
                        <a:fontRef idx="minor">
                          <a:schemeClr val="tx1"/>
                        </a:fontRef>
                      </wps:style>
                      <wps:bodyPr/>
                    </wps:wsp>
                  </a:graphicData>
                </a:graphic>
                <wp14:sizeRelV relativeFrom="margin">
                  <wp14:pctHeight>0</wp14:pctHeight>
                </wp14:sizeRelV>
              </wp:anchor>
            </w:drawing>
          </mc:Choice>
          <mc:Fallback>
            <w:pict>
              <v:shape id="Straight Arrow Connector 291" o:spid="_x0000_s1026" type="#_x0000_t32" style="position:absolute;margin-left:378.15pt;margin-top:219.2pt;width:69.85pt;height:0;flip:x y;z-index:2517227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" strokecolor="red" strokeweight="3pt">
                <v:stroke endarrow="open"/>
                <v:shadow on="t" color="black" opacity="22937f" origin=",.5" offset="0,.63889mm"/>
              </v:shape>
            </w:pict>
          </mc:Fallback>
        </mc:AlternateContent>
      </w:r>
      <w:r>
        <w:rPr>
          <w:noProof/>
        </w:rPr>
        <mc:AlternateContent>
          <mc:Choice Requires="wps">
            <w:drawing>
              <wp:anchor distT="0" distB="0" distL="114300" distR="114300" simplePos="0" relativeHeight="251725824" behindDoc="0" locked="0" layoutInCell="1" allowOverlap="1" wp14:anchorId="5529DC44" wp14:editId="41F401C8">
                <wp:simplePos x="0" y="0"/>
                <wp:positionH relativeFrom="column">
                  <wp:posOffset>1371600</wp:posOffset>
                </wp:positionH>
                <wp:positionV relativeFrom="paragraph">
                  <wp:posOffset>3438525</wp:posOffset>
                </wp:positionV>
                <wp:extent cx="3352800" cy="1123950"/>
                <wp:effectExtent l="0" t="0" r="0" b="0"/>
                <wp:wrapNone/>
                <wp:docPr id="2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2800" cy="1123950"/>
                        </a:xfrm>
                        <a:prstGeom prst="rect">
                          <a:avLst/>
                        </a:prstGeom>
                        <a:solidFill>
                          <a:srgbClr val="FFFFFF"/>
                        </a:solidFill>
                        <a:ln w="9525">
                          <a:noFill/>
                          <a:miter lim="800000"/>
                          <a:headEnd/>
                          <a:tailEnd/>
                        </a:ln>
                      </wps:spPr>
                      <wps:txbx>
                        <w:txbxContent>
                          <w:p w:rsidR="002844FC" w:rsidRPr="00DF4D73" w:rsidRDefault="002844FC" w:rsidP="00B245DE">
                            <w:pPr>
                              <w:spacing w:line="200" w:lineRule="atLeast"/>
                              <w:jc w:val="both"/>
                              <w:rPr>
                                <w:rFonts w:ascii="Times New Roman" w:hAnsi="Times New Roman"/>
                                <w:color w:val="000000"/>
                              </w:rPr>
                            </w:pPr>
                            <w:r w:rsidRPr="00DF4D73">
                              <w:rPr>
                                <w:rFonts w:ascii="Courier New" w:hAnsi="Courier New" w:cs="Courier New"/>
                                <w:color w:val="000000"/>
                                <w:sz w:val="16"/>
                                <w:szCs w:val="16"/>
                              </w:rPr>
                              <w:t>Function FindLabel ( [OPERATINGNUMBER], [INSTALLATIONTYPE] )</w:t>
                            </w:r>
                          </w:p>
                          <w:p w:rsidR="002844FC" w:rsidRPr="00DF4D73" w:rsidRDefault="002844FC" w:rsidP="00B245DE">
                            <w:pPr>
                              <w:spacing w:line="200" w:lineRule="atLeast"/>
                              <w:jc w:val="both"/>
                              <w:rPr>
                                <w:rFonts w:ascii="Times New Roman" w:hAnsi="Times New Roman"/>
                                <w:color w:val="000000"/>
                              </w:rPr>
                            </w:pPr>
                            <w:r w:rsidRPr="00DF4D73">
                              <w:rPr>
                                <w:rFonts w:ascii="Courier New" w:hAnsi="Courier New" w:cs="Courier New"/>
                                <w:color w:val="000000"/>
                                <w:sz w:val="16"/>
                                <w:szCs w:val="16"/>
                              </w:rPr>
                              <w:t>if [INSTALLATIONTYPE] &lt;&gt; "Overhead" then</w:t>
                            </w:r>
                          </w:p>
                          <w:p w:rsidR="002844FC" w:rsidRPr="00DF4D73" w:rsidRDefault="002844FC" w:rsidP="00B245DE">
                            <w:pPr>
                              <w:spacing w:line="200" w:lineRule="atLeast"/>
                              <w:jc w:val="both"/>
                              <w:rPr>
                                <w:rFonts w:ascii="Times New Roman" w:hAnsi="Times New Roman"/>
                                <w:color w:val="000000"/>
                              </w:rPr>
                            </w:pPr>
                            <w:r w:rsidRPr="00DF4D73">
                              <w:rPr>
                                <w:rFonts w:ascii="Courier New" w:hAnsi="Courier New" w:cs="Courier New"/>
                                <w:color w:val="000000"/>
                                <w:sz w:val="16"/>
                                <w:szCs w:val="16"/>
                              </w:rPr>
                              <w:t>  FindLabel = [OPERATINGNUMBER]</w:t>
                            </w:r>
                          </w:p>
                          <w:p w:rsidR="002844FC" w:rsidRPr="00DF4D73" w:rsidRDefault="002844FC" w:rsidP="00B245DE">
                            <w:pPr>
                              <w:spacing w:line="200" w:lineRule="atLeast"/>
                              <w:jc w:val="both"/>
                              <w:rPr>
                                <w:rFonts w:ascii="Times New Roman" w:hAnsi="Times New Roman"/>
                                <w:color w:val="000000"/>
                              </w:rPr>
                            </w:pPr>
                            <w:r w:rsidRPr="00DF4D73">
                              <w:rPr>
                                <w:rFonts w:ascii="Courier New" w:hAnsi="Courier New" w:cs="Courier New"/>
                                <w:color w:val="000000"/>
                                <w:sz w:val="16"/>
                                <w:szCs w:val="16"/>
                              </w:rPr>
                              <w:t>end if</w:t>
                            </w:r>
                          </w:p>
                          <w:p w:rsidR="002844FC" w:rsidRPr="00DF4D73" w:rsidRDefault="002844FC" w:rsidP="00B245DE">
                            <w:pPr>
                              <w:spacing w:line="200" w:lineRule="atLeast"/>
                              <w:jc w:val="both"/>
                              <w:rPr>
                                <w:rFonts w:ascii="Times New Roman" w:hAnsi="Times New Roman"/>
                                <w:color w:val="000000"/>
                              </w:rPr>
                            </w:pPr>
                            <w:r w:rsidRPr="00DF4D73">
                              <w:rPr>
                                <w:rFonts w:ascii="Courier New" w:hAnsi="Courier New" w:cs="Courier New"/>
                                <w:color w:val="000000"/>
                                <w:sz w:val="16"/>
                                <w:szCs w:val="16"/>
                              </w:rPr>
                              <w:t>End Function</w:t>
                            </w:r>
                          </w:p>
                          <w:p w:rsidR="002844FC" w:rsidRPr="00BC67AB" w:rsidRDefault="002844FC" w:rsidP="00DF4D73">
                            <w:pPr>
                              <w:rPr>
                                <w:sz w:val="16"/>
                              </w:rPr>
                            </w:pP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left:0;text-align:left;margin-left:108pt;margin-top:270.75pt;width:264pt;height:88.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" stroked="f">
                <v:textbox inset="0,0,0,0">
                  <w:txbxContent>
                    <w:p w:rsidR="002844FC" w:rsidRPr="00DF4D73" w:rsidRDefault="002844FC" w:rsidP="00B245DE">
                      <w:pPr>
                        <w:spacing w:line="200" w:lineRule="atLeast"/>
                        <w:jc w:val="both"/>
                        <w:rPr>
                          <w:rFonts w:ascii="Times New Roman" w:hAnsi="Times New Roman"/>
                          <w:color w:val="000000"/>
                        </w:rPr>
                      </w:pPr>
                      <w:r w:rsidRPr="00DF4D73">
                        <w:rPr>
                          <w:rFonts w:ascii="Courier New" w:hAnsi="Courier New" w:cs="Courier New"/>
                          <w:color w:val="000000"/>
                          <w:sz w:val="16"/>
                          <w:szCs w:val="16"/>
                        </w:rPr>
                        <w:t>Function FindLabel ( [OPERATINGNUMBER], [INSTALLATIONTYPE] )</w:t>
                      </w:r>
                    </w:p>
                    <w:p w:rsidR="002844FC" w:rsidRPr="00DF4D73" w:rsidRDefault="002844FC" w:rsidP="00B245DE">
                      <w:pPr>
                        <w:spacing w:line="200" w:lineRule="atLeast"/>
                        <w:jc w:val="both"/>
                        <w:rPr>
                          <w:rFonts w:ascii="Times New Roman" w:hAnsi="Times New Roman"/>
                          <w:color w:val="000000"/>
                        </w:rPr>
                      </w:pPr>
                      <w:r w:rsidRPr="00DF4D73">
                        <w:rPr>
                          <w:rFonts w:ascii="Courier New" w:hAnsi="Courier New" w:cs="Courier New"/>
                          <w:color w:val="000000"/>
                          <w:sz w:val="16"/>
                          <w:szCs w:val="16"/>
                        </w:rPr>
                        <w:t>if [INSTALLATIONTYPE] &lt;&gt; "Overhead" then</w:t>
                      </w:r>
                    </w:p>
                    <w:p w:rsidR="002844FC" w:rsidRPr="00DF4D73" w:rsidRDefault="002844FC" w:rsidP="00B245DE">
                      <w:pPr>
                        <w:spacing w:line="200" w:lineRule="atLeast"/>
                        <w:jc w:val="both"/>
                        <w:rPr>
                          <w:rFonts w:ascii="Times New Roman" w:hAnsi="Times New Roman"/>
                          <w:color w:val="000000"/>
                        </w:rPr>
                      </w:pPr>
                      <w:r w:rsidRPr="00DF4D73">
                        <w:rPr>
                          <w:rFonts w:ascii="Courier New" w:hAnsi="Courier New" w:cs="Courier New"/>
                          <w:color w:val="000000"/>
                          <w:sz w:val="16"/>
                          <w:szCs w:val="16"/>
                        </w:rPr>
                        <w:t>  FindLabel = [OPERATINGNUMBER]</w:t>
                      </w:r>
                    </w:p>
                    <w:p w:rsidR="002844FC" w:rsidRPr="00DF4D73" w:rsidRDefault="002844FC" w:rsidP="00B245DE">
                      <w:pPr>
                        <w:spacing w:line="200" w:lineRule="atLeast"/>
                        <w:jc w:val="both"/>
                        <w:rPr>
                          <w:rFonts w:ascii="Times New Roman" w:hAnsi="Times New Roman"/>
                          <w:color w:val="000000"/>
                        </w:rPr>
                      </w:pPr>
                      <w:r w:rsidRPr="00DF4D73">
                        <w:rPr>
                          <w:rFonts w:ascii="Courier New" w:hAnsi="Courier New" w:cs="Courier New"/>
                          <w:color w:val="000000"/>
                          <w:sz w:val="16"/>
                          <w:szCs w:val="16"/>
                        </w:rPr>
                        <w:t>end if</w:t>
                      </w:r>
                    </w:p>
                    <w:p w:rsidR="002844FC" w:rsidRPr="00DF4D73" w:rsidRDefault="002844FC" w:rsidP="00B245DE">
                      <w:pPr>
                        <w:spacing w:line="200" w:lineRule="atLeast"/>
                        <w:jc w:val="both"/>
                        <w:rPr>
                          <w:rFonts w:ascii="Times New Roman" w:hAnsi="Times New Roman"/>
                          <w:color w:val="000000"/>
                        </w:rPr>
                      </w:pPr>
                      <w:r w:rsidRPr="00DF4D73">
                        <w:rPr>
                          <w:rFonts w:ascii="Courier New" w:hAnsi="Courier New" w:cs="Courier New"/>
                          <w:color w:val="000000"/>
                          <w:sz w:val="16"/>
                          <w:szCs w:val="16"/>
                        </w:rPr>
                        <w:t>End Function</w:t>
                      </w:r>
                    </w:p>
                    <w:p w:rsidR="002844FC" w:rsidRPr="00BC67AB" w:rsidRDefault="002844FC" w:rsidP="00DF4D73">
                      <w:pPr>
                        <w:rPr>
                          <w:sz w:val="16"/>
                        </w:rPr>
                      </w:pPr>
                    </w:p>
                  </w:txbxContent>
                </v:textbox>
              </v:shape>
            </w:pict>
          </mc:Fallback>
        </mc:AlternateContent>
      </w:r>
      <w:r>
        <w:rPr>
          <w:noProof/>
        </w:rPr>
        <mc:AlternateContent>
          <mc:Choice Requires="wps">
            <w:drawing>
              <wp:anchor distT="0" distB="0" distL="114300" distR="114300" simplePos="0" relativeHeight="251726848" behindDoc="0" locked="0" layoutInCell="1" allowOverlap="1" wp14:anchorId="48F530C5" wp14:editId="015CCA9D">
                <wp:simplePos x="0" y="0"/>
                <wp:positionH relativeFrom="column">
                  <wp:posOffset>4583430</wp:posOffset>
                </wp:positionH>
                <wp:positionV relativeFrom="paragraph">
                  <wp:posOffset>3602990</wp:posOffset>
                </wp:positionV>
                <wp:extent cx="887095" cy="0"/>
                <wp:effectExtent l="0" t="133350" r="0" b="171450"/>
                <wp:wrapNone/>
                <wp:docPr id="290" name="Straight Arrow Connector 290"/>
                <wp:cNvGraphicFramePr/>
                <a:graphic xmlns:a="http://schemas.openxmlformats.org/drawingml/2006/main">
                  <a:graphicData uri="http://schemas.microsoft.com/office/word/2010/wordprocessingShape">
                    <wps:wsp>
                      <wps:cNvCnPr/>
                      <wps:spPr>
                        <a:xfrm flipH="1" flipV="1">
                          <a:off x="0" y="0"/>
                          <a:ext cx="887095" cy="0"/>
                        </a:xfrm>
                        <a:prstGeom prst="straightConnector1">
                          <a:avLst/>
                        </a:prstGeom>
                        <a:ln>
                          <a:solidFill>
                            <a:srgbClr val="FF0000"/>
                          </a:solidFill>
                          <a:tailEnd type="arrow"/>
                        </a:ln>
                      </wps:spPr>
                      <wps:style>
                        <a:lnRef idx="3">
                          <a:schemeClr val="accent2"/>
                        </a:lnRef>
                        <a:fillRef idx="0">
                          <a:schemeClr val="accent2"/>
                        </a:fillRef>
                        <a:effectRef idx="2">
                          <a:schemeClr val="accent2"/>
                        </a:effectRef>
                        <a:fontRef idx="minor">
                          <a:schemeClr val="tx1"/>
                        </a:fontRef>
                      </wps:style>
                      <wps:bodyPr/>
                    </wps:wsp>
                  </a:graphicData>
                </a:graphic>
                <wp14:sizeRelV relativeFrom="margin">
                  <wp14:pctHeight>0</wp14:pctHeight>
                </wp14:sizeRelV>
              </wp:anchor>
            </w:drawing>
          </mc:Choice>
          <mc:Fallback>
            <w:pict>
              <v:shape id="Straight Arrow Connector 290" o:spid="_x0000_s1026" type="#_x0000_t32" style="position:absolute;margin-left:360.9pt;margin-top:283.7pt;width:69.85pt;height:0;flip:x y;z-index:251726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" strokecolor="red" strokeweight="3pt">
                <v:stroke endarrow="open"/>
                <v:shadow on="t" color="black" opacity="22937f" origin=",.5" offset="0,.63889mm"/>
              </v:shape>
            </w:pict>
          </mc:Fallback>
        </mc:AlternateContent>
      </w:r>
      <w:r>
        <w:t xml:space="preserve">Ensure that the “Display coded value description” checkbox is selected, match </w:t>
      </w:r>
      <w:r w:rsidR="00A5663C">
        <w:t>the label text with the text below, click verify, and then click “OK”.</w:t>
      </w:r>
      <w:r>
        <w:br/>
      </w:r>
      <w:r>
        <w:rPr>
          <w:i/>
        </w:rPr>
        <w:t>(Note: the contents of the expression field below may be copied)</w:t>
      </w:r>
      <w:r w:rsidRPr="002202B8">
        <w:rPr>
          <w:noProof/>
        </w:rPr>
        <w:t xml:space="preserve"> </w:t>
      </w:r>
      <w:r>
        <w:br/>
      </w:r>
      <w:r>
        <w:rPr>
          <w:noProof/>
        </w:rPr>
        <w:drawing>
          <wp:inline distT="0" distB="0" distL="0" distR="0" wp14:anchorId="5FD5A2BA" wp14:editId="21D0B488">
            <wp:extent cx="4314825" cy="5362575"/>
            <wp:effectExtent l="0" t="0" r="9525" b="9525"/>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314825" cy="5362575"/>
                    </a:xfrm>
                    <a:prstGeom prst="rect">
                      <a:avLst/>
                    </a:prstGeom>
                  </pic:spPr>
                </pic:pic>
              </a:graphicData>
            </a:graphic>
          </wp:inline>
        </w:drawing>
      </w:r>
      <w:r w:rsidR="00B96355">
        <w:rPr>
          <w:noProof/>
        </w:rPr>
        <w:br/>
      </w:r>
    </w:p>
    <w:p w:rsidR="00B96355" w:rsidRDefault="00B96355" w:rsidP="00B96355">
      <w:pPr>
        <w:pStyle w:val="ListParagraph"/>
        <w:numPr>
          <w:ilvl w:val="0"/>
          <w:numId w:val="42"/>
        </w:numPr>
      </w:pPr>
      <w:r>
        <w:t xml:space="preserve">Click on the </w:t>
      </w:r>
      <w:r>
        <w:rPr>
          <w:i/>
        </w:rPr>
        <w:t>Job</w:t>
      </w:r>
      <w:r>
        <w:t xml:space="preserve"> annotation class to begin modifying its attributes.</w:t>
      </w:r>
      <w:r>
        <w:br/>
      </w:r>
    </w:p>
    <w:p w:rsidR="00B96355" w:rsidRDefault="00654E11" w:rsidP="00B96355">
      <w:pPr>
        <w:pStyle w:val="ListParagraph"/>
        <w:numPr>
          <w:ilvl w:val="1"/>
          <w:numId w:val="42"/>
        </w:numPr>
      </w:pPr>
      <w:r>
        <w:rPr>
          <w:noProof/>
        </w:rPr>
        <mc:AlternateContent>
          <mc:Choice Requires="wps">
            <w:drawing>
              <wp:anchor distT="0" distB="0" distL="114300" distR="114300" simplePos="0" relativeHeight="251761664" behindDoc="0" locked="0" layoutInCell="1" allowOverlap="1" wp14:anchorId="461048EC" wp14:editId="79CA4CEA">
                <wp:simplePos x="0" y="0"/>
                <wp:positionH relativeFrom="column">
                  <wp:posOffset>4097020</wp:posOffset>
                </wp:positionH>
                <wp:positionV relativeFrom="paragraph">
                  <wp:posOffset>567690</wp:posOffset>
                </wp:positionV>
                <wp:extent cx="266700" cy="133350"/>
                <wp:effectExtent l="0" t="0" r="0" b="0"/>
                <wp:wrapNone/>
                <wp:docPr id="372" name="Rectangle 372"/>
                <wp:cNvGraphicFramePr/>
                <a:graphic xmlns:a="http://schemas.openxmlformats.org/drawingml/2006/main">
                  <a:graphicData uri="http://schemas.microsoft.com/office/word/2010/wordprocessingShape">
                    <wps:wsp>
                      <wps:cNvSpPr/>
                      <wps:spPr>
                        <a:xfrm>
                          <a:off x="0" y="0"/>
                          <a:ext cx="266700" cy="1333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372" o:spid="_x0000_s1026" style="position:absolute;margin-left:322.6pt;margin-top:44.7pt;width:21pt;height:10.5pt;z-index:2517616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" fillcolor="white [3212]" stroked="f" strokeweight="2pt"/>
            </w:pict>
          </mc:Fallback>
        </mc:AlternateContent>
      </w:r>
      <w:r w:rsidR="00C82F43" w:rsidRPr="00C82F43">
        <w:t xml:space="preserve"> </w:t>
      </w:r>
      <w:r w:rsidR="00C82F43">
        <w:t>Under “Text Symbol”, click the “Symbol” button. Then click “Edit Symbol”.</w:t>
      </w:r>
      <w:r w:rsidR="00C82F43">
        <w:br/>
      </w:r>
      <w:r w:rsidR="00C82F43">
        <w:br/>
      </w:r>
      <w:r w:rsidR="00C82F43">
        <w:rPr>
          <w:noProof/>
        </w:rPr>
        <w:drawing>
          <wp:inline distT="0" distB="0" distL="0" distR="0" wp14:anchorId="2EB50F41" wp14:editId="73170F52">
            <wp:extent cx="523875" cy="2952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7"/>
                    <a:srcRect l="77548" t="45788" r="9720" b="48534"/>
                    <a:stretch/>
                  </pic:blipFill>
                  <pic:spPr bwMode="auto">
                    <a:xfrm>
                      <a:off x="0" y="0"/>
                      <a:ext cx="523875" cy="295275"/>
                    </a:xfrm>
                    <a:prstGeom prst="rect">
                      <a:avLst/>
                    </a:prstGeom>
                    <a:ln>
                      <a:noFill/>
                    </a:ln>
                    <a:extLst>
                      <a:ext uri="{53640926-AAD7-44D8-BBD7-CCE9431645EC}">
                        <a14:shadowObscured xmlns:a14="http://schemas.microsoft.com/office/drawing/2010/main"/>
                      </a:ext>
                    </a:extLst>
                  </pic:spPr>
                </pic:pic>
              </a:graphicData>
            </a:graphic>
          </wp:inline>
        </w:drawing>
      </w:r>
    </w:p>
    <w:p w:rsidR="00B96355" w:rsidRDefault="00B245DE" w:rsidP="00B96355">
      <w:pPr>
        <w:pStyle w:val="ListParagraph"/>
        <w:numPr>
          <w:ilvl w:val="1"/>
          <w:numId w:val="42"/>
        </w:numPr>
      </w:pPr>
      <w:r>
        <w:rPr>
          <w:noProof/>
        </w:rPr>
        <mc:AlternateContent>
          <mc:Choice Requires="wps">
            <w:drawing>
              <wp:anchor distT="0" distB="0" distL="114300" distR="114300" simplePos="0" relativeHeight="251947008" behindDoc="0" locked="0" layoutInCell="1" allowOverlap="1" wp14:anchorId="080DE773" wp14:editId="1874CDD1">
                <wp:simplePos x="0" y="0"/>
                <wp:positionH relativeFrom="column">
                  <wp:posOffset>1695450</wp:posOffset>
                </wp:positionH>
                <wp:positionV relativeFrom="paragraph">
                  <wp:posOffset>1914525</wp:posOffset>
                </wp:positionV>
                <wp:extent cx="409575" cy="95250"/>
                <wp:effectExtent l="0" t="95250" r="0" b="76200"/>
                <wp:wrapNone/>
                <wp:docPr id="34" name="Straight Arrow Connector 34"/>
                <wp:cNvGraphicFramePr/>
                <a:graphic xmlns:a="http://schemas.openxmlformats.org/drawingml/2006/main">
                  <a:graphicData uri="http://schemas.microsoft.com/office/word/2010/wordprocessingShape">
                    <wps:wsp>
                      <wps:cNvCnPr/>
                      <wps:spPr>
                        <a:xfrm flipH="1" flipV="1">
                          <a:off x="0" y="0"/>
                          <a:ext cx="409575" cy="95250"/>
                        </a:xfrm>
                        <a:prstGeom prst="straightConnector1">
                          <a:avLst/>
                        </a:prstGeom>
                        <a:ln w="28575">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34" o:spid="_x0000_s1026" type="#_x0000_t32" style="position:absolute;margin-left:133.5pt;margin-top:150.75pt;width:32.25pt;height:7.5pt;flip:x y;z-index:251947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" strokecolor="red" strokeweight="2.25pt">
                <v:stroke endarrow="open"/>
              </v:shape>
            </w:pict>
          </mc:Fallback>
        </mc:AlternateContent>
      </w:r>
      <w:r w:rsidR="00B96355">
        <w:t>Ensure that the settings under the “General” tab match the example below:</w:t>
      </w:r>
      <w:r w:rsidR="00B96355">
        <w:br/>
      </w:r>
      <w:r w:rsidR="00B96355">
        <w:br/>
      </w:r>
      <w:r w:rsidR="00B96355">
        <w:rPr>
          <w:noProof/>
        </w:rPr>
        <w:lastRenderedPageBreak/>
        <w:drawing>
          <wp:inline distT="0" distB="0" distL="0" distR="0" wp14:anchorId="540896C1" wp14:editId="688C3D0F">
            <wp:extent cx="2590800" cy="1752600"/>
            <wp:effectExtent l="0" t="0" r="0" b="0"/>
            <wp:docPr id="310"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2590800" cy="1752600"/>
                    </a:xfrm>
                    <a:prstGeom prst="rect">
                      <a:avLst/>
                    </a:prstGeom>
                  </pic:spPr>
                </pic:pic>
              </a:graphicData>
            </a:graphic>
          </wp:inline>
        </w:drawing>
      </w:r>
      <w:r w:rsidR="00B96355">
        <w:br/>
      </w:r>
    </w:p>
    <w:p w:rsidR="00B96355" w:rsidRDefault="00B96355" w:rsidP="00B96355">
      <w:pPr>
        <w:pStyle w:val="ListParagraph"/>
        <w:numPr>
          <w:ilvl w:val="1"/>
          <w:numId w:val="42"/>
        </w:numPr>
      </w:pPr>
      <w:r>
        <w:t>Click “OK” to close this window.</w:t>
      </w:r>
      <w:r>
        <w:br/>
      </w:r>
    </w:p>
    <w:p w:rsidR="00B96355" w:rsidRDefault="008F0B9B" w:rsidP="00B96355">
      <w:pPr>
        <w:pStyle w:val="ListParagraph"/>
        <w:numPr>
          <w:ilvl w:val="1"/>
          <w:numId w:val="42"/>
        </w:numPr>
      </w:pPr>
      <w:r>
        <w:t>Click “OK” again. If changes were made, read and accept the warning.</w:t>
      </w:r>
      <w:r w:rsidR="00B96355">
        <w:br/>
      </w:r>
    </w:p>
    <w:p w:rsidR="00B96355" w:rsidRDefault="00D92714" w:rsidP="00B96355">
      <w:pPr>
        <w:pStyle w:val="ListParagraph"/>
        <w:numPr>
          <w:ilvl w:val="1"/>
          <w:numId w:val="42"/>
        </w:numPr>
      </w:pPr>
      <w:r>
        <w:rPr>
          <w:noProof/>
        </w:rPr>
        <mc:AlternateContent>
          <mc:Choice Requires="wps">
            <w:drawing>
              <wp:anchor distT="0" distB="0" distL="114300" distR="114300" simplePos="0" relativeHeight="251806720" behindDoc="0" locked="0" layoutInCell="1" allowOverlap="1" wp14:anchorId="670F4535" wp14:editId="4FDEFD83">
                <wp:simplePos x="0" y="0"/>
                <wp:positionH relativeFrom="column">
                  <wp:posOffset>2590800</wp:posOffset>
                </wp:positionH>
                <wp:positionV relativeFrom="paragraph">
                  <wp:posOffset>1259205</wp:posOffset>
                </wp:positionV>
                <wp:extent cx="304800" cy="104775"/>
                <wp:effectExtent l="0" t="0" r="0" b="9525"/>
                <wp:wrapNone/>
                <wp:docPr id="543" name="Rectangle 543"/>
                <wp:cNvGraphicFramePr/>
                <a:graphic xmlns:a="http://schemas.openxmlformats.org/drawingml/2006/main">
                  <a:graphicData uri="http://schemas.microsoft.com/office/word/2010/wordprocessingShape">
                    <wps:wsp>
                      <wps:cNvSpPr/>
                      <wps:spPr>
                        <a:xfrm>
                          <a:off x="0" y="0"/>
                          <a:ext cx="304800" cy="10477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43" o:spid="_x0000_s1026" style="position:absolute;margin-left:204pt;margin-top:99.15pt;width:24pt;height:8.25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" fillcolor="white [3212]" stroked="f" strokeweight="2pt"/>
            </w:pict>
          </mc:Fallback>
        </mc:AlternateContent>
      </w:r>
      <w:r w:rsidR="00B96355">
        <w:rPr>
          <w:noProof/>
        </w:rPr>
        <mc:AlternateContent>
          <mc:Choice Requires="wps">
            <w:drawing>
              <wp:anchor distT="0" distB="0" distL="114300" distR="114300" simplePos="0" relativeHeight="251729920" behindDoc="0" locked="0" layoutInCell="1" allowOverlap="1" wp14:anchorId="38B05CB6" wp14:editId="60E18EF4">
                <wp:simplePos x="0" y="0"/>
                <wp:positionH relativeFrom="column">
                  <wp:posOffset>4440555</wp:posOffset>
                </wp:positionH>
                <wp:positionV relativeFrom="paragraph">
                  <wp:posOffset>975995</wp:posOffset>
                </wp:positionV>
                <wp:extent cx="887095" cy="0"/>
                <wp:effectExtent l="0" t="133350" r="0" b="171450"/>
                <wp:wrapNone/>
                <wp:docPr id="295" name="Straight Arrow Connector 295"/>
                <wp:cNvGraphicFramePr/>
                <a:graphic xmlns:a="http://schemas.openxmlformats.org/drawingml/2006/main">
                  <a:graphicData uri="http://schemas.microsoft.com/office/word/2010/wordprocessingShape">
                    <wps:wsp>
                      <wps:cNvCnPr/>
                      <wps:spPr>
                        <a:xfrm flipH="1" flipV="1">
                          <a:off x="0" y="0"/>
                          <a:ext cx="887095" cy="0"/>
                        </a:xfrm>
                        <a:prstGeom prst="straightConnector1">
                          <a:avLst/>
                        </a:prstGeom>
                        <a:ln>
                          <a:solidFill>
                            <a:srgbClr val="FF0000"/>
                          </a:solidFill>
                          <a:tailEnd type="arrow"/>
                        </a:ln>
                      </wps:spPr>
                      <wps:style>
                        <a:lnRef idx="3">
                          <a:schemeClr val="accent2"/>
                        </a:lnRef>
                        <a:fillRef idx="0">
                          <a:schemeClr val="accent2"/>
                        </a:fillRef>
                        <a:effectRef idx="2">
                          <a:schemeClr val="accent2"/>
                        </a:effectRef>
                        <a:fontRef idx="minor">
                          <a:schemeClr val="tx1"/>
                        </a:fontRef>
                      </wps:style>
                      <wps:bodyPr/>
                    </wps:wsp>
                  </a:graphicData>
                </a:graphic>
                <wp14:sizeRelV relativeFrom="margin">
                  <wp14:pctHeight>0</wp14:pctHeight>
                </wp14:sizeRelV>
              </wp:anchor>
            </w:drawing>
          </mc:Choice>
          <mc:Fallback>
            <w:pict>
              <v:shape id="Straight Arrow Connector 295" o:spid="_x0000_s1026" type="#_x0000_t32" style="position:absolute;margin-left:349.65pt;margin-top:76.85pt;width:69.85pt;height:0;flip:x y;z-index:2517299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" strokecolor="red" strokeweight="3pt">
                <v:stroke endarrow="open"/>
                <v:shadow on="t" color="black" opacity="22937f" origin=",.5" offset="0,.63889mm"/>
              </v:shape>
            </w:pict>
          </mc:Fallback>
        </mc:AlternateContent>
      </w:r>
      <w:r w:rsidR="00B96355">
        <w:t>Under “Placement Properties”, click the “Properties” button.</w:t>
      </w:r>
      <w:r w:rsidR="00B96355">
        <w:br/>
      </w:r>
      <w:r w:rsidR="00B96355">
        <w:br/>
      </w:r>
      <w:r w:rsidR="00B96355">
        <w:rPr>
          <w:noProof/>
        </w:rPr>
        <w:drawing>
          <wp:inline distT="0" distB="0" distL="0" distR="0" wp14:anchorId="48360281" wp14:editId="5B0ADCDD">
            <wp:extent cx="3619500" cy="1257300"/>
            <wp:effectExtent l="0" t="0" r="0" b="0"/>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7"/>
                    <a:srcRect l="4167" t="52931" r="7868" b="22893"/>
                    <a:stretch/>
                  </pic:blipFill>
                  <pic:spPr bwMode="auto">
                    <a:xfrm>
                      <a:off x="0" y="0"/>
                      <a:ext cx="3619500" cy="1257300"/>
                    </a:xfrm>
                    <a:prstGeom prst="rect">
                      <a:avLst/>
                    </a:prstGeom>
                    <a:ln>
                      <a:noFill/>
                    </a:ln>
                    <a:extLst>
                      <a:ext uri="{53640926-AAD7-44D8-BBD7-CCE9431645EC}">
                        <a14:shadowObscured xmlns:a14="http://schemas.microsoft.com/office/drawing/2010/main"/>
                      </a:ext>
                    </a:extLst>
                  </pic:spPr>
                </pic:pic>
              </a:graphicData>
            </a:graphic>
          </wp:inline>
        </w:drawing>
      </w:r>
      <w:r w:rsidR="00B96355">
        <w:br/>
      </w:r>
    </w:p>
    <w:p w:rsidR="00B96355" w:rsidRDefault="00B96355" w:rsidP="00B96355">
      <w:pPr>
        <w:pStyle w:val="ListParagraph"/>
        <w:numPr>
          <w:ilvl w:val="1"/>
          <w:numId w:val="42"/>
        </w:numPr>
      </w:pPr>
      <w:r>
        <w:rPr>
          <w:noProof/>
        </w:rPr>
        <w:drawing>
          <wp:anchor distT="0" distB="0" distL="114300" distR="114300" simplePos="0" relativeHeight="251730944" behindDoc="1" locked="0" layoutInCell="1" allowOverlap="1" wp14:anchorId="4AC7E77F" wp14:editId="7208CB79">
            <wp:simplePos x="0" y="0"/>
            <wp:positionH relativeFrom="column">
              <wp:posOffset>5419725</wp:posOffset>
            </wp:positionH>
            <wp:positionV relativeFrom="paragraph">
              <wp:posOffset>-219075</wp:posOffset>
            </wp:positionV>
            <wp:extent cx="914400" cy="809625"/>
            <wp:effectExtent l="0" t="0" r="0" b="9525"/>
            <wp:wrapTight wrapText="bothSides">
              <wp:wrapPolygon edited="0">
                <wp:start x="0" y="0"/>
                <wp:lineTo x="0" y="21346"/>
                <wp:lineTo x="21150" y="21346"/>
                <wp:lineTo x="21150" y="0"/>
                <wp:lineTo x="0" y="0"/>
              </wp:wrapPolygon>
            </wp:wrapTight>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extLst>
                        <a:ext uri="{28A0092B-C50C-407E-A947-70E740481C1C}">
                          <a14:useLocalDpi xmlns:a14="http://schemas.microsoft.com/office/drawing/2010/main" val="0"/>
                        </a:ext>
                      </a:extLst>
                    </a:blip>
                    <a:stretch>
                      <a:fillRect/>
                    </a:stretch>
                  </pic:blipFill>
                  <pic:spPr>
                    <a:xfrm>
                      <a:off x="0" y="0"/>
                      <a:ext cx="914400" cy="809625"/>
                    </a:xfrm>
                    <a:prstGeom prst="rect">
                      <a:avLst/>
                    </a:prstGeom>
                  </pic:spPr>
                </pic:pic>
              </a:graphicData>
            </a:graphic>
            <wp14:sizeRelH relativeFrom="page">
              <wp14:pctWidth>0</wp14:pctWidth>
            </wp14:sizeRelH>
            <wp14:sizeRelV relativeFrom="page">
              <wp14:pctHeight>0</wp14:pctHeight>
            </wp14:sizeRelV>
          </wp:anchor>
        </w:drawing>
      </w:r>
      <w:r>
        <w:t>In the Label Position tab, click the “Position” button and ensure the Position is set to Offset (“Best Position”).</w:t>
      </w:r>
      <w:r>
        <w:br/>
      </w:r>
    </w:p>
    <w:p w:rsidR="00B96355" w:rsidRDefault="00B96355" w:rsidP="00B96355">
      <w:pPr>
        <w:pStyle w:val="ListParagraph"/>
        <w:numPr>
          <w:ilvl w:val="1"/>
          <w:numId w:val="42"/>
        </w:numPr>
      </w:pPr>
      <w:r>
        <w:t xml:space="preserve">In the Label Position tab, click the “Label Offset” button and ensure that the preferred offset is </w:t>
      </w:r>
      <w:r>
        <w:rPr>
          <w:b/>
        </w:rPr>
        <w:t>3</w:t>
      </w:r>
      <w:r w:rsidR="00EC2C71">
        <w:t>.</w:t>
      </w:r>
      <w:r w:rsidR="0068702F" w:rsidRPr="0068702F">
        <w:t xml:space="preserve"> </w:t>
      </w:r>
      <w:r w:rsidR="0068702F">
        <w:t>Ensure that the “Measure offset from feature geometry” checkbox is unchecked.</w:t>
      </w:r>
      <w:r>
        <w:br/>
      </w:r>
    </w:p>
    <w:p w:rsidR="00B96355" w:rsidRDefault="00B96355" w:rsidP="00B96355">
      <w:pPr>
        <w:pStyle w:val="ListParagraph"/>
        <w:numPr>
          <w:ilvl w:val="1"/>
          <w:numId w:val="42"/>
        </w:numPr>
      </w:pPr>
      <w:r>
        <w:t>In the “Fitting Strategy” tab, ensure that the “Stack Label” checkbox is checked.</w:t>
      </w:r>
      <w:r>
        <w:br/>
      </w:r>
      <w:r>
        <w:br/>
      </w:r>
      <w:r>
        <w:rPr>
          <w:noProof/>
        </w:rPr>
        <w:drawing>
          <wp:inline distT="0" distB="0" distL="0" distR="0" wp14:anchorId="5672E714" wp14:editId="1117C981">
            <wp:extent cx="3705225" cy="1190625"/>
            <wp:effectExtent l="0" t="0" r="9525" b="9525"/>
            <wp:docPr id="306"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3705225" cy="1190625"/>
                    </a:xfrm>
                    <a:prstGeom prst="rect">
                      <a:avLst/>
                    </a:prstGeom>
                  </pic:spPr>
                </pic:pic>
              </a:graphicData>
            </a:graphic>
          </wp:inline>
        </w:drawing>
      </w:r>
      <w:r>
        <w:br/>
      </w:r>
      <w:r>
        <w:br/>
      </w:r>
    </w:p>
    <w:p w:rsidR="00B96355" w:rsidRDefault="00B96355" w:rsidP="00B96355">
      <w:pPr>
        <w:pStyle w:val="ListParagraph"/>
        <w:numPr>
          <w:ilvl w:val="1"/>
          <w:numId w:val="42"/>
        </w:numPr>
      </w:pPr>
      <w:r>
        <w:lastRenderedPageBreak/>
        <w:t>Click “OK” to close this window and return to the Feature Class Properties window.</w:t>
      </w:r>
      <w:r>
        <w:br/>
      </w:r>
    </w:p>
    <w:p w:rsidR="00B96355" w:rsidRDefault="00B96355" w:rsidP="00B96355">
      <w:pPr>
        <w:pStyle w:val="ListParagraph"/>
        <w:numPr>
          <w:ilvl w:val="1"/>
          <w:numId w:val="42"/>
        </w:numPr>
      </w:pPr>
      <w:r>
        <w:t>Click “Expression” next to the Label Field dropdown.</w:t>
      </w:r>
      <w:r w:rsidRPr="002202B8">
        <w:rPr>
          <w:noProof/>
        </w:rPr>
        <w:t xml:space="preserve"> </w:t>
      </w:r>
      <w:r>
        <w:br/>
      </w:r>
    </w:p>
    <w:p w:rsidR="00B96355" w:rsidRDefault="00EC2C71" w:rsidP="00B96355">
      <w:pPr>
        <w:pStyle w:val="ListParagraph"/>
        <w:ind w:left="1620"/>
      </w:pPr>
      <w:r>
        <w:rPr>
          <w:noProof/>
        </w:rPr>
        <mc:AlternateContent>
          <mc:Choice Requires="wps">
            <w:drawing>
              <wp:anchor distT="0" distB="0" distL="114300" distR="114300" simplePos="0" relativeHeight="251737088" behindDoc="0" locked="0" layoutInCell="1" allowOverlap="1" wp14:anchorId="589A082B" wp14:editId="28383D34">
                <wp:simplePos x="0" y="0"/>
                <wp:positionH relativeFrom="column">
                  <wp:posOffset>1743075</wp:posOffset>
                </wp:positionH>
                <wp:positionV relativeFrom="paragraph">
                  <wp:posOffset>57150</wp:posOffset>
                </wp:positionV>
                <wp:extent cx="962025" cy="133350"/>
                <wp:effectExtent l="0" t="0" r="9525" b="0"/>
                <wp:wrapNone/>
                <wp:docPr id="311" name="Rectangle 311"/>
                <wp:cNvGraphicFramePr/>
                <a:graphic xmlns:a="http://schemas.openxmlformats.org/drawingml/2006/main">
                  <a:graphicData uri="http://schemas.microsoft.com/office/word/2010/wordprocessingShape">
                    <wps:wsp>
                      <wps:cNvSpPr/>
                      <wps:spPr>
                        <a:xfrm>
                          <a:off x="0" y="0"/>
                          <a:ext cx="962025" cy="1333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311" o:spid="_x0000_s1026" style="position:absolute;margin-left:137.25pt;margin-top:4.5pt;width:75.75pt;height:10.5pt;z-index:2517370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" fillcolor="white [3212]" stroked="f" strokeweight="2pt"/>
            </w:pict>
          </mc:Fallback>
        </mc:AlternateContent>
      </w:r>
      <w:r w:rsidR="00B96355">
        <w:rPr>
          <w:noProof/>
        </w:rPr>
        <mc:AlternateContent>
          <mc:Choice Requires="wps">
            <w:drawing>
              <wp:anchor distT="0" distB="0" distL="114300" distR="114300" simplePos="0" relativeHeight="251731968" behindDoc="0" locked="0" layoutInCell="1" allowOverlap="1" wp14:anchorId="1090B6BB" wp14:editId="1ABED850">
                <wp:simplePos x="0" y="0"/>
                <wp:positionH relativeFrom="column">
                  <wp:posOffset>4994275</wp:posOffset>
                </wp:positionH>
                <wp:positionV relativeFrom="paragraph">
                  <wp:posOffset>126365</wp:posOffset>
                </wp:positionV>
                <wp:extent cx="887095" cy="0"/>
                <wp:effectExtent l="0" t="133350" r="0" b="171450"/>
                <wp:wrapNone/>
                <wp:docPr id="296" name="Straight Arrow Connector 296"/>
                <wp:cNvGraphicFramePr/>
                <a:graphic xmlns:a="http://schemas.openxmlformats.org/drawingml/2006/main">
                  <a:graphicData uri="http://schemas.microsoft.com/office/word/2010/wordprocessingShape">
                    <wps:wsp>
                      <wps:cNvCnPr/>
                      <wps:spPr>
                        <a:xfrm flipH="1" flipV="1">
                          <a:off x="0" y="0"/>
                          <a:ext cx="887095" cy="0"/>
                        </a:xfrm>
                        <a:prstGeom prst="straightConnector1">
                          <a:avLst/>
                        </a:prstGeom>
                        <a:ln>
                          <a:solidFill>
                            <a:srgbClr val="FF0000"/>
                          </a:solidFill>
                          <a:tailEnd type="arrow"/>
                        </a:ln>
                      </wps:spPr>
                      <wps:style>
                        <a:lnRef idx="3">
                          <a:schemeClr val="accent2"/>
                        </a:lnRef>
                        <a:fillRef idx="0">
                          <a:schemeClr val="accent2"/>
                        </a:fillRef>
                        <a:effectRef idx="2">
                          <a:schemeClr val="accent2"/>
                        </a:effectRef>
                        <a:fontRef idx="minor">
                          <a:schemeClr val="tx1"/>
                        </a:fontRef>
                      </wps:style>
                      <wps:bodyPr/>
                    </wps:wsp>
                  </a:graphicData>
                </a:graphic>
                <wp14:sizeRelV relativeFrom="margin">
                  <wp14:pctHeight>0</wp14:pctHeight>
                </wp14:sizeRelV>
              </wp:anchor>
            </w:drawing>
          </mc:Choice>
          <mc:Fallback>
            <w:pict>
              <v:shape id="Straight Arrow Connector 296" o:spid="_x0000_s1026" type="#_x0000_t32" style="position:absolute;margin-left:393.25pt;margin-top:9.95pt;width:69.85pt;height:0;flip:x y;z-index:2517319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" strokecolor="red" strokeweight="3pt">
                <v:stroke endarrow="open"/>
                <v:shadow on="t" color="black" opacity="22937f" origin=",.5" offset="0,.63889mm"/>
              </v:shape>
            </w:pict>
          </mc:Fallback>
        </mc:AlternateContent>
      </w:r>
      <w:r w:rsidR="00B96355">
        <w:rPr>
          <w:noProof/>
        </w:rPr>
        <w:drawing>
          <wp:inline distT="0" distB="0" distL="0" distR="0" wp14:anchorId="267D2744" wp14:editId="2A582A01">
            <wp:extent cx="4114800" cy="276225"/>
            <wp:effectExtent l="0" t="0" r="0" b="9525"/>
            <wp:docPr id="308"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srcRect l="3839" t="29810" r="8888" b="65164"/>
                    <a:stretch/>
                  </pic:blipFill>
                  <pic:spPr bwMode="auto">
                    <a:xfrm>
                      <a:off x="0" y="0"/>
                      <a:ext cx="4114800" cy="276225"/>
                    </a:xfrm>
                    <a:prstGeom prst="rect">
                      <a:avLst/>
                    </a:prstGeom>
                    <a:ln>
                      <a:noFill/>
                    </a:ln>
                    <a:extLst>
                      <a:ext uri="{53640926-AAD7-44D8-BBD7-CCE9431645EC}">
                        <a14:shadowObscured xmlns:a14="http://schemas.microsoft.com/office/drawing/2010/main"/>
                      </a:ext>
                    </a:extLst>
                  </pic:spPr>
                </pic:pic>
              </a:graphicData>
            </a:graphic>
          </wp:inline>
        </w:drawing>
      </w:r>
      <w:r w:rsidR="00B96355">
        <w:br/>
      </w:r>
    </w:p>
    <w:p w:rsidR="000D377E" w:rsidRDefault="00B96355" w:rsidP="000D377E">
      <w:pPr>
        <w:pStyle w:val="ListParagraph"/>
        <w:numPr>
          <w:ilvl w:val="1"/>
          <w:numId w:val="42"/>
        </w:numPr>
      </w:pPr>
      <w:r>
        <w:rPr>
          <w:noProof/>
        </w:rPr>
        <mc:AlternateContent>
          <mc:Choice Requires="wps">
            <w:drawing>
              <wp:anchor distT="0" distB="0" distL="114300" distR="114300" simplePos="0" relativeHeight="251734016" behindDoc="0" locked="0" layoutInCell="1" allowOverlap="1" wp14:anchorId="13503B16" wp14:editId="07F782DA">
                <wp:simplePos x="0" y="0"/>
                <wp:positionH relativeFrom="column">
                  <wp:posOffset>4458335</wp:posOffset>
                </wp:positionH>
                <wp:positionV relativeFrom="paragraph">
                  <wp:posOffset>5660390</wp:posOffset>
                </wp:positionV>
                <wp:extent cx="887095" cy="0"/>
                <wp:effectExtent l="0" t="133350" r="0" b="171450"/>
                <wp:wrapNone/>
                <wp:docPr id="297" name="Straight Arrow Connector 297"/>
                <wp:cNvGraphicFramePr/>
                <a:graphic xmlns:a="http://schemas.openxmlformats.org/drawingml/2006/main">
                  <a:graphicData uri="http://schemas.microsoft.com/office/word/2010/wordprocessingShape">
                    <wps:wsp>
                      <wps:cNvCnPr/>
                      <wps:spPr>
                        <a:xfrm flipH="1" flipV="1">
                          <a:off x="0" y="0"/>
                          <a:ext cx="887095" cy="0"/>
                        </a:xfrm>
                        <a:prstGeom prst="straightConnector1">
                          <a:avLst/>
                        </a:prstGeom>
                        <a:ln>
                          <a:solidFill>
                            <a:srgbClr val="FF0000"/>
                          </a:solidFill>
                          <a:tailEnd type="arrow"/>
                        </a:ln>
                      </wps:spPr>
                      <wps:style>
                        <a:lnRef idx="3">
                          <a:schemeClr val="accent2"/>
                        </a:lnRef>
                        <a:fillRef idx="0">
                          <a:schemeClr val="accent2"/>
                        </a:fillRef>
                        <a:effectRef idx="2">
                          <a:schemeClr val="accent2"/>
                        </a:effectRef>
                        <a:fontRef idx="minor">
                          <a:schemeClr val="tx1"/>
                        </a:fontRef>
                      </wps:style>
                      <wps:bodyPr/>
                    </wps:wsp>
                  </a:graphicData>
                </a:graphic>
                <wp14:sizeRelV relativeFrom="margin">
                  <wp14:pctHeight>0</wp14:pctHeight>
                </wp14:sizeRelV>
              </wp:anchor>
            </w:drawing>
          </mc:Choice>
          <mc:Fallback>
            <w:pict>
              <v:shape id="Straight Arrow Connector 297" o:spid="_x0000_s1026" type="#_x0000_t32" style="position:absolute;margin-left:351.05pt;margin-top:445.7pt;width:69.85pt;height:0;flip:x y;z-index:251734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" strokecolor="red" strokeweight="3pt">
                <v:stroke endarrow="open"/>
                <v:shadow on="t" color="black" opacity="22937f" origin=",.5" offset="0,.63889mm"/>
              </v:shape>
            </w:pict>
          </mc:Fallback>
        </mc:AlternateContent>
      </w:r>
      <w:r>
        <w:t xml:space="preserve">Ensure that the “Display coded value description” checkbox is selected, match </w:t>
      </w:r>
      <w:r w:rsidR="00A5663C">
        <w:t>the label text with the text below, click verify, and then click “OK”.</w:t>
      </w:r>
      <w:r>
        <w:br/>
      </w:r>
      <w:r w:rsidRPr="000D377E">
        <w:rPr>
          <w:i/>
        </w:rPr>
        <w:t>(Note: the contents of the expression field below may be copied)</w:t>
      </w:r>
      <w:r w:rsidRPr="002202B8">
        <w:rPr>
          <w:noProof/>
        </w:rPr>
        <w:t xml:space="preserve"> </w:t>
      </w:r>
      <w:r>
        <w:br/>
      </w:r>
    </w:p>
    <w:p w:rsidR="000D377E" w:rsidRDefault="006213AC" w:rsidP="000D377E">
      <w:r>
        <w:rPr>
          <w:noProof/>
        </w:rPr>
        <mc:AlternateContent>
          <mc:Choice Requires="wps">
            <w:drawing>
              <wp:anchor distT="0" distB="0" distL="114300" distR="114300" simplePos="0" relativeHeight="251732992" behindDoc="0" locked="0" layoutInCell="1" allowOverlap="1" wp14:anchorId="3D63A017" wp14:editId="3201635B">
                <wp:simplePos x="0" y="0"/>
                <wp:positionH relativeFrom="column">
                  <wp:posOffset>3764280</wp:posOffset>
                </wp:positionH>
                <wp:positionV relativeFrom="paragraph">
                  <wp:posOffset>2254250</wp:posOffset>
                </wp:positionV>
                <wp:extent cx="887095" cy="0"/>
                <wp:effectExtent l="0" t="133350" r="0" b="171450"/>
                <wp:wrapNone/>
                <wp:docPr id="298" name="Straight Arrow Connector 298"/>
                <wp:cNvGraphicFramePr/>
                <a:graphic xmlns:a="http://schemas.openxmlformats.org/drawingml/2006/main">
                  <a:graphicData uri="http://schemas.microsoft.com/office/word/2010/wordprocessingShape">
                    <wps:wsp>
                      <wps:cNvCnPr/>
                      <wps:spPr>
                        <a:xfrm flipH="1" flipV="1">
                          <a:off x="0" y="0"/>
                          <a:ext cx="887095" cy="0"/>
                        </a:xfrm>
                        <a:prstGeom prst="straightConnector1">
                          <a:avLst/>
                        </a:prstGeom>
                        <a:ln>
                          <a:solidFill>
                            <a:srgbClr val="FF0000"/>
                          </a:solidFill>
                          <a:tailEnd type="arrow"/>
                        </a:ln>
                      </wps:spPr>
                      <wps:style>
                        <a:lnRef idx="3">
                          <a:schemeClr val="accent2"/>
                        </a:lnRef>
                        <a:fillRef idx="0">
                          <a:schemeClr val="accent2"/>
                        </a:fillRef>
                        <a:effectRef idx="2">
                          <a:schemeClr val="accent2"/>
                        </a:effectRef>
                        <a:fontRef idx="minor">
                          <a:schemeClr val="tx1"/>
                        </a:fontRef>
                      </wps:style>
                      <wps:bodyPr/>
                    </wps:wsp>
                  </a:graphicData>
                </a:graphic>
                <wp14:sizeRelV relativeFrom="margin">
                  <wp14:pctHeight>0</wp14:pctHeight>
                </wp14:sizeRelV>
              </wp:anchor>
            </w:drawing>
          </mc:Choice>
          <mc:Fallback>
            <w:pict>
              <v:shape id="Straight Arrow Connector 298" o:spid="_x0000_s1026" type="#_x0000_t32" style="position:absolute;margin-left:296.4pt;margin-top:177.5pt;width:69.85pt;height:0;flip:x y;z-index:251732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" strokecolor="red" strokeweight="3pt">
                <v:stroke endarrow="open"/>
                <v:shadow on="t" color="black" opacity="22937f" origin=",.5" offset="0,.63889mm"/>
              </v:shape>
            </w:pict>
          </mc:Fallback>
        </mc:AlternateContent>
      </w:r>
      <w:r w:rsidR="0077510C">
        <w:rPr>
          <w:noProof/>
        </w:rPr>
        <mc:AlternateContent>
          <mc:Choice Requires="wps">
            <w:drawing>
              <wp:anchor distT="0" distB="0" distL="114300" distR="114300" simplePos="0" relativeHeight="251742208" behindDoc="0" locked="0" layoutInCell="1" allowOverlap="1" wp14:anchorId="7A4D5B18" wp14:editId="04AC9B0A">
                <wp:simplePos x="0" y="0"/>
                <wp:positionH relativeFrom="column">
                  <wp:posOffset>285750</wp:posOffset>
                </wp:positionH>
                <wp:positionV relativeFrom="paragraph">
                  <wp:posOffset>3057525</wp:posOffset>
                </wp:positionV>
                <wp:extent cx="0" cy="1028700"/>
                <wp:effectExtent l="0" t="0" r="19050" b="19050"/>
                <wp:wrapNone/>
                <wp:docPr id="315" name="Straight Connector 315"/>
                <wp:cNvGraphicFramePr/>
                <a:graphic xmlns:a="http://schemas.openxmlformats.org/drawingml/2006/main">
                  <a:graphicData uri="http://schemas.microsoft.com/office/word/2010/wordprocessingShape">
                    <wps:wsp>
                      <wps:cNvCnPr/>
                      <wps:spPr>
                        <a:xfrm>
                          <a:off x="0" y="0"/>
                          <a:ext cx="0" cy="1028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315" o:spid="_x0000_s1026" style="position:absolute;z-index:251742208;visibility:visible;mso-wrap-style:square;mso-wrap-distance-left:9pt;mso-wrap-distance-top:0;mso-wrap-distance-right:9pt;mso-wrap-distance-bottom:0;mso-position-horizontal:absolute;mso-position-horizontal-relative:text;mso-position-vertical:absolute;mso-position-vertical-relative:text" from="22.5pt,240.75pt" to="22.5pt,32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" strokecolor="#4579b8 [3044]"/>
            </w:pict>
          </mc:Fallback>
        </mc:AlternateContent>
      </w:r>
      <w:r w:rsidR="0077510C">
        <w:rPr>
          <w:noProof/>
        </w:rPr>
        <mc:AlternateContent>
          <mc:Choice Requires="wps">
            <w:drawing>
              <wp:anchor distT="0" distB="0" distL="114300" distR="114300" simplePos="0" relativeHeight="251741184" behindDoc="0" locked="0" layoutInCell="1" allowOverlap="1" wp14:anchorId="6CC470B9" wp14:editId="47255BD9">
                <wp:simplePos x="0" y="0"/>
                <wp:positionH relativeFrom="column">
                  <wp:posOffset>285750</wp:posOffset>
                </wp:positionH>
                <wp:positionV relativeFrom="paragraph">
                  <wp:posOffset>4086225</wp:posOffset>
                </wp:positionV>
                <wp:extent cx="1743075" cy="1457325"/>
                <wp:effectExtent l="0" t="0" r="28575" b="28575"/>
                <wp:wrapNone/>
                <wp:docPr id="314" name="Straight Connector 314"/>
                <wp:cNvGraphicFramePr/>
                <a:graphic xmlns:a="http://schemas.openxmlformats.org/drawingml/2006/main">
                  <a:graphicData uri="http://schemas.microsoft.com/office/word/2010/wordprocessingShape">
                    <wps:wsp>
                      <wps:cNvCnPr/>
                      <wps:spPr>
                        <a:xfrm flipH="1" flipV="1">
                          <a:off x="0" y="0"/>
                          <a:ext cx="1743075" cy="14573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314" o:spid="_x0000_s1026" style="position:absolute;flip:x y;z-index:251741184;visibility:visible;mso-wrap-style:square;mso-wrap-distance-left:9pt;mso-wrap-distance-top:0;mso-wrap-distance-right:9pt;mso-wrap-distance-bottom:0;mso-position-horizontal:absolute;mso-position-horizontal-relative:text;mso-position-vertical:absolute;mso-position-vertical-relative:text" from="22.5pt,321.75pt" to="159.75pt,4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" strokecolor="#4579b8 [3044]"/>
            </w:pict>
          </mc:Fallback>
        </mc:AlternateContent>
      </w:r>
      <w:r w:rsidR="0077510C">
        <w:rPr>
          <w:noProof/>
        </w:rPr>
        <mc:AlternateContent>
          <mc:Choice Requires="wps">
            <w:drawing>
              <wp:anchor distT="0" distB="0" distL="114300" distR="114300" simplePos="0" relativeHeight="251740160" behindDoc="0" locked="0" layoutInCell="1" allowOverlap="1" wp14:anchorId="7F416A5F" wp14:editId="0B9AB6DA">
                <wp:simplePos x="0" y="0"/>
                <wp:positionH relativeFrom="column">
                  <wp:posOffset>285750</wp:posOffset>
                </wp:positionH>
                <wp:positionV relativeFrom="paragraph">
                  <wp:posOffset>2381250</wp:posOffset>
                </wp:positionV>
                <wp:extent cx="1743075" cy="676275"/>
                <wp:effectExtent l="0" t="0" r="28575" b="28575"/>
                <wp:wrapNone/>
                <wp:docPr id="313" name="Straight Connector 313"/>
                <wp:cNvGraphicFramePr/>
                <a:graphic xmlns:a="http://schemas.openxmlformats.org/drawingml/2006/main">
                  <a:graphicData uri="http://schemas.microsoft.com/office/word/2010/wordprocessingShape">
                    <wps:wsp>
                      <wps:cNvCnPr/>
                      <wps:spPr>
                        <a:xfrm flipH="1">
                          <a:off x="0" y="0"/>
                          <a:ext cx="1743075" cy="6762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313" o:spid="_x0000_s1026" style="position:absolute;flip:x;z-index:251740160;visibility:visible;mso-wrap-style:square;mso-wrap-distance-left:9pt;mso-wrap-distance-top:0;mso-wrap-distance-right:9pt;mso-wrap-distance-bottom:0;mso-position-horizontal:absolute;mso-position-horizontal-relative:text;mso-position-vertical:absolute;mso-position-vertical-relative:text" from="22.5pt,187.5pt" to="159.75pt,24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" strokecolor="#4579b8 [3044]"/>
            </w:pict>
          </mc:Fallback>
        </mc:AlternateContent>
      </w:r>
      <w:r w:rsidR="0077510C">
        <w:rPr>
          <w:noProof/>
        </w:rPr>
        <mc:AlternateContent>
          <mc:Choice Requires="wps">
            <w:drawing>
              <wp:anchor distT="0" distB="0" distL="114300" distR="114300" simplePos="0" relativeHeight="251735040" behindDoc="0" locked="0" layoutInCell="1" allowOverlap="1" wp14:anchorId="496571E2" wp14:editId="53CEB6C7">
                <wp:simplePos x="0" y="0"/>
                <wp:positionH relativeFrom="column">
                  <wp:posOffset>2028825</wp:posOffset>
                </wp:positionH>
                <wp:positionV relativeFrom="paragraph">
                  <wp:posOffset>2381250</wp:posOffset>
                </wp:positionV>
                <wp:extent cx="4467225" cy="3162300"/>
                <wp:effectExtent l="0" t="0" r="28575" b="19050"/>
                <wp:wrapNone/>
                <wp:docPr id="2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67225" cy="3162300"/>
                        </a:xfrm>
                        <a:prstGeom prst="rect">
                          <a:avLst/>
                        </a:prstGeom>
                        <a:solidFill>
                          <a:srgbClr val="FFFFFF"/>
                        </a:solidFill>
                        <a:ln w="9525">
                          <a:solidFill>
                            <a:schemeClr val="tx1"/>
                          </a:solidFill>
                          <a:miter lim="800000"/>
                          <a:headEnd/>
                          <a:tailEnd/>
                        </a:ln>
                      </wps:spPr>
                      <wps:txbx>
                        <w:txbxContent>
                          <w:p w:rsidR="002844FC" w:rsidRPr="00537241" w:rsidRDefault="002844FC" w:rsidP="00537241">
                            <w:pPr>
                              <w:spacing w:line="200" w:lineRule="atLeast"/>
                              <w:rPr>
                                <w:rFonts w:ascii="Courier New" w:hAnsi="Courier New" w:cs="Courier New"/>
                                <w:color w:val="000000"/>
                                <w:sz w:val="16"/>
                                <w:szCs w:val="16"/>
                              </w:rPr>
                            </w:pPr>
                            <w:r w:rsidRPr="00537241">
                              <w:rPr>
                                <w:rFonts w:ascii="Courier New" w:hAnsi="Courier New" w:cs="Courier New"/>
                                <w:color w:val="000000"/>
                                <w:sz w:val="16"/>
                                <w:szCs w:val="16"/>
                              </w:rPr>
                              <w:t>Function FindLabel( [InstallJobPrefix], [InstallJobNumber], [InstallJobYear], [INSTALLATIONTYPE])</w:t>
                            </w:r>
                          </w:p>
                          <w:p w:rsidR="002844FC" w:rsidRPr="00537241" w:rsidRDefault="002844FC" w:rsidP="00537241">
                            <w:pPr>
                              <w:spacing w:line="200" w:lineRule="atLeast"/>
                              <w:rPr>
                                <w:rFonts w:ascii="Courier New" w:hAnsi="Courier New" w:cs="Courier New"/>
                                <w:color w:val="000000"/>
                                <w:sz w:val="16"/>
                                <w:szCs w:val="16"/>
                              </w:rPr>
                            </w:pPr>
                            <w:r w:rsidRPr="00537241">
                              <w:rPr>
                                <w:rFonts w:ascii="Courier New" w:hAnsi="Courier New" w:cs="Courier New"/>
                                <w:color w:val="000000"/>
                                <w:sz w:val="16"/>
                                <w:szCs w:val="16"/>
                              </w:rPr>
                              <w:t>myString = ""</w:t>
                            </w:r>
                          </w:p>
                          <w:p w:rsidR="002844FC" w:rsidRPr="00537241" w:rsidRDefault="002844FC" w:rsidP="00537241">
                            <w:pPr>
                              <w:spacing w:line="200" w:lineRule="atLeast"/>
                              <w:rPr>
                                <w:rFonts w:ascii="Courier New" w:hAnsi="Courier New" w:cs="Courier New"/>
                                <w:color w:val="000000"/>
                                <w:sz w:val="16"/>
                                <w:szCs w:val="16"/>
                              </w:rPr>
                            </w:pPr>
                            <w:r w:rsidRPr="00537241">
                              <w:rPr>
                                <w:rFonts w:ascii="Courier New" w:hAnsi="Courier New" w:cs="Courier New"/>
                                <w:color w:val="000000"/>
                                <w:sz w:val="16"/>
                                <w:szCs w:val="16"/>
                              </w:rPr>
                              <w:t>pad = ""</w:t>
                            </w:r>
                          </w:p>
                          <w:p w:rsidR="002844FC" w:rsidRPr="00537241" w:rsidRDefault="002844FC" w:rsidP="00537241">
                            <w:pPr>
                              <w:spacing w:line="200" w:lineRule="atLeast"/>
                              <w:rPr>
                                <w:rFonts w:ascii="Courier New" w:hAnsi="Courier New" w:cs="Courier New"/>
                                <w:color w:val="000000"/>
                                <w:sz w:val="16"/>
                                <w:szCs w:val="16"/>
                              </w:rPr>
                            </w:pPr>
                            <w:r w:rsidRPr="00537241">
                              <w:rPr>
                                <w:rFonts w:ascii="Courier New" w:hAnsi="Courier New" w:cs="Courier New"/>
                                <w:color w:val="000000"/>
                                <w:sz w:val="16"/>
                                <w:szCs w:val="16"/>
                              </w:rPr>
                              <w:t>if [INSTALLATIONTYPE] = "Overhead" then</w:t>
                            </w:r>
                          </w:p>
                          <w:p w:rsidR="002844FC" w:rsidRPr="00537241" w:rsidRDefault="002844FC" w:rsidP="00537241">
                            <w:pPr>
                              <w:spacing w:line="200" w:lineRule="atLeast"/>
                              <w:rPr>
                                <w:rFonts w:ascii="Courier New" w:hAnsi="Courier New" w:cs="Courier New"/>
                                <w:color w:val="000000"/>
                                <w:sz w:val="16"/>
                                <w:szCs w:val="16"/>
                              </w:rPr>
                            </w:pPr>
                            <w:r w:rsidRPr="00537241">
                              <w:rPr>
                                <w:rFonts w:ascii="Courier New" w:hAnsi="Courier New" w:cs="Courier New"/>
                                <w:color w:val="000000"/>
                                <w:sz w:val="16"/>
                                <w:szCs w:val="16"/>
                              </w:rPr>
                              <w:t xml:space="preserve">  pad = vbCrLf + chr(129)</w:t>
                            </w:r>
                          </w:p>
                          <w:p w:rsidR="002844FC" w:rsidRPr="00537241" w:rsidRDefault="002844FC" w:rsidP="00537241">
                            <w:pPr>
                              <w:spacing w:line="200" w:lineRule="atLeast"/>
                              <w:rPr>
                                <w:rFonts w:ascii="Courier New" w:hAnsi="Courier New" w:cs="Courier New"/>
                                <w:color w:val="000000"/>
                                <w:sz w:val="16"/>
                                <w:szCs w:val="16"/>
                              </w:rPr>
                            </w:pPr>
                            <w:r w:rsidRPr="00537241">
                              <w:rPr>
                                <w:rFonts w:ascii="Courier New" w:hAnsi="Courier New" w:cs="Courier New"/>
                                <w:color w:val="000000"/>
                                <w:sz w:val="16"/>
                                <w:szCs w:val="16"/>
                              </w:rPr>
                              <w:t>end if</w:t>
                            </w:r>
                          </w:p>
                          <w:p w:rsidR="002844FC" w:rsidRPr="00537241" w:rsidRDefault="002844FC" w:rsidP="00537241">
                            <w:pPr>
                              <w:spacing w:line="200" w:lineRule="atLeast"/>
                              <w:rPr>
                                <w:rFonts w:ascii="Courier New" w:hAnsi="Courier New" w:cs="Courier New"/>
                                <w:color w:val="000000"/>
                                <w:sz w:val="16"/>
                                <w:szCs w:val="16"/>
                              </w:rPr>
                            </w:pPr>
                            <w:r w:rsidRPr="00537241">
                              <w:rPr>
                                <w:rFonts w:ascii="Courier New" w:hAnsi="Courier New" w:cs="Courier New"/>
                                <w:color w:val="000000"/>
                                <w:sz w:val="16"/>
                                <w:szCs w:val="16"/>
                              </w:rPr>
                              <w:t xml:space="preserve"> </w:t>
                            </w:r>
                          </w:p>
                          <w:p w:rsidR="002844FC" w:rsidRPr="00537241" w:rsidRDefault="002844FC" w:rsidP="00537241">
                            <w:pPr>
                              <w:spacing w:line="200" w:lineRule="atLeast"/>
                              <w:rPr>
                                <w:rFonts w:ascii="Courier New" w:hAnsi="Courier New" w:cs="Courier New"/>
                                <w:color w:val="000000"/>
                                <w:sz w:val="16"/>
                                <w:szCs w:val="16"/>
                              </w:rPr>
                            </w:pPr>
                            <w:r w:rsidRPr="00537241">
                              <w:rPr>
                                <w:rFonts w:ascii="Courier New" w:hAnsi="Courier New" w:cs="Courier New"/>
                                <w:color w:val="000000"/>
                                <w:sz w:val="16"/>
                                <w:szCs w:val="16"/>
                              </w:rPr>
                              <w:t>if len([InstallJobPrefix]) &gt; 0 then</w:t>
                            </w:r>
                          </w:p>
                          <w:p w:rsidR="002844FC" w:rsidRPr="00537241" w:rsidRDefault="002844FC" w:rsidP="00537241">
                            <w:pPr>
                              <w:spacing w:line="200" w:lineRule="atLeast"/>
                              <w:rPr>
                                <w:rFonts w:ascii="Courier New" w:hAnsi="Courier New" w:cs="Courier New"/>
                                <w:color w:val="000000"/>
                                <w:sz w:val="16"/>
                                <w:szCs w:val="16"/>
                              </w:rPr>
                            </w:pPr>
                            <w:r w:rsidRPr="00537241">
                              <w:rPr>
                                <w:rFonts w:ascii="Courier New" w:hAnsi="Courier New" w:cs="Courier New"/>
                                <w:color w:val="000000"/>
                                <w:sz w:val="16"/>
                                <w:szCs w:val="16"/>
                              </w:rPr>
                              <w:t xml:space="preserve">  myString = [InstallJobPrefix]</w:t>
                            </w:r>
                          </w:p>
                          <w:p w:rsidR="002844FC" w:rsidRPr="00537241" w:rsidRDefault="002844FC" w:rsidP="00537241">
                            <w:pPr>
                              <w:spacing w:line="200" w:lineRule="atLeast"/>
                              <w:rPr>
                                <w:rFonts w:ascii="Courier New" w:hAnsi="Courier New" w:cs="Courier New"/>
                                <w:color w:val="000000"/>
                                <w:sz w:val="16"/>
                                <w:szCs w:val="16"/>
                              </w:rPr>
                            </w:pPr>
                            <w:r w:rsidRPr="00537241">
                              <w:rPr>
                                <w:rFonts w:ascii="Courier New" w:hAnsi="Courier New" w:cs="Courier New"/>
                                <w:color w:val="000000"/>
                                <w:sz w:val="16"/>
                                <w:szCs w:val="16"/>
                              </w:rPr>
                              <w:t>End If</w:t>
                            </w:r>
                          </w:p>
                          <w:p w:rsidR="002844FC" w:rsidRPr="00537241" w:rsidRDefault="002844FC" w:rsidP="00537241">
                            <w:pPr>
                              <w:spacing w:line="200" w:lineRule="atLeast"/>
                              <w:rPr>
                                <w:rFonts w:ascii="Courier New" w:hAnsi="Courier New" w:cs="Courier New"/>
                                <w:color w:val="000000"/>
                                <w:sz w:val="16"/>
                                <w:szCs w:val="16"/>
                              </w:rPr>
                            </w:pPr>
                            <w:r w:rsidRPr="00537241">
                              <w:rPr>
                                <w:rFonts w:ascii="Courier New" w:hAnsi="Courier New" w:cs="Courier New"/>
                                <w:color w:val="000000"/>
                                <w:sz w:val="16"/>
                                <w:szCs w:val="16"/>
                              </w:rPr>
                              <w:t xml:space="preserve"> </w:t>
                            </w:r>
                          </w:p>
                          <w:p w:rsidR="002844FC" w:rsidRPr="00537241" w:rsidRDefault="002844FC" w:rsidP="00537241">
                            <w:pPr>
                              <w:spacing w:line="200" w:lineRule="atLeast"/>
                              <w:rPr>
                                <w:rFonts w:ascii="Courier New" w:hAnsi="Courier New" w:cs="Courier New"/>
                                <w:color w:val="000000"/>
                                <w:sz w:val="16"/>
                                <w:szCs w:val="16"/>
                              </w:rPr>
                            </w:pPr>
                            <w:r w:rsidRPr="00537241">
                              <w:rPr>
                                <w:rFonts w:ascii="Courier New" w:hAnsi="Courier New" w:cs="Courier New"/>
                                <w:color w:val="000000"/>
                                <w:sz w:val="16"/>
                                <w:szCs w:val="16"/>
                              </w:rPr>
                              <w:t>if len([InstallJobYear]) &gt; 0 then</w:t>
                            </w:r>
                          </w:p>
                          <w:p w:rsidR="002844FC" w:rsidRPr="00537241" w:rsidRDefault="002844FC" w:rsidP="00537241">
                            <w:pPr>
                              <w:spacing w:line="200" w:lineRule="atLeast"/>
                              <w:rPr>
                                <w:rFonts w:ascii="Courier New" w:hAnsi="Courier New" w:cs="Courier New"/>
                                <w:color w:val="000000"/>
                                <w:sz w:val="16"/>
                                <w:szCs w:val="16"/>
                              </w:rPr>
                            </w:pPr>
                            <w:r w:rsidRPr="00537241">
                              <w:rPr>
                                <w:rFonts w:ascii="Courier New" w:hAnsi="Courier New" w:cs="Courier New"/>
                                <w:color w:val="000000"/>
                                <w:sz w:val="16"/>
                                <w:szCs w:val="16"/>
                              </w:rPr>
                              <w:t>if len([InstallJobYear]) = 4 then</w:t>
                            </w:r>
                          </w:p>
                          <w:p w:rsidR="002844FC" w:rsidRPr="00537241" w:rsidRDefault="002844FC" w:rsidP="00537241">
                            <w:pPr>
                              <w:spacing w:line="200" w:lineRule="atLeast"/>
                              <w:rPr>
                                <w:rFonts w:ascii="Courier New" w:hAnsi="Courier New" w:cs="Courier New"/>
                                <w:color w:val="000000"/>
                                <w:sz w:val="16"/>
                                <w:szCs w:val="16"/>
                              </w:rPr>
                            </w:pPr>
                            <w:r w:rsidRPr="00537241">
                              <w:rPr>
                                <w:rFonts w:ascii="Courier New" w:hAnsi="Courier New" w:cs="Courier New"/>
                                <w:color w:val="000000"/>
                                <w:sz w:val="16"/>
                                <w:szCs w:val="16"/>
                              </w:rPr>
                              <w:t xml:space="preserve">  FindLabel = myString + [InstallJobNumber] + " '"+ right([InstallJobYear],2) + pad</w:t>
                            </w:r>
                          </w:p>
                          <w:p w:rsidR="002844FC" w:rsidRPr="00537241" w:rsidRDefault="002844FC" w:rsidP="00537241">
                            <w:pPr>
                              <w:spacing w:line="200" w:lineRule="atLeast"/>
                              <w:rPr>
                                <w:rFonts w:ascii="Courier New" w:hAnsi="Courier New" w:cs="Courier New"/>
                                <w:color w:val="000000"/>
                                <w:sz w:val="16"/>
                                <w:szCs w:val="16"/>
                              </w:rPr>
                            </w:pPr>
                            <w:r w:rsidRPr="00537241">
                              <w:rPr>
                                <w:rFonts w:ascii="Courier New" w:hAnsi="Courier New" w:cs="Courier New"/>
                                <w:color w:val="000000"/>
                                <w:sz w:val="16"/>
                                <w:szCs w:val="16"/>
                              </w:rPr>
                              <w:t>elseif len([InstallJobYear]) = 2 then</w:t>
                            </w:r>
                          </w:p>
                          <w:p w:rsidR="002844FC" w:rsidRPr="00537241" w:rsidRDefault="002844FC" w:rsidP="00537241">
                            <w:pPr>
                              <w:spacing w:line="200" w:lineRule="atLeast"/>
                              <w:rPr>
                                <w:rFonts w:ascii="Courier New" w:hAnsi="Courier New" w:cs="Courier New"/>
                                <w:color w:val="000000"/>
                                <w:sz w:val="16"/>
                                <w:szCs w:val="16"/>
                              </w:rPr>
                            </w:pPr>
                            <w:r w:rsidRPr="00537241">
                              <w:rPr>
                                <w:rFonts w:ascii="Courier New" w:hAnsi="Courier New" w:cs="Courier New"/>
                                <w:color w:val="000000"/>
                                <w:sz w:val="16"/>
                                <w:szCs w:val="16"/>
                              </w:rPr>
                              <w:t xml:space="preserve">  FindLabel = myString + [InstallJobNumber] + "</w:t>
                            </w:r>
                            <w:r>
                              <w:rPr>
                                <w:rFonts w:ascii="Courier New" w:hAnsi="Courier New" w:cs="Courier New"/>
                                <w:color w:val="000000"/>
                                <w:sz w:val="16"/>
                                <w:szCs w:val="16"/>
                              </w:rPr>
                              <w:t xml:space="preserve"> </w:t>
                            </w:r>
                            <w:r w:rsidRPr="00537241">
                              <w:rPr>
                                <w:rFonts w:ascii="Courier New" w:hAnsi="Courier New" w:cs="Courier New"/>
                                <w:color w:val="000000"/>
                                <w:sz w:val="16"/>
                                <w:szCs w:val="16"/>
                              </w:rPr>
                              <w:t>'"+ [InstallJobYear] + pad</w:t>
                            </w:r>
                          </w:p>
                          <w:p w:rsidR="002844FC" w:rsidRPr="00537241" w:rsidRDefault="002844FC" w:rsidP="00537241">
                            <w:pPr>
                              <w:spacing w:line="200" w:lineRule="atLeast"/>
                              <w:rPr>
                                <w:rFonts w:ascii="Courier New" w:hAnsi="Courier New" w:cs="Courier New"/>
                                <w:color w:val="000000"/>
                                <w:sz w:val="16"/>
                                <w:szCs w:val="16"/>
                              </w:rPr>
                            </w:pPr>
                            <w:r w:rsidRPr="00537241">
                              <w:rPr>
                                <w:rFonts w:ascii="Courier New" w:hAnsi="Courier New" w:cs="Courier New"/>
                                <w:color w:val="000000"/>
                                <w:sz w:val="16"/>
                                <w:szCs w:val="16"/>
                              </w:rPr>
                              <w:t>End if</w:t>
                            </w:r>
                          </w:p>
                          <w:p w:rsidR="002844FC" w:rsidRPr="00537241" w:rsidRDefault="002844FC" w:rsidP="00537241">
                            <w:pPr>
                              <w:spacing w:line="200" w:lineRule="atLeast"/>
                              <w:rPr>
                                <w:rFonts w:ascii="Courier New" w:hAnsi="Courier New" w:cs="Courier New"/>
                                <w:color w:val="000000"/>
                                <w:sz w:val="16"/>
                                <w:szCs w:val="16"/>
                              </w:rPr>
                            </w:pPr>
                            <w:r w:rsidRPr="00537241">
                              <w:rPr>
                                <w:rFonts w:ascii="Courier New" w:hAnsi="Courier New" w:cs="Courier New"/>
                                <w:color w:val="000000"/>
                                <w:sz w:val="16"/>
                                <w:szCs w:val="16"/>
                              </w:rPr>
                              <w:t>Else</w:t>
                            </w:r>
                          </w:p>
                          <w:p w:rsidR="002844FC" w:rsidRPr="00537241" w:rsidRDefault="002844FC" w:rsidP="00537241">
                            <w:pPr>
                              <w:spacing w:line="200" w:lineRule="atLeast"/>
                              <w:rPr>
                                <w:rFonts w:ascii="Courier New" w:hAnsi="Courier New" w:cs="Courier New"/>
                                <w:color w:val="000000"/>
                                <w:sz w:val="16"/>
                                <w:szCs w:val="16"/>
                              </w:rPr>
                            </w:pPr>
                            <w:r w:rsidRPr="00537241">
                              <w:rPr>
                                <w:rFonts w:ascii="Courier New" w:hAnsi="Courier New" w:cs="Courier New"/>
                                <w:color w:val="000000"/>
                                <w:sz w:val="16"/>
                                <w:szCs w:val="16"/>
                              </w:rPr>
                              <w:t>FindLabel = myString + [InstallJobNumber] + pad</w:t>
                            </w:r>
                          </w:p>
                          <w:p w:rsidR="002844FC" w:rsidRPr="00537241" w:rsidRDefault="002844FC" w:rsidP="00537241">
                            <w:pPr>
                              <w:spacing w:line="200" w:lineRule="atLeast"/>
                              <w:rPr>
                                <w:rFonts w:ascii="Courier New" w:hAnsi="Courier New" w:cs="Courier New"/>
                                <w:color w:val="000000"/>
                                <w:sz w:val="16"/>
                                <w:szCs w:val="16"/>
                              </w:rPr>
                            </w:pPr>
                            <w:r w:rsidRPr="00537241">
                              <w:rPr>
                                <w:rFonts w:ascii="Courier New" w:hAnsi="Courier New" w:cs="Courier New"/>
                                <w:color w:val="000000"/>
                                <w:sz w:val="16"/>
                                <w:szCs w:val="16"/>
                              </w:rPr>
                              <w:t>end if</w:t>
                            </w:r>
                          </w:p>
                          <w:p w:rsidR="002844FC" w:rsidRPr="0068702F" w:rsidRDefault="002844FC" w:rsidP="00537241">
                            <w:pPr>
                              <w:spacing w:line="200" w:lineRule="atLeast"/>
                              <w:rPr>
                                <w:rFonts w:ascii="Times New Roman" w:hAnsi="Times New Roman"/>
                                <w:color w:val="000000"/>
                              </w:rPr>
                            </w:pPr>
                            <w:r w:rsidRPr="00537241">
                              <w:rPr>
                                <w:rFonts w:ascii="Courier New" w:hAnsi="Courier New" w:cs="Courier New"/>
                                <w:color w:val="000000"/>
                                <w:sz w:val="16"/>
                                <w:szCs w:val="16"/>
                              </w:rPr>
                              <w:t>End Function</w:t>
                            </w:r>
                          </w:p>
                          <w:p w:rsidR="002844FC" w:rsidRPr="00BC67AB" w:rsidRDefault="002844FC" w:rsidP="0068702F">
                            <w:pPr>
                              <w:spacing w:line="200" w:lineRule="atLeast"/>
                              <w:rPr>
                                <w:sz w:val="16"/>
                              </w:rPr>
                            </w:pPr>
                          </w:p>
                          <w:p w:rsidR="002844FC" w:rsidRPr="00BC67AB" w:rsidRDefault="002844FC" w:rsidP="0068702F">
                            <w:pPr>
                              <w:rPr>
                                <w:sz w:val="16"/>
                              </w:rPr>
                            </w:pPr>
                          </w:p>
                        </w:txbxContent>
                      </wps:txbx>
                      <wps:bodyPr rot="0" vert="horz" wrap="square" lIns="91440" tIns="0" rIns="91440" bIns="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margin-left:159.75pt;margin-top:187.5pt;width:351.75pt;height:249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" strokecolor="black [3213]">
                <v:textbox inset=",0,,0">
                  <w:txbxContent>
                    <w:p w:rsidR="002844FC" w:rsidRPr="00537241" w:rsidRDefault="002844FC" w:rsidP="00537241">
                      <w:pPr>
                        <w:spacing w:line="200" w:lineRule="atLeast"/>
                        <w:rPr>
                          <w:rFonts w:ascii="Courier New" w:hAnsi="Courier New" w:cs="Courier New"/>
                          <w:color w:val="000000"/>
                          <w:sz w:val="16"/>
                          <w:szCs w:val="16"/>
                        </w:rPr>
                      </w:pPr>
                      <w:r w:rsidRPr="00537241">
                        <w:rPr>
                          <w:rFonts w:ascii="Courier New" w:hAnsi="Courier New" w:cs="Courier New"/>
                          <w:color w:val="000000"/>
                          <w:sz w:val="16"/>
                          <w:szCs w:val="16"/>
                        </w:rPr>
                        <w:t>Function FindLabel( [InstallJobPrefix], [InstallJobNumber], [InstallJobYear], [INSTALLATIONTYPE])</w:t>
                      </w:r>
                    </w:p>
                    <w:p w:rsidR="002844FC" w:rsidRPr="00537241" w:rsidRDefault="002844FC" w:rsidP="00537241">
                      <w:pPr>
                        <w:spacing w:line="200" w:lineRule="atLeast"/>
                        <w:rPr>
                          <w:rFonts w:ascii="Courier New" w:hAnsi="Courier New" w:cs="Courier New"/>
                          <w:color w:val="000000"/>
                          <w:sz w:val="16"/>
                          <w:szCs w:val="16"/>
                        </w:rPr>
                      </w:pPr>
                      <w:r w:rsidRPr="00537241">
                        <w:rPr>
                          <w:rFonts w:ascii="Courier New" w:hAnsi="Courier New" w:cs="Courier New"/>
                          <w:color w:val="000000"/>
                          <w:sz w:val="16"/>
                          <w:szCs w:val="16"/>
                        </w:rPr>
                        <w:t>myString = ""</w:t>
                      </w:r>
                    </w:p>
                    <w:p w:rsidR="002844FC" w:rsidRPr="00537241" w:rsidRDefault="002844FC" w:rsidP="00537241">
                      <w:pPr>
                        <w:spacing w:line="200" w:lineRule="atLeast"/>
                        <w:rPr>
                          <w:rFonts w:ascii="Courier New" w:hAnsi="Courier New" w:cs="Courier New"/>
                          <w:color w:val="000000"/>
                          <w:sz w:val="16"/>
                          <w:szCs w:val="16"/>
                        </w:rPr>
                      </w:pPr>
                      <w:r w:rsidRPr="00537241">
                        <w:rPr>
                          <w:rFonts w:ascii="Courier New" w:hAnsi="Courier New" w:cs="Courier New"/>
                          <w:color w:val="000000"/>
                          <w:sz w:val="16"/>
                          <w:szCs w:val="16"/>
                        </w:rPr>
                        <w:t>pad = ""</w:t>
                      </w:r>
                    </w:p>
                    <w:p w:rsidR="002844FC" w:rsidRPr="00537241" w:rsidRDefault="002844FC" w:rsidP="00537241">
                      <w:pPr>
                        <w:spacing w:line="200" w:lineRule="atLeast"/>
                        <w:rPr>
                          <w:rFonts w:ascii="Courier New" w:hAnsi="Courier New" w:cs="Courier New"/>
                          <w:color w:val="000000"/>
                          <w:sz w:val="16"/>
                          <w:szCs w:val="16"/>
                        </w:rPr>
                      </w:pPr>
                      <w:r w:rsidRPr="00537241">
                        <w:rPr>
                          <w:rFonts w:ascii="Courier New" w:hAnsi="Courier New" w:cs="Courier New"/>
                          <w:color w:val="000000"/>
                          <w:sz w:val="16"/>
                          <w:szCs w:val="16"/>
                        </w:rPr>
                        <w:t>if [INSTALLATIONTYPE] = "Overhead" then</w:t>
                      </w:r>
                    </w:p>
                    <w:p w:rsidR="002844FC" w:rsidRPr="00537241" w:rsidRDefault="002844FC" w:rsidP="00537241">
                      <w:pPr>
                        <w:spacing w:line="200" w:lineRule="atLeast"/>
                        <w:rPr>
                          <w:rFonts w:ascii="Courier New" w:hAnsi="Courier New" w:cs="Courier New"/>
                          <w:color w:val="000000"/>
                          <w:sz w:val="16"/>
                          <w:szCs w:val="16"/>
                        </w:rPr>
                      </w:pPr>
                      <w:r w:rsidRPr="00537241">
                        <w:rPr>
                          <w:rFonts w:ascii="Courier New" w:hAnsi="Courier New" w:cs="Courier New"/>
                          <w:color w:val="000000"/>
                          <w:sz w:val="16"/>
                          <w:szCs w:val="16"/>
                        </w:rPr>
                        <w:t xml:space="preserve">  pad = vbCrLf + chr(129)</w:t>
                      </w:r>
                    </w:p>
                    <w:p w:rsidR="002844FC" w:rsidRPr="00537241" w:rsidRDefault="002844FC" w:rsidP="00537241">
                      <w:pPr>
                        <w:spacing w:line="200" w:lineRule="atLeast"/>
                        <w:rPr>
                          <w:rFonts w:ascii="Courier New" w:hAnsi="Courier New" w:cs="Courier New"/>
                          <w:color w:val="000000"/>
                          <w:sz w:val="16"/>
                          <w:szCs w:val="16"/>
                        </w:rPr>
                      </w:pPr>
                      <w:r w:rsidRPr="00537241">
                        <w:rPr>
                          <w:rFonts w:ascii="Courier New" w:hAnsi="Courier New" w:cs="Courier New"/>
                          <w:color w:val="000000"/>
                          <w:sz w:val="16"/>
                          <w:szCs w:val="16"/>
                        </w:rPr>
                        <w:t>end if</w:t>
                      </w:r>
                    </w:p>
                    <w:p w:rsidR="002844FC" w:rsidRPr="00537241" w:rsidRDefault="002844FC" w:rsidP="00537241">
                      <w:pPr>
                        <w:spacing w:line="200" w:lineRule="atLeast"/>
                        <w:rPr>
                          <w:rFonts w:ascii="Courier New" w:hAnsi="Courier New" w:cs="Courier New"/>
                          <w:color w:val="000000"/>
                          <w:sz w:val="16"/>
                          <w:szCs w:val="16"/>
                        </w:rPr>
                      </w:pPr>
                      <w:r w:rsidRPr="00537241">
                        <w:rPr>
                          <w:rFonts w:ascii="Courier New" w:hAnsi="Courier New" w:cs="Courier New"/>
                          <w:color w:val="000000"/>
                          <w:sz w:val="16"/>
                          <w:szCs w:val="16"/>
                        </w:rPr>
                        <w:t xml:space="preserve"> </w:t>
                      </w:r>
                    </w:p>
                    <w:p w:rsidR="002844FC" w:rsidRPr="00537241" w:rsidRDefault="002844FC" w:rsidP="00537241">
                      <w:pPr>
                        <w:spacing w:line="200" w:lineRule="atLeast"/>
                        <w:rPr>
                          <w:rFonts w:ascii="Courier New" w:hAnsi="Courier New" w:cs="Courier New"/>
                          <w:color w:val="000000"/>
                          <w:sz w:val="16"/>
                          <w:szCs w:val="16"/>
                        </w:rPr>
                      </w:pPr>
                      <w:r w:rsidRPr="00537241">
                        <w:rPr>
                          <w:rFonts w:ascii="Courier New" w:hAnsi="Courier New" w:cs="Courier New"/>
                          <w:color w:val="000000"/>
                          <w:sz w:val="16"/>
                          <w:szCs w:val="16"/>
                        </w:rPr>
                        <w:t>if len([InstallJobPrefix]) &gt; 0 then</w:t>
                      </w:r>
                    </w:p>
                    <w:p w:rsidR="002844FC" w:rsidRPr="00537241" w:rsidRDefault="002844FC" w:rsidP="00537241">
                      <w:pPr>
                        <w:spacing w:line="200" w:lineRule="atLeast"/>
                        <w:rPr>
                          <w:rFonts w:ascii="Courier New" w:hAnsi="Courier New" w:cs="Courier New"/>
                          <w:color w:val="000000"/>
                          <w:sz w:val="16"/>
                          <w:szCs w:val="16"/>
                        </w:rPr>
                      </w:pPr>
                      <w:r w:rsidRPr="00537241">
                        <w:rPr>
                          <w:rFonts w:ascii="Courier New" w:hAnsi="Courier New" w:cs="Courier New"/>
                          <w:color w:val="000000"/>
                          <w:sz w:val="16"/>
                          <w:szCs w:val="16"/>
                        </w:rPr>
                        <w:t xml:space="preserve">  myString = [InstallJobPrefix]</w:t>
                      </w:r>
                    </w:p>
                    <w:p w:rsidR="002844FC" w:rsidRPr="00537241" w:rsidRDefault="002844FC" w:rsidP="00537241">
                      <w:pPr>
                        <w:spacing w:line="200" w:lineRule="atLeast"/>
                        <w:rPr>
                          <w:rFonts w:ascii="Courier New" w:hAnsi="Courier New" w:cs="Courier New"/>
                          <w:color w:val="000000"/>
                          <w:sz w:val="16"/>
                          <w:szCs w:val="16"/>
                        </w:rPr>
                      </w:pPr>
                      <w:r w:rsidRPr="00537241">
                        <w:rPr>
                          <w:rFonts w:ascii="Courier New" w:hAnsi="Courier New" w:cs="Courier New"/>
                          <w:color w:val="000000"/>
                          <w:sz w:val="16"/>
                          <w:szCs w:val="16"/>
                        </w:rPr>
                        <w:t>End If</w:t>
                      </w:r>
                    </w:p>
                    <w:p w:rsidR="002844FC" w:rsidRPr="00537241" w:rsidRDefault="002844FC" w:rsidP="00537241">
                      <w:pPr>
                        <w:spacing w:line="200" w:lineRule="atLeast"/>
                        <w:rPr>
                          <w:rFonts w:ascii="Courier New" w:hAnsi="Courier New" w:cs="Courier New"/>
                          <w:color w:val="000000"/>
                          <w:sz w:val="16"/>
                          <w:szCs w:val="16"/>
                        </w:rPr>
                      </w:pPr>
                      <w:r w:rsidRPr="00537241">
                        <w:rPr>
                          <w:rFonts w:ascii="Courier New" w:hAnsi="Courier New" w:cs="Courier New"/>
                          <w:color w:val="000000"/>
                          <w:sz w:val="16"/>
                          <w:szCs w:val="16"/>
                        </w:rPr>
                        <w:t xml:space="preserve"> </w:t>
                      </w:r>
                    </w:p>
                    <w:p w:rsidR="002844FC" w:rsidRPr="00537241" w:rsidRDefault="002844FC" w:rsidP="00537241">
                      <w:pPr>
                        <w:spacing w:line="200" w:lineRule="atLeast"/>
                        <w:rPr>
                          <w:rFonts w:ascii="Courier New" w:hAnsi="Courier New" w:cs="Courier New"/>
                          <w:color w:val="000000"/>
                          <w:sz w:val="16"/>
                          <w:szCs w:val="16"/>
                        </w:rPr>
                      </w:pPr>
                      <w:r w:rsidRPr="00537241">
                        <w:rPr>
                          <w:rFonts w:ascii="Courier New" w:hAnsi="Courier New" w:cs="Courier New"/>
                          <w:color w:val="000000"/>
                          <w:sz w:val="16"/>
                          <w:szCs w:val="16"/>
                        </w:rPr>
                        <w:t>if len([InstallJobYear]) &gt; 0 then</w:t>
                      </w:r>
                    </w:p>
                    <w:p w:rsidR="002844FC" w:rsidRPr="00537241" w:rsidRDefault="002844FC" w:rsidP="00537241">
                      <w:pPr>
                        <w:spacing w:line="200" w:lineRule="atLeast"/>
                        <w:rPr>
                          <w:rFonts w:ascii="Courier New" w:hAnsi="Courier New" w:cs="Courier New"/>
                          <w:color w:val="000000"/>
                          <w:sz w:val="16"/>
                          <w:szCs w:val="16"/>
                        </w:rPr>
                      </w:pPr>
                      <w:r w:rsidRPr="00537241">
                        <w:rPr>
                          <w:rFonts w:ascii="Courier New" w:hAnsi="Courier New" w:cs="Courier New"/>
                          <w:color w:val="000000"/>
                          <w:sz w:val="16"/>
                          <w:szCs w:val="16"/>
                        </w:rPr>
                        <w:t>if len([InstallJobYear]) = 4 then</w:t>
                      </w:r>
                    </w:p>
                    <w:p w:rsidR="002844FC" w:rsidRPr="00537241" w:rsidRDefault="002844FC" w:rsidP="00537241">
                      <w:pPr>
                        <w:spacing w:line="200" w:lineRule="atLeast"/>
                        <w:rPr>
                          <w:rFonts w:ascii="Courier New" w:hAnsi="Courier New" w:cs="Courier New"/>
                          <w:color w:val="000000"/>
                          <w:sz w:val="16"/>
                          <w:szCs w:val="16"/>
                        </w:rPr>
                      </w:pPr>
                      <w:r w:rsidRPr="00537241">
                        <w:rPr>
                          <w:rFonts w:ascii="Courier New" w:hAnsi="Courier New" w:cs="Courier New"/>
                          <w:color w:val="000000"/>
                          <w:sz w:val="16"/>
                          <w:szCs w:val="16"/>
                        </w:rPr>
                        <w:t xml:space="preserve">  FindLabel = myString + [InstallJobNumber] + " '"+ right([InstallJobYear],2) + pad</w:t>
                      </w:r>
                    </w:p>
                    <w:p w:rsidR="002844FC" w:rsidRPr="00537241" w:rsidRDefault="002844FC" w:rsidP="00537241">
                      <w:pPr>
                        <w:spacing w:line="200" w:lineRule="atLeast"/>
                        <w:rPr>
                          <w:rFonts w:ascii="Courier New" w:hAnsi="Courier New" w:cs="Courier New"/>
                          <w:color w:val="000000"/>
                          <w:sz w:val="16"/>
                          <w:szCs w:val="16"/>
                        </w:rPr>
                      </w:pPr>
                      <w:r w:rsidRPr="00537241">
                        <w:rPr>
                          <w:rFonts w:ascii="Courier New" w:hAnsi="Courier New" w:cs="Courier New"/>
                          <w:color w:val="000000"/>
                          <w:sz w:val="16"/>
                          <w:szCs w:val="16"/>
                        </w:rPr>
                        <w:t>elseif len([InstallJobYear]) = 2 then</w:t>
                      </w:r>
                    </w:p>
                    <w:p w:rsidR="002844FC" w:rsidRPr="00537241" w:rsidRDefault="002844FC" w:rsidP="00537241">
                      <w:pPr>
                        <w:spacing w:line="200" w:lineRule="atLeast"/>
                        <w:rPr>
                          <w:rFonts w:ascii="Courier New" w:hAnsi="Courier New" w:cs="Courier New"/>
                          <w:color w:val="000000"/>
                          <w:sz w:val="16"/>
                          <w:szCs w:val="16"/>
                        </w:rPr>
                      </w:pPr>
                      <w:r w:rsidRPr="00537241">
                        <w:rPr>
                          <w:rFonts w:ascii="Courier New" w:hAnsi="Courier New" w:cs="Courier New"/>
                          <w:color w:val="000000"/>
                          <w:sz w:val="16"/>
                          <w:szCs w:val="16"/>
                        </w:rPr>
                        <w:t xml:space="preserve">  FindLabel = myString + [InstallJobNumber] + "</w:t>
                      </w:r>
                      <w:r>
                        <w:rPr>
                          <w:rFonts w:ascii="Courier New" w:hAnsi="Courier New" w:cs="Courier New"/>
                          <w:color w:val="000000"/>
                          <w:sz w:val="16"/>
                          <w:szCs w:val="16"/>
                        </w:rPr>
                        <w:t xml:space="preserve"> </w:t>
                      </w:r>
                      <w:r w:rsidRPr="00537241">
                        <w:rPr>
                          <w:rFonts w:ascii="Courier New" w:hAnsi="Courier New" w:cs="Courier New"/>
                          <w:color w:val="000000"/>
                          <w:sz w:val="16"/>
                          <w:szCs w:val="16"/>
                        </w:rPr>
                        <w:t>'"+ [InstallJobYear] + pad</w:t>
                      </w:r>
                    </w:p>
                    <w:p w:rsidR="002844FC" w:rsidRPr="00537241" w:rsidRDefault="002844FC" w:rsidP="00537241">
                      <w:pPr>
                        <w:spacing w:line="200" w:lineRule="atLeast"/>
                        <w:rPr>
                          <w:rFonts w:ascii="Courier New" w:hAnsi="Courier New" w:cs="Courier New"/>
                          <w:color w:val="000000"/>
                          <w:sz w:val="16"/>
                          <w:szCs w:val="16"/>
                        </w:rPr>
                      </w:pPr>
                      <w:r w:rsidRPr="00537241">
                        <w:rPr>
                          <w:rFonts w:ascii="Courier New" w:hAnsi="Courier New" w:cs="Courier New"/>
                          <w:color w:val="000000"/>
                          <w:sz w:val="16"/>
                          <w:szCs w:val="16"/>
                        </w:rPr>
                        <w:t>End if</w:t>
                      </w:r>
                    </w:p>
                    <w:p w:rsidR="002844FC" w:rsidRPr="00537241" w:rsidRDefault="002844FC" w:rsidP="00537241">
                      <w:pPr>
                        <w:spacing w:line="200" w:lineRule="atLeast"/>
                        <w:rPr>
                          <w:rFonts w:ascii="Courier New" w:hAnsi="Courier New" w:cs="Courier New"/>
                          <w:color w:val="000000"/>
                          <w:sz w:val="16"/>
                          <w:szCs w:val="16"/>
                        </w:rPr>
                      </w:pPr>
                      <w:r w:rsidRPr="00537241">
                        <w:rPr>
                          <w:rFonts w:ascii="Courier New" w:hAnsi="Courier New" w:cs="Courier New"/>
                          <w:color w:val="000000"/>
                          <w:sz w:val="16"/>
                          <w:szCs w:val="16"/>
                        </w:rPr>
                        <w:t>Else</w:t>
                      </w:r>
                    </w:p>
                    <w:p w:rsidR="002844FC" w:rsidRPr="00537241" w:rsidRDefault="002844FC" w:rsidP="00537241">
                      <w:pPr>
                        <w:spacing w:line="200" w:lineRule="atLeast"/>
                        <w:rPr>
                          <w:rFonts w:ascii="Courier New" w:hAnsi="Courier New" w:cs="Courier New"/>
                          <w:color w:val="000000"/>
                          <w:sz w:val="16"/>
                          <w:szCs w:val="16"/>
                        </w:rPr>
                      </w:pPr>
                      <w:r w:rsidRPr="00537241">
                        <w:rPr>
                          <w:rFonts w:ascii="Courier New" w:hAnsi="Courier New" w:cs="Courier New"/>
                          <w:color w:val="000000"/>
                          <w:sz w:val="16"/>
                          <w:szCs w:val="16"/>
                        </w:rPr>
                        <w:t>FindLabel = myString + [InstallJobNumber] + pad</w:t>
                      </w:r>
                    </w:p>
                    <w:p w:rsidR="002844FC" w:rsidRPr="00537241" w:rsidRDefault="002844FC" w:rsidP="00537241">
                      <w:pPr>
                        <w:spacing w:line="200" w:lineRule="atLeast"/>
                        <w:rPr>
                          <w:rFonts w:ascii="Courier New" w:hAnsi="Courier New" w:cs="Courier New"/>
                          <w:color w:val="000000"/>
                          <w:sz w:val="16"/>
                          <w:szCs w:val="16"/>
                        </w:rPr>
                      </w:pPr>
                      <w:r w:rsidRPr="00537241">
                        <w:rPr>
                          <w:rFonts w:ascii="Courier New" w:hAnsi="Courier New" w:cs="Courier New"/>
                          <w:color w:val="000000"/>
                          <w:sz w:val="16"/>
                          <w:szCs w:val="16"/>
                        </w:rPr>
                        <w:t>end if</w:t>
                      </w:r>
                    </w:p>
                    <w:p w:rsidR="002844FC" w:rsidRPr="0068702F" w:rsidRDefault="002844FC" w:rsidP="00537241">
                      <w:pPr>
                        <w:spacing w:line="200" w:lineRule="atLeast"/>
                        <w:rPr>
                          <w:rFonts w:ascii="Times New Roman" w:hAnsi="Times New Roman"/>
                          <w:color w:val="000000"/>
                        </w:rPr>
                      </w:pPr>
                      <w:r w:rsidRPr="00537241">
                        <w:rPr>
                          <w:rFonts w:ascii="Courier New" w:hAnsi="Courier New" w:cs="Courier New"/>
                          <w:color w:val="000000"/>
                          <w:sz w:val="16"/>
                          <w:szCs w:val="16"/>
                        </w:rPr>
                        <w:t>End Function</w:t>
                      </w:r>
                    </w:p>
                    <w:p w:rsidR="002844FC" w:rsidRPr="00BC67AB" w:rsidRDefault="002844FC" w:rsidP="0068702F">
                      <w:pPr>
                        <w:spacing w:line="200" w:lineRule="atLeast"/>
                        <w:rPr>
                          <w:sz w:val="16"/>
                        </w:rPr>
                      </w:pPr>
                    </w:p>
                    <w:p w:rsidR="002844FC" w:rsidRPr="00BC67AB" w:rsidRDefault="002844FC" w:rsidP="0068702F">
                      <w:pPr>
                        <w:rPr>
                          <w:sz w:val="16"/>
                        </w:rPr>
                      </w:pPr>
                    </w:p>
                  </w:txbxContent>
                </v:textbox>
              </v:shape>
            </w:pict>
          </mc:Fallback>
        </mc:AlternateContent>
      </w:r>
      <w:r w:rsidR="0068702F">
        <w:rPr>
          <w:noProof/>
        </w:rPr>
        <mc:AlternateContent>
          <mc:Choice Requires="wps">
            <w:drawing>
              <wp:anchor distT="0" distB="0" distL="114300" distR="114300" simplePos="0" relativeHeight="251744256" behindDoc="0" locked="0" layoutInCell="1" allowOverlap="1" wp14:anchorId="3C46DBAA" wp14:editId="0565EDC4">
                <wp:simplePos x="0" y="0"/>
                <wp:positionH relativeFrom="column">
                  <wp:posOffset>361950</wp:posOffset>
                </wp:positionH>
                <wp:positionV relativeFrom="paragraph">
                  <wp:posOffset>3076575</wp:posOffset>
                </wp:positionV>
                <wp:extent cx="962025" cy="133350"/>
                <wp:effectExtent l="0" t="0" r="9525" b="0"/>
                <wp:wrapNone/>
                <wp:docPr id="316" name="Rectangle 316"/>
                <wp:cNvGraphicFramePr/>
                <a:graphic xmlns:a="http://schemas.openxmlformats.org/drawingml/2006/main">
                  <a:graphicData uri="http://schemas.microsoft.com/office/word/2010/wordprocessingShape">
                    <wps:wsp>
                      <wps:cNvSpPr/>
                      <wps:spPr>
                        <a:xfrm>
                          <a:off x="0" y="0"/>
                          <a:ext cx="962025" cy="1333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316" o:spid="_x0000_s1026" style="position:absolute;margin-left:28.5pt;margin-top:242.25pt;width:75.75pt;height:10.5pt;z-index:2517442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" fillcolor="white [3212]" stroked="f" strokeweight="2pt"/>
            </w:pict>
          </mc:Fallback>
        </mc:AlternateContent>
      </w:r>
      <w:r w:rsidR="00B96355">
        <w:rPr>
          <w:noProof/>
        </w:rPr>
        <w:drawing>
          <wp:inline distT="0" distB="0" distL="0" distR="0" wp14:anchorId="325F25FC" wp14:editId="07410DB7">
            <wp:extent cx="4314825" cy="5362575"/>
            <wp:effectExtent l="0" t="0" r="9525" b="9525"/>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314825" cy="5362575"/>
                    </a:xfrm>
                    <a:prstGeom prst="rect">
                      <a:avLst/>
                    </a:prstGeom>
                  </pic:spPr>
                </pic:pic>
              </a:graphicData>
            </a:graphic>
          </wp:inline>
        </w:drawing>
      </w:r>
      <w:r w:rsidR="000D377E">
        <w:br/>
      </w:r>
      <w:r w:rsidR="000D377E">
        <w:br/>
      </w:r>
      <w:r w:rsidR="000D377E">
        <w:br/>
      </w:r>
    </w:p>
    <w:p w:rsidR="0077510C" w:rsidRDefault="0077510C" w:rsidP="0077510C">
      <w:pPr>
        <w:pStyle w:val="ListParagraph"/>
        <w:numPr>
          <w:ilvl w:val="0"/>
          <w:numId w:val="42"/>
        </w:numPr>
      </w:pPr>
      <w:r>
        <w:lastRenderedPageBreak/>
        <w:t xml:space="preserve">Click on the </w:t>
      </w:r>
      <w:r w:rsidR="0097396A">
        <w:rPr>
          <w:i/>
        </w:rPr>
        <w:t>Size</w:t>
      </w:r>
      <w:r>
        <w:t xml:space="preserve"> annotation class to begin modifying its attributes.</w:t>
      </w:r>
      <w:r>
        <w:br/>
      </w:r>
    </w:p>
    <w:p w:rsidR="0077510C" w:rsidRDefault="0097396A" w:rsidP="0077510C">
      <w:pPr>
        <w:pStyle w:val="ListParagraph"/>
        <w:numPr>
          <w:ilvl w:val="1"/>
          <w:numId w:val="43"/>
        </w:numPr>
      </w:pPr>
      <w:r>
        <w:rPr>
          <w:noProof/>
        </w:rPr>
        <mc:AlternateContent>
          <mc:Choice Requires="wps">
            <w:drawing>
              <wp:anchor distT="0" distB="0" distL="114300" distR="114300" simplePos="0" relativeHeight="251759616" behindDoc="0" locked="0" layoutInCell="1" allowOverlap="1" wp14:anchorId="3D851200" wp14:editId="35105A66">
                <wp:simplePos x="0" y="0"/>
                <wp:positionH relativeFrom="column">
                  <wp:posOffset>4095751</wp:posOffset>
                </wp:positionH>
                <wp:positionV relativeFrom="paragraph">
                  <wp:posOffset>582930</wp:posOffset>
                </wp:positionV>
                <wp:extent cx="266700" cy="133350"/>
                <wp:effectExtent l="0" t="0" r="0" b="0"/>
                <wp:wrapNone/>
                <wp:docPr id="371" name="Rectangle 371"/>
                <wp:cNvGraphicFramePr/>
                <a:graphic xmlns:a="http://schemas.openxmlformats.org/drawingml/2006/main">
                  <a:graphicData uri="http://schemas.microsoft.com/office/word/2010/wordprocessingShape">
                    <wps:wsp>
                      <wps:cNvSpPr/>
                      <wps:spPr>
                        <a:xfrm>
                          <a:off x="0" y="0"/>
                          <a:ext cx="266700" cy="1333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371" o:spid="_x0000_s1026" style="position:absolute;margin-left:322.5pt;margin-top:45.9pt;width:21pt;height:10.5pt;z-index:2517596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" fillcolor="white [3212]" stroked="f" strokeweight="2pt"/>
            </w:pict>
          </mc:Fallback>
        </mc:AlternateContent>
      </w:r>
      <w:r w:rsidR="00C82F43" w:rsidRPr="00C82F43">
        <w:t xml:space="preserve"> </w:t>
      </w:r>
      <w:r w:rsidR="00C82F43">
        <w:t>Under “Text Symbol”, click the “Symbol” button. Then click “Edit Symbol”.</w:t>
      </w:r>
      <w:r w:rsidR="00C82F43">
        <w:br/>
      </w:r>
      <w:r w:rsidR="00C82F43">
        <w:br/>
      </w:r>
      <w:r w:rsidR="00C82F43">
        <w:rPr>
          <w:noProof/>
        </w:rPr>
        <w:drawing>
          <wp:inline distT="0" distB="0" distL="0" distR="0" wp14:anchorId="2EB50F41" wp14:editId="73170F52">
            <wp:extent cx="523875" cy="29527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7"/>
                    <a:srcRect l="77548" t="45788" r="9720" b="48534"/>
                    <a:stretch/>
                  </pic:blipFill>
                  <pic:spPr bwMode="auto">
                    <a:xfrm>
                      <a:off x="0" y="0"/>
                      <a:ext cx="523875" cy="295275"/>
                    </a:xfrm>
                    <a:prstGeom prst="rect">
                      <a:avLst/>
                    </a:prstGeom>
                    <a:ln>
                      <a:noFill/>
                    </a:ln>
                    <a:extLst>
                      <a:ext uri="{53640926-AAD7-44D8-BBD7-CCE9431645EC}">
                        <a14:shadowObscured xmlns:a14="http://schemas.microsoft.com/office/drawing/2010/main"/>
                      </a:ext>
                    </a:extLst>
                  </pic:spPr>
                </pic:pic>
              </a:graphicData>
            </a:graphic>
          </wp:inline>
        </w:drawing>
      </w:r>
    </w:p>
    <w:p w:rsidR="0077510C" w:rsidRDefault="00537241" w:rsidP="0077510C">
      <w:pPr>
        <w:pStyle w:val="ListParagraph"/>
        <w:numPr>
          <w:ilvl w:val="1"/>
          <w:numId w:val="43"/>
        </w:numPr>
      </w:pPr>
      <w:r>
        <w:rPr>
          <w:noProof/>
        </w:rPr>
        <mc:AlternateContent>
          <mc:Choice Requires="wps">
            <w:drawing>
              <wp:anchor distT="0" distB="0" distL="114300" distR="114300" simplePos="0" relativeHeight="251950080" behindDoc="0" locked="0" layoutInCell="1" allowOverlap="1" wp14:anchorId="6EA9D437" wp14:editId="043F4482">
                <wp:simplePos x="0" y="0"/>
                <wp:positionH relativeFrom="column">
                  <wp:posOffset>1609725</wp:posOffset>
                </wp:positionH>
                <wp:positionV relativeFrom="paragraph">
                  <wp:posOffset>1952625</wp:posOffset>
                </wp:positionV>
                <wp:extent cx="723900" cy="66675"/>
                <wp:effectExtent l="38100" t="114300" r="0" b="85725"/>
                <wp:wrapNone/>
                <wp:docPr id="37" name="Straight Arrow Connector 37"/>
                <wp:cNvGraphicFramePr/>
                <a:graphic xmlns:a="http://schemas.openxmlformats.org/drawingml/2006/main">
                  <a:graphicData uri="http://schemas.microsoft.com/office/word/2010/wordprocessingShape">
                    <wps:wsp>
                      <wps:cNvCnPr/>
                      <wps:spPr>
                        <a:xfrm flipH="1" flipV="1">
                          <a:off x="0" y="0"/>
                          <a:ext cx="723900" cy="66675"/>
                        </a:xfrm>
                        <a:prstGeom prst="straightConnector1">
                          <a:avLst/>
                        </a:prstGeom>
                        <a:ln w="28575">
                          <a:solidFill>
                            <a:srgbClr val="FF0000"/>
                          </a:solidFill>
                          <a:tailEnd type="arrow"/>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id="Straight Arrow Connector 37" o:spid="_x0000_s1026" type="#_x0000_t32" style="position:absolute;margin-left:126.75pt;margin-top:153.75pt;width:57pt;height:5.25pt;flip:x y;z-index:251950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" strokecolor="red" strokeweight="2.25pt">
                <v:stroke endarrow="open"/>
              </v:shape>
            </w:pict>
          </mc:Fallback>
        </mc:AlternateContent>
      </w:r>
      <w:r>
        <w:rPr>
          <w:noProof/>
        </w:rPr>
        <mc:AlternateContent>
          <mc:Choice Requires="wps">
            <w:drawing>
              <wp:anchor distT="0" distB="0" distL="114300" distR="114300" simplePos="0" relativeHeight="251948032" behindDoc="0" locked="0" layoutInCell="1" allowOverlap="1" wp14:anchorId="0A33F2E4" wp14:editId="05F9C922">
                <wp:simplePos x="0" y="0"/>
                <wp:positionH relativeFrom="column">
                  <wp:posOffset>3533775</wp:posOffset>
                </wp:positionH>
                <wp:positionV relativeFrom="paragraph">
                  <wp:posOffset>933450</wp:posOffset>
                </wp:positionV>
                <wp:extent cx="723900" cy="66675"/>
                <wp:effectExtent l="38100" t="114300" r="0" b="85725"/>
                <wp:wrapNone/>
                <wp:docPr id="35" name="Straight Arrow Connector 35"/>
                <wp:cNvGraphicFramePr/>
                <a:graphic xmlns:a="http://schemas.openxmlformats.org/drawingml/2006/main">
                  <a:graphicData uri="http://schemas.microsoft.com/office/word/2010/wordprocessingShape">
                    <wps:wsp>
                      <wps:cNvCnPr/>
                      <wps:spPr>
                        <a:xfrm flipH="1" flipV="1">
                          <a:off x="0" y="0"/>
                          <a:ext cx="723900" cy="66675"/>
                        </a:xfrm>
                        <a:prstGeom prst="straightConnector1">
                          <a:avLst/>
                        </a:prstGeom>
                        <a:ln w="28575">
                          <a:solidFill>
                            <a:srgbClr val="FF0000"/>
                          </a:solidFill>
                          <a:tailEnd type="arrow"/>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id="Straight Arrow Connector 35" o:spid="_x0000_s1026" type="#_x0000_t32" style="position:absolute;margin-left:278.25pt;margin-top:73.5pt;width:57pt;height:5.25pt;flip:x y;z-index:251948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" strokecolor="red" strokeweight="2.25pt">
                <v:stroke endarrow="open"/>
              </v:shape>
            </w:pict>
          </mc:Fallback>
        </mc:AlternateContent>
      </w:r>
      <w:r w:rsidR="0077510C">
        <w:t>Ensure that the settings under the “General” tab match the example below:</w:t>
      </w:r>
      <w:r w:rsidR="0077510C">
        <w:br/>
      </w:r>
      <w:r w:rsidR="0077510C">
        <w:br/>
      </w:r>
      <w:r w:rsidR="0077510C">
        <w:rPr>
          <w:noProof/>
        </w:rPr>
        <w:drawing>
          <wp:inline distT="0" distB="0" distL="0" distR="0" wp14:anchorId="5AA5C895" wp14:editId="250CF4EA">
            <wp:extent cx="2590800" cy="1752600"/>
            <wp:effectExtent l="0" t="0" r="0" b="0"/>
            <wp:docPr id="365" name="Picture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2590800" cy="1752600"/>
                    </a:xfrm>
                    <a:prstGeom prst="rect">
                      <a:avLst/>
                    </a:prstGeom>
                  </pic:spPr>
                </pic:pic>
              </a:graphicData>
            </a:graphic>
          </wp:inline>
        </w:drawing>
      </w:r>
      <w:r w:rsidR="0077510C">
        <w:br/>
      </w:r>
    </w:p>
    <w:p w:rsidR="0077510C" w:rsidRDefault="0077510C" w:rsidP="0077510C">
      <w:pPr>
        <w:pStyle w:val="ListParagraph"/>
        <w:numPr>
          <w:ilvl w:val="1"/>
          <w:numId w:val="43"/>
        </w:numPr>
      </w:pPr>
      <w:r>
        <w:t>Click “OK” to close this window.</w:t>
      </w:r>
      <w:r>
        <w:br/>
      </w:r>
    </w:p>
    <w:p w:rsidR="0077510C" w:rsidRDefault="008F0B9B" w:rsidP="0077510C">
      <w:pPr>
        <w:pStyle w:val="ListParagraph"/>
        <w:numPr>
          <w:ilvl w:val="1"/>
          <w:numId w:val="43"/>
        </w:numPr>
      </w:pPr>
      <w:r>
        <w:t>Click “OK” again. If changes were made, read and accept the warning.</w:t>
      </w:r>
      <w:r w:rsidR="0077510C">
        <w:br/>
      </w:r>
    </w:p>
    <w:p w:rsidR="0077510C" w:rsidRDefault="00D92714" w:rsidP="0077510C">
      <w:pPr>
        <w:pStyle w:val="ListParagraph"/>
        <w:numPr>
          <w:ilvl w:val="1"/>
          <w:numId w:val="43"/>
        </w:numPr>
      </w:pPr>
      <w:r>
        <w:rPr>
          <w:noProof/>
        </w:rPr>
        <mc:AlternateContent>
          <mc:Choice Requires="wps">
            <w:drawing>
              <wp:anchor distT="0" distB="0" distL="114300" distR="114300" simplePos="0" relativeHeight="251804672" behindDoc="0" locked="0" layoutInCell="1" allowOverlap="1" wp14:anchorId="7D1C875A" wp14:editId="4A817970">
                <wp:simplePos x="0" y="0"/>
                <wp:positionH relativeFrom="column">
                  <wp:posOffset>2647950</wp:posOffset>
                </wp:positionH>
                <wp:positionV relativeFrom="paragraph">
                  <wp:posOffset>1268730</wp:posOffset>
                </wp:positionV>
                <wp:extent cx="304800" cy="104775"/>
                <wp:effectExtent l="0" t="0" r="0" b="9525"/>
                <wp:wrapNone/>
                <wp:docPr id="542" name="Rectangle 542"/>
                <wp:cNvGraphicFramePr/>
                <a:graphic xmlns:a="http://schemas.openxmlformats.org/drawingml/2006/main">
                  <a:graphicData uri="http://schemas.microsoft.com/office/word/2010/wordprocessingShape">
                    <wps:wsp>
                      <wps:cNvSpPr/>
                      <wps:spPr>
                        <a:xfrm>
                          <a:off x="0" y="0"/>
                          <a:ext cx="304800" cy="10477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42" o:spid="_x0000_s1026" style="position:absolute;margin-left:208.5pt;margin-top:99.9pt;width:24pt;height:8.25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" fillcolor="white [3212]" stroked="f" strokeweight="2pt"/>
            </w:pict>
          </mc:Fallback>
        </mc:AlternateContent>
      </w:r>
      <w:r w:rsidR="0077510C">
        <w:rPr>
          <w:noProof/>
        </w:rPr>
        <mc:AlternateContent>
          <mc:Choice Requires="wps">
            <w:drawing>
              <wp:anchor distT="0" distB="0" distL="114300" distR="114300" simplePos="0" relativeHeight="251747328" behindDoc="0" locked="0" layoutInCell="1" allowOverlap="1" wp14:anchorId="641C8D56" wp14:editId="3666F94E">
                <wp:simplePos x="0" y="0"/>
                <wp:positionH relativeFrom="column">
                  <wp:posOffset>4440555</wp:posOffset>
                </wp:positionH>
                <wp:positionV relativeFrom="paragraph">
                  <wp:posOffset>975995</wp:posOffset>
                </wp:positionV>
                <wp:extent cx="887095" cy="0"/>
                <wp:effectExtent l="0" t="133350" r="0" b="171450"/>
                <wp:wrapNone/>
                <wp:docPr id="354" name="Straight Arrow Connector 354"/>
                <wp:cNvGraphicFramePr/>
                <a:graphic xmlns:a="http://schemas.openxmlformats.org/drawingml/2006/main">
                  <a:graphicData uri="http://schemas.microsoft.com/office/word/2010/wordprocessingShape">
                    <wps:wsp>
                      <wps:cNvCnPr/>
                      <wps:spPr>
                        <a:xfrm flipH="1" flipV="1">
                          <a:off x="0" y="0"/>
                          <a:ext cx="887095" cy="0"/>
                        </a:xfrm>
                        <a:prstGeom prst="straightConnector1">
                          <a:avLst/>
                        </a:prstGeom>
                        <a:ln>
                          <a:solidFill>
                            <a:srgbClr val="FF0000"/>
                          </a:solidFill>
                          <a:tailEnd type="arrow"/>
                        </a:ln>
                      </wps:spPr>
                      <wps:style>
                        <a:lnRef idx="3">
                          <a:schemeClr val="accent2"/>
                        </a:lnRef>
                        <a:fillRef idx="0">
                          <a:schemeClr val="accent2"/>
                        </a:fillRef>
                        <a:effectRef idx="2">
                          <a:schemeClr val="accent2"/>
                        </a:effectRef>
                        <a:fontRef idx="minor">
                          <a:schemeClr val="tx1"/>
                        </a:fontRef>
                      </wps:style>
                      <wps:bodyPr/>
                    </wps:wsp>
                  </a:graphicData>
                </a:graphic>
                <wp14:sizeRelV relativeFrom="margin">
                  <wp14:pctHeight>0</wp14:pctHeight>
                </wp14:sizeRelV>
              </wp:anchor>
            </w:drawing>
          </mc:Choice>
          <mc:Fallback>
            <w:pict>
              <v:shape id="Straight Arrow Connector 354" o:spid="_x0000_s1026" type="#_x0000_t32" style="position:absolute;margin-left:349.65pt;margin-top:76.85pt;width:69.85pt;height:0;flip:x y;z-index:2517473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" strokecolor="red" strokeweight="3pt">
                <v:stroke endarrow="open"/>
                <v:shadow on="t" color="black" opacity="22937f" origin=",.5" offset="0,.63889mm"/>
              </v:shape>
            </w:pict>
          </mc:Fallback>
        </mc:AlternateContent>
      </w:r>
      <w:r w:rsidR="0077510C">
        <w:t>Under “Placement Properties”, click the “Properties” button.</w:t>
      </w:r>
      <w:r w:rsidR="0077510C">
        <w:br/>
      </w:r>
      <w:r w:rsidR="0077510C">
        <w:br/>
      </w:r>
      <w:r w:rsidR="0077510C">
        <w:rPr>
          <w:noProof/>
        </w:rPr>
        <w:drawing>
          <wp:inline distT="0" distB="0" distL="0" distR="0" wp14:anchorId="2776EFBE" wp14:editId="18D80DAA">
            <wp:extent cx="3619500" cy="1257300"/>
            <wp:effectExtent l="0" t="0" r="0" b="0"/>
            <wp:docPr id="366" name="Picture 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7"/>
                    <a:srcRect l="4167" t="52931" r="7868" b="22893"/>
                    <a:stretch/>
                  </pic:blipFill>
                  <pic:spPr bwMode="auto">
                    <a:xfrm>
                      <a:off x="0" y="0"/>
                      <a:ext cx="3619500" cy="1257300"/>
                    </a:xfrm>
                    <a:prstGeom prst="rect">
                      <a:avLst/>
                    </a:prstGeom>
                    <a:ln>
                      <a:noFill/>
                    </a:ln>
                    <a:extLst>
                      <a:ext uri="{53640926-AAD7-44D8-BBD7-CCE9431645EC}">
                        <a14:shadowObscured xmlns:a14="http://schemas.microsoft.com/office/drawing/2010/main"/>
                      </a:ext>
                    </a:extLst>
                  </pic:spPr>
                </pic:pic>
              </a:graphicData>
            </a:graphic>
          </wp:inline>
        </w:drawing>
      </w:r>
      <w:r w:rsidR="0077510C">
        <w:br/>
      </w:r>
    </w:p>
    <w:p w:rsidR="0077510C" w:rsidRDefault="0077510C" w:rsidP="0077510C">
      <w:pPr>
        <w:pStyle w:val="ListParagraph"/>
        <w:numPr>
          <w:ilvl w:val="1"/>
          <w:numId w:val="43"/>
        </w:numPr>
      </w:pPr>
      <w:r>
        <w:rPr>
          <w:noProof/>
        </w:rPr>
        <w:drawing>
          <wp:anchor distT="0" distB="0" distL="114300" distR="114300" simplePos="0" relativeHeight="251748352" behindDoc="1" locked="0" layoutInCell="1" allowOverlap="1" wp14:anchorId="3390EABB" wp14:editId="5989D5B5">
            <wp:simplePos x="0" y="0"/>
            <wp:positionH relativeFrom="column">
              <wp:posOffset>5419725</wp:posOffset>
            </wp:positionH>
            <wp:positionV relativeFrom="paragraph">
              <wp:posOffset>-219075</wp:posOffset>
            </wp:positionV>
            <wp:extent cx="914400" cy="809625"/>
            <wp:effectExtent l="0" t="0" r="0" b="9525"/>
            <wp:wrapTight wrapText="bothSides">
              <wp:wrapPolygon edited="0">
                <wp:start x="0" y="0"/>
                <wp:lineTo x="0" y="21346"/>
                <wp:lineTo x="21150" y="21346"/>
                <wp:lineTo x="21150" y="0"/>
                <wp:lineTo x="0" y="0"/>
              </wp:wrapPolygon>
            </wp:wrapTight>
            <wp:docPr id="367" name="Picture 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extLst>
                        <a:ext uri="{28A0092B-C50C-407E-A947-70E740481C1C}">
                          <a14:useLocalDpi xmlns:a14="http://schemas.microsoft.com/office/drawing/2010/main" val="0"/>
                        </a:ext>
                      </a:extLst>
                    </a:blip>
                    <a:stretch>
                      <a:fillRect/>
                    </a:stretch>
                  </pic:blipFill>
                  <pic:spPr>
                    <a:xfrm>
                      <a:off x="0" y="0"/>
                      <a:ext cx="914400" cy="809625"/>
                    </a:xfrm>
                    <a:prstGeom prst="rect">
                      <a:avLst/>
                    </a:prstGeom>
                  </pic:spPr>
                </pic:pic>
              </a:graphicData>
            </a:graphic>
            <wp14:sizeRelH relativeFrom="page">
              <wp14:pctWidth>0</wp14:pctWidth>
            </wp14:sizeRelH>
            <wp14:sizeRelV relativeFrom="page">
              <wp14:pctHeight>0</wp14:pctHeight>
            </wp14:sizeRelV>
          </wp:anchor>
        </w:drawing>
      </w:r>
      <w:r>
        <w:t>In the Label Position tab, click the “Position” button and ensure the Position is set to Offset (“Best Position”).</w:t>
      </w:r>
      <w:r>
        <w:br/>
      </w:r>
    </w:p>
    <w:p w:rsidR="0077510C" w:rsidRDefault="0077510C" w:rsidP="0077510C">
      <w:pPr>
        <w:pStyle w:val="ListParagraph"/>
        <w:numPr>
          <w:ilvl w:val="1"/>
          <w:numId w:val="43"/>
        </w:numPr>
      </w:pPr>
      <w:r>
        <w:t xml:space="preserve">In the Label Position tab, click the “Label Offset” button and ensure that the preferred offset is </w:t>
      </w:r>
      <w:r w:rsidR="00FA2FC6">
        <w:rPr>
          <w:b/>
        </w:rPr>
        <w:t>12</w:t>
      </w:r>
      <w:r>
        <w:t>.</w:t>
      </w:r>
      <w:r w:rsidRPr="0068702F">
        <w:t xml:space="preserve"> </w:t>
      </w:r>
      <w:r>
        <w:t>Ensure that the “Measure offset from feature geometry” checkbox is unchecked.</w:t>
      </w:r>
      <w:r w:rsidR="00FA2FC6">
        <w:br/>
      </w:r>
      <w:r>
        <w:br/>
      </w:r>
    </w:p>
    <w:p w:rsidR="0077510C" w:rsidRDefault="0077510C" w:rsidP="0077510C">
      <w:pPr>
        <w:pStyle w:val="ListParagraph"/>
        <w:numPr>
          <w:ilvl w:val="1"/>
          <w:numId w:val="43"/>
        </w:numPr>
      </w:pPr>
      <w:r>
        <w:t>In the “Fitting Strategy” tab, ensure that the “Stack Label” checkbox is checked.</w:t>
      </w:r>
      <w:r>
        <w:br/>
      </w:r>
      <w:r>
        <w:br/>
      </w:r>
      <w:r>
        <w:rPr>
          <w:noProof/>
        </w:rPr>
        <w:lastRenderedPageBreak/>
        <w:drawing>
          <wp:inline distT="0" distB="0" distL="0" distR="0" wp14:anchorId="17D86F6D" wp14:editId="653766F0">
            <wp:extent cx="3705225" cy="1190625"/>
            <wp:effectExtent l="0" t="0" r="9525" b="9525"/>
            <wp:docPr id="368" name="Picture 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3705225" cy="1190625"/>
                    </a:xfrm>
                    <a:prstGeom prst="rect">
                      <a:avLst/>
                    </a:prstGeom>
                  </pic:spPr>
                </pic:pic>
              </a:graphicData>
            </a:graphic>
          </wp:inline>
        </w:drawing>
      </w:r>
      <w:r>
        <w:br/>
      </w:r>
      <w:r>
        <w:br/>
      </w:r>
    </w:p>
    <w:p w:rsidR="0077510C" w:rsidRDefault="0077510C" w:rsidP="0077510C">
      <w:pPr>
        <w:pStyle w:val="ListParagraph"/>
        <w:numPr>
          <w:ilvl w:val="1"/>
          <w:numId w:val="43"/>
        </w:numPr>
      </w:pPr>
      <w:r>
        <w:t>Click “OK” to close this window and return to the Feature Class Properties window.</w:t>
      </w:r>
      <w:r>
        <w:br/>
      </w:r>
    </w:p>
    <w:p w:rsidR="0077510C" w:rsidRDefault="0077510C" w:rsidP="0077510C">
      <w:pPr>
        <w:pStyle w:val="ListParagraph"/>
        <w:numPr>
          <w:ilvl w:val="1"/>
          <w:numId w:val="43"/>
        </w:numPr>
      </w:pPr>
      <w:r>
        <w:t>Click “Expression” next to the Label Field dropdown.</w:t>
      </w:r>
      <w:r w:rsidRPr="002202B8">
        <w:rPr>
          <w:noProof/>
        </w:rPr>
        <w:t xml:space="preserve"> </w:t>
      </w:r>
      <w:r>
        <w:br/>
      </w:r>
    </w:p>
    <w:p w:rsidR="00FA2FC6" w:rsidRDefault="0077510C" w:rsidP="0077510C">
      <w:pPr>
        <w:pStyle w:val="ListParagraph"/>
        <w:ind w:left="1620"/>
      </w:pPr>
      <w:r>
        <w:rPr>
          <w:noProof/>
        </w:rPr>
        <mc:AlternateContent>
          <mc:Choice Requires="wps">
            <w:drawing>
              <wp:anchor distT="0" distB="0" distL="114300" distR="114300" simplePos="0" relativeHeight="251753472" behindDoc="0" locked="0" layoutInCell="1" allowOverlap="1" wp14:anchorId="1974E3D3" wp14:editId="3454D8F0">
                <wp:simplePos x="0" y="0"/>
                <wp:positionH relativeFrom="column">
                  <wp:posOffset>1743075</wp:posOffset>
                </wp:positionH>
                <wp:positionV relativeFrom="paragraph">
                  <wp:posOffset>57150</wp:posOffset>
                </wp:positionV>
                <wp:extent cx="962025" cy="133350"/>
                <wp:effectExtent l="0" t="0" r="9525" b="0"/>
                <wp:wrapNone/>
                <wp:docPr id="355" name="Rectangle 355"/>
                <wp:cNvGraphicFramePr/>
                <a:graphic xmlns:a="http://schemas.openxmlformats.org/drawingml/2006/main">
                  <a:graphicData uri="http://schemas.microsoft.com/office/word/2010/wordprocessingShape">
                    <wps:wsp>
                      <wps:cNvSpPr/>
                      <wps:spPr>
                        <a:xfrm>
                          <a:off x="0" y="0"/>
                          <a:ext cx="962025" cy="1333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355" o:spid="_x0000_s1026" style="position:absolute;margin-left:137.25pt;margin-top:4.5pt;width:75.75pt;height:10.5pt;z-index:2517534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" fillcolor="white [3212]" stroked="f" strokeweight="2pt"/>
            </w:pict>
          </mc:Fallback>
        </mc:AlternateContent>
      </w:r>
      <w:r>
        <w:rPr>
          <w:noProof/>
        </w:rPr>
        <mc:AlternateContent>
          <mc:Choice Requires="wps">
            <w:drawing>
              <wp:anchor distT="0" distB="0" distL="114300" distR="114300" simplePos="0" relativeHeight="251749376" behindDoc="0" locked="0" layoutInCell="1" allowOverlap="1" wp14:anchorId="36134D60" wp14:editId="1D8C1BB7">
                <wp:simplePos x="0" y="0"/>
                <wp:positionH relativeFrom="column">
                  <wp:posOffset>4994275</wp:posOffset>
                </wp:positionH>
                <wp:positionV relativeFrom="paragraph">
                  <wp:posOffset>126365</wp:posOffset>
                </wp:positionV>
                <wp:extent cx="887095" cy="0"/>
                <wp:effectExtent l="0" t="133350" r="0" b="171450"/>
                <wp:wrapNone/>
                <wp:docPr id="356" name="Straight Arrow Connector 356"/>
                <wp:cNvGraphicFramePr/>
                <a:graphic xmlns:a="http://schemas.openxmlformats.org/drawingml/2006/main">
                  <a:graphicData uri="http://schemas.microsoft.com/office/word/2010/wordprocessingShape">
                    <wps:wsp>
                      <wps:cNvCnPr/>
                      <wps:spPr>
                        <a:xfrm flipH="1" flipV="1">
                          <a:off x="0" y="0"/>
                          <a:ext cx="887095" cy="0"/>
                        </a:xfrm>
                        <a:prstGeom prst="straightConnector1">
                          <a:avLst/>
                        </a:prstGeom>
                        <a:ln>
                          <a:solidFill>
                            <a:srgbClr val="FF0000"/>
                          </a:solidFill>
                          <a:tailEnd type="arrow"/>
                        </a:ln>
                      </wps:spPr>
                      <wps:style>
                        <a:lnRef idx="3">
                          <a:schemeClr val="accent2"/>
                        </a:lnRef>
                        <a:fillRef idx="0">
                          <a:schemeClr val="accent2"/>
                        </a:fillRef>
                        <a:effectRef idx="2">
                          <a:schemeClr val="accent2"/>
                        </a:effectRef>
                        <a:fontRef idx="minor">
                          <a:schemeClr val="tx1"/>
                        </a:fontRef>
                      </wps:style>
                      <wps:bodyPr/>
                    </wps:wsp>
                  </a:graphicData>
                </a:graphic>
                <wp14:sizeRelV relativeFrom="margin">
                  <wp14:pctHeight>0</wp14:pctHeight>
                </wp14:sizeRelV>
              </wp:anchor>
            </w:drawing>
          </mc:Choice>
          <mc:Fallback>
            <w:pict>
              <v:shape id="Straight Arrow Connector 356" o:spid="_x0000_s1026" type="#_x0000_t32" style="position:absolute;margin-left:393.25pt;margin-top:9.95pt;width:69.85pt;height:0;flip:x y;z-index:2517493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" strokecolor="red" strokeweight="3pt">
                <v:stroke endarrow="open"/>
                <v:shadow on="t" color="black" opacity="22937f" origin=",.5" offset="0,.63889mm"/>
              </v:shape>
            </w:pict>
          </mc:Fallback>
        </mc:AlternateContent>
      </w:r>
      <w:r>
        <w:rPr>
          <w:noProof/>
        </w:rPr>
        <w:drawing>
          <wp:inline distT="0" distB="0" distL="0" distR="0" wp14:anchorId="23100C08" wp14:editId="39AA4C7F">
            <wp:extent cx="4114800" cy="276225"/>
            <wp:effectExtent l="0" t="0" r="0" b="9525"/>
            <wp:docPr id="369" name="Picture 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srcRect l="3839" t="29810" r="8888" b="65164"/>
                    <a:stretch/>
                  </pic:blipFill>
                  <pic:spPr bwMode="auto">
                    <a:xfrm>
                      <a:off x="0" y="0"/>
                      <a:ext cx="4114800" cy="276225"/>
                    </a:xfrm>
                    <a:prstGeom prst="rect">
                      <a:avLst/>
                    </a:prstGeom>
                    <a:ln>
                      <a:noFill/>
                    </a:ln>
                    <a:extLst>
                      <a:ext uri="{53640926-AAD7-44D8-BBD7-CCE9431645EC}">
                        <a14:shadowObscured xmlns:a14="http://schemas.microsoft.com/office/drawing/2010/main"/>
                      </a:ext>
                    </a:extLst>
                  </pic:spPr>
                </pic:pic>
              </a:graphicData>
            </a:graphic>
          </wp:inline>
        </w:drawing>
      </w:r>
      <w:r>
        <w:br/>
      </w:r>
    </w:p>
    <w:p w:rsidR="00FA2FC6" w:rsidRDefault="00FA2FC6">
      <w:r>
        <w:br w:type="page"/>
      </w:r>
    </w:p>
    <w:p w:rsidR="00FA2FC6" w:rsidRDefault="0077510C" w:rsidP="00FA2FC6">
      <w:pPr>
        <w:pStyle w:val="ListParagraph"/>
        <w:numPr>
          <w:ilvl w:val="1"/>
          <w:numId w:val="43"/>
        </w:numPr>
      </w:pPr>
      <w:r>
        <w:rPr>
          <w:noProof/>
        </w:rPr>
        <w:lastRenderedPageBreak/>
        <mc:AlternateContent>
          <mc:Choice Requires="wps">
            <w:drawing>
              <wp:anchor distT="0" distB="0" distL="114300" distR="114300" simplePos="0" relativeHeight="251751424" behindDoc="0" locked="0" layoutInCell="1" allowOverlap="1" wp14:anchorId="554589D0" wp14:editId="67C4DD0E">
                <wp:simplePos x="0" y="0"/>
                <wp:positionH relativeFrom="column">
                  <wp:posOffset>4458335</wp:posOffset>
                </wp:positionH>
                <wp:positionV relativeFrom="paragraph">
                  <wp:posOffset>5660390</wp:posOffset>
                </wp:positionV>
                <wp:extent cx="887095" cy="0"/>
                <wp:effectExtent l="0" t="133350" r="0" b="171450"/>
                <wp:wrapNone/>
                <wp:docPr id="357" name="Straight Arrow Connector 357"/>
                <wp:cNvGraphicFramePr/>
                <a:graphic xmlns:a="http://schemas.openxmlformats.org/drawingml/2006/main">
                  <a:graphicData uri="http://schemas.microsoft.com/office/word/2010/wordprocessingShape">
                    <wps:wsp>
                      <wps:cNvCnPr/>
                      <wps:spPr>
                        <a:xfrm flipH="1" flipV="1">
                          <a:off x="0" y="0"/>
                          <a:ext cx="887095" cy="0"/>
                        </a:xfrm>
                        <a:prstGeom prst="straightConnector1">
                          <a:avLst/>
                        </a:prstGeom>
                        <a:ln>
                          <a:solidFill>
                            <a:srgbClr val="FF0000"/>
                          </a:solidFill>
                          <a:tailEnd type="arrow"/>
                        </a:ln>
                      </wps:spPr>
                      <wps:style>
                        <a:lnRef idx="3">
                          <a:schemeClr val="accent2"/>
                        </a:lnRef>
                        <a:fillRef idx="0">
                          <a:schemeClr val="accent2"/>
                        </a:fillRef>
                        <a:effectRef idx="2">
                          <a:schemeClr val="accent2"/>
                        </a:effectRef>
                        <a:fontRef idx="minor">
                          <a:schemeClr val="tx1"/>
                        </a:fontRef>
                      </wps:style>
                      <wps:bodyPr/>
                    </wps:wsp>
                  </a:graphicData>
                </a:graphic>
                <wp14:sizeRelV relativeFrom="margin">
                  <wp14:pctHeight>0</wp14:pctHeight>
                </wp14:sizeRelV>
              </wp:anchor>
            </w:drawing>
          </mc:Choice>
          <mc:Fallback>
            <w:pict>
              <v:shape id="Straight Arrow Connector 357" o:spid="_x0000_s1026" type="#_x0000_t32" style="position:absolute;margin-left:351.05pt;margin-top:445.7pt;width:69.85pt;height:0;flip:x y;z-index:2517514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" strokecolor="red" strokeweight="3pt">
                <v:stroke endarrow="open"/>
                <v:shadow on="t" color="black" opacity="22937f" origin=",.5" offset="0,.63889mm"/>
              </v:shape>
            </w:pict>
          </mc:Fallback>
        </mc:AlternateContent>
      </w:r>
      <w:r>
        <w:t xml:space="preserve">Ensure that the “Display coded value description” checkbox is selected, match </w:t>
      </w:r>
      <w:r w:rsidR="00A5663C">
        <w:t>the label text with the text below, click verify, and then click “OK”.</w:t>
      </w:r>
      <w:r>
        <w:br/>
      </w:r>
      <w:r w:rsidRPr="00FA2FC6">
        <w:rPr>
          <w:i/>
        </w:rPr>
        <w:t>(Note: the contents of the expression field below may be copied)</w:t>
      </w:r>
      <w:r w:rsidRPr="002202B8">
        <w:rPr>
          <w:noProof/>
        </w:rPr>
        <w:t xml:space="preserve"> </w:t>
      </w:r>
    </w:p>
    <w:p w:rsidR="00FA2FC6" w:rsidRDefault="00401476" w:rsidP="00FA2FC6">
      <w:r>
        <w:rPr>
          <w:noProof/>
        </w:rPr>
        <mc:AlternateContent>
          <mc:Choice Requires="wps">
            <w:drawing>
              <wp:anchor distT="0" distB="0" distL="114300" distR="114300" simplePos="0" relativeHeight="251757568" behindDoc="0" locked="0" layoutInCell="1" allowOverlap="1" wp14:anchorId="066162E4" wp14:editId="611B8185">
                <wp:simplePos x="0" y="0"/>
                <wp:positionH relativeFrom="column">
                  <wp:posOffset>352425</wp:posOffset>
                </wp:positionH>
                <wp:positionV relativeFrom="paragraph">
                  <wp:posOffset>3257550</wp:posOffset>
                </wp:positionV>
                <wp:extent cx="962025" cy="133350"/>
                <wp:effectExtent l="0" t="0" r="9525" b="0"/>
                <wp:wrapNone/>
                <wp:docPr id="358" name="Rectangle 358"/>
                <wp:cNvGraphicFramePr/>
                <a:graphic xmlns:a="http://schemas.openxmlformats.org/drawingml/2006/main">
                  <a:graphicData uri="http://schemas.microsoft.com/office/word/2010/wordprocessingShape">
                    <wps:wsp>
                      <wps:cNvSpPr/>
                      <wps:spPr>
                        <a:xfrm>
                          <a:off x="0" y="0"/>
                          <a:ext cx="962025" cy="1333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358" o:spid="_x0000_s1026" style="position:absolute;margin-left:27.75pt;margin-top:256.5pt;width:75.75pt;height:10.5pt;z-index:2517575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" fillcolor="white [3212]" stroked="f" strokeweight="2pt"/>
            </w:pict>
          </mc:Fallback>
        </mc:AlternateContent>
      </w:r>
      <w:r>
        <w:rPr>
          <w:noProof/>
        </w:rPr>
        <mc:AlternateContent>
          <mc:Choice Requires="wps">
            <w:drawing>
              <wp:anchor distT="0" distB="0" distL="114300" distR="114300" simplePos="0" relativeHeight="251756544" behindDoc="0" locked="0" layoutInCell="1" allowOverlap="1" wp14:anchorId="7744AA19" wp14:editId="203E78AB">
                <wp:simplePos x="0" y="0"/>
                <wp:positionH relativeFrom="column">
                  <wp:posOffset>304800</wp:posOffset>
                </wp:positionH>
                <wp:positionV relativeFrom="paragraph">
                  <wp:posOffset>3248025</wp:posOffset>
                </wp:positionV>
                <wp:extent cx="0" cy="1028700"/>
                <wp:effectExtent l="0" t="0" r="19050" b="19050"/>
                <wp:wrapNone/>
                <wp:docPr id="359" name="Straight Connector 359"/>
                <wp:cNvGraphicFramePr/>
                <a:graphic xmlns:a="http://schemas.openxmlformats.org/drawingml/2006/main">
                  <a:graphicData uri="http://schemas.microsoft.com/office/word/2010/wordprocessingShape">
                    <wps:wsp>
                      <wps:cNvCnPr/>
                      <wps:spPr>
                        <a:xfrm>
                          <a:off x="0" y="0"/>
                          <a:ext cx="0" cy="1028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359" o:spid="_x0000_s1026" style="position:absolute;z-index:251756544;visibility:visible;mso-wrap-style:square;mso-wrap-distance-left:9pt;mso-wrap-distance-top:0;mso-wrap-distance-right:9pt;mso-wrap-distance-bottom:0;mso-position-horizontal:absolute;mso-position-horizontal-relative:text;mso-position-vertical:absolute;mso-position-vertical-relative:text" from="24pt,255.75pt" to="24pt,33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" strokecolor="#4579b8 [3044]"/>
            </w:pict>
          </mc:Fallback>
        </mc:AlternateContent>
      </w:r>
      <w:r>
        <w:rPr>
          <w:noProof/>
        </w:rPr>
        <mc:AlternateContent>
          <mc:Choice Requires="wps">
            <w:drawing>
              <wp:anchor distT="0" distB="0" distL="114300" distR="114300" simplePos="0" relativeHeight="251750400" behindDoc="0" locked="0" layoutInCell="1" allowOverlap="1" wp14:anchorId="17A80E11" wp14:editId="253062C4">
                <wp:simplePos x="0" y="0"/>
                <wp:positionH relativeFrom="column">
                  <wp:posOffset>3735705</wp:posOffset>
                </wp:positionH>
                <wp:positionV relativeFrom="paragraph">
                  <wp:posOffset>2482850</wp:posOffset>
                </wp:positionV>
                <wp:extent cx="887095" cy="0"/>
                <wp:effectExtent l="0" t="133350" r="0" b="171450"/>
                <wp:wrapNone/>
                <wp:docPr id="363" name="Straight Arrow Connector 363"/>
                <wp:cNvGraphicFramePr/>
                <a:graphic xmlns:a="http://schemas.openxmlformats.org/drawingml/2006/main">
                  <a:graphicData uri="http://schemas.microsoft.com/office/word/2010/wordprocessingShape">
                    <wps:wsp>
                      <wps:cNvCnPr/>
                      <wps:spPr>
                        <a:xfrm flipH="1" flipV="1">
                          <a:off x="0" y="0"/>
                          <a:ext cx="887095" cy="0"/>
                        </a:xfrm>
                        <a:prstGeom prst="straightConnector1">
                          <a:avLst/>
                        </a:prstGeom>
                        <a:ln>
                          <a:solidFill>
                            <a:srgbClr val="FF0000"/>
                          </a:solidFill>
                          <a:tailEnd type="arrow"/>
                        </a:ln>
                      </wps:spPr>
                      <wps:style>
                        <a:lnRef idx="3">
                          <a:schemeClr val="accent2"/>
                        </a:lnRef>
                        <a:fillRef idx="0">
                          <a:schemeClr val="accent2"/>
                        </a:fillRef>
                        <a:effectRef idx="2">
                          <a:schemeClr val="accent2"/>
                        </a:effectRef>
                        <a:fontRef idx="minor">
                          <a:schemeClr val="tx1"/>
                        </a:fontRef>
                      </wps:style>
                      <wps:bodyPr/>
                    </wps:wsp>
                  </a:graphicData>
                </a:graphic>
                <wp14:sizeRelV relativeFrom="margin">
                  <wp14:pctHeight>0</wp14:pctHeight>
                </wp14:sizeRelV>
              </wp:anchor>
            </w:drawing>
          </mc:Choice>
          <mc:Fallback>
            <w:pict>
              <v:shape id="Straight Arrow Connector 363" o:spid="_x0000_s1026" type="#_x0000_t32" style="position:absolute;margin-left:294.15pt;margin-top:195.5pt;width:69.85pt;height:0;flip:x y;z-index:2517504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" strokecolor="red" strokeweight="3pt">
                <v:stroke endarrow="open"/>
                <v:shadow on="t" color="black" opacity="22937f" origin=",.5" offset="0,.63889mm"/>
              </v:shape>
            </w:pict>
          </mc:Fallback>
        </mc:AlternateContent>
      </w:r>
      <w:r>
        <w:rPr>
          <w:noProof/>
        </w:rPr>
        <mc:AlternateContent>
          <mc:Choice Requires="wps">
            <w:drawing>
              <wp:anchor distT="0" distB="0" distL="114300" distR="114300" simplePos="0" relativeHeight="251752448" behindDoc="0" locked="0" layoutInCell="1" allowOverlap="1" wp14:anchorId="4C49C2B5" wp14:editId="44BF7ADC">
                <wp:simplePos x="0" y="0"/>
                <wp:positionH relativeFrom="column">
                  <wp:posOffset>2047875</wp:posOffset>
                </wp:positionH>
                <wp:positionV relativeFrom="paragraph">
                  <wp:posOffset>2575560</wp:posOffset>
                </wp:positionV>
                <wp:extent cx="4467225" cy="5029200"/>
                <wp:effectExtent l="0" t="0" r="28575" b="19050"/>
                <wp:wrapNone/>
                <wp:docPr id="3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67225" cy="5029200"/>
                        </a:xfrm>
                        <a:prstGeom prst="rect">
                          <a:avLst/>
                        </a:prstGeom>
                        <a:solidFill>
                          <a:srgbClr val="FFFFFF"/>
                        </a:solidFill>
                        <a:ln w="9525">
                          <a:solidFill>
                            <a:schemeClr val="tx1"/>
                          </a:solidFill>
                          <a:miter lim="800000"/>
                          <a:headEnd/>
                          <a:tailEnd/>
                        </a:ln>
                      </wps:spPr>
                      <wps:txbx>
                        <w:txbxContent>
                          <w:p w:rsidR="002844FC" w:rsidRPr="00FA2FC6" w:rsidRDefault="002844FC" w:rsidP="00FA2FC6">
                            <w:pPr>
                              <w:contextualSpacing/>
                              <w:rPr>
                                <w:rFonts w:ascii="Times New Roman" w:hAnsi="Times New Roman"/>
                                <w:color w:val="000000"/>
                              </w:rPr>
                            </w:pPr>
                            <w:r w:rsidRPr="00FA2FC6">
                              <w:rPr>
                                <w:rFonts w:ascii="Courier New" w:hAnsi="Courier New" w:cs="Courier New"/>
                                <w:color w:val="000000"/>
                                <w:sz w:val="16"/>
                                <w:szCs w:val="16"/>
                              </w:rPr>
                              <w:t>Function FindLabel ( [RatedKVA], [OperatingVoltage], [OutputVoltage], [INSTALLATIONTYPE]    )</w:t>
                            </w:r>
                          </w:p>
                          <w:p w:rsidR="002844FC" w:rsidRPr="00FA2FC6" w:rsidRDefault="002844FC" w:rsidP="00FA2FC6">
                            <w:pPr>
                              <w:contextualSpacing/>
                              <w:rPr>
                                <w:rFonts w:ascii="Times New Roman" w:hAnsi="Times New Roman"/>
                                <w:color w:val="000000"/>
                              </w:rPr>
                            </w:pPr>
                            <w:r w:rsidRPr="00FA2FC6">
                              <w:rPr>
                                <w:rFonts w:ascii="Courier New" w:hAnsi="Courier New" w:cs="Courier New"/>
                                <w:color w:val="000000"/>
                                <w:sz w:val="16"/>
                                <w:szCs w:val="16"/>
                              </w:rPr>
                              <w:t> </w:t>
                            </w:r>
                          </w:p>
                          <w:p w:rsidR="002844FC" w:rsidRPr="00FA2FC6" w:rsidRDefault="002844FC" w:rsidP="00FA2FC6">
                            <w:pPr>
                              <w:contextualSpacing/>
                              <w:rPr>
                                <w:rFonts w:ascii="Times New Roman" w:hAnsi="Times New Roman"/>
                                <w:color w:val="000000"/>
                              </w:rPr>
                            </w:pPr>
                            <w:r w:rsidRPr="00FA2FC6">
                              <w:rPr>
                                <w:rFonts w:ascii="Courier New" w:hAnsi="Courier New" w:cs="Courier New"/>
                                <w:color w:val="000000"/>
                                <w:sz w:val="16"/>
                                <w:szCs w:val="16"/>
                              </w:rPr>
                              <w:t>myOplen = len([OperatingVoltage])</w:t>
                            </w:r>
                          </w:p>
                          <w:p w:rsidR="002844FC" w:rsidRPr="00FA2FC6" w:rsidRDefault="002844FC" w:rsidP="00FA2FC6">
                            <w:pPr>
                              <w:contextualSpacing/>
                              <w:rPr>
                                <w:rFonts w:ascii="Times New Roman" w:hAnsi="Times New Roman"/>
                                <w:color w:val="000000"/>
                              </w:rPr>
                            </w:pPr>
                            <w:r w:rsidRPr="00FA2FC6">
                              <w:rPr>
                                <w:rFonts w:ascii="Courier New" w:hAnsi="Courier New" w:cs="Courier New"/>
                                <w:color w:val="000000"/>
                                <w:sz w:val="16"/>
                                <w:szCs w:val="16"/>
                              </w:rPr>
                              <w:t>if myOplen &gt; 1 then</w:t>
                            </w:r>
                          </w:p>
                          <w:p w:rsidR="002844FC" w:rsidRPr="00FA2FC6" w:rsidRDefault="002844FC" w:rsidP="00FA2FC6">
                            <w:pPr>
                              <w:contextualSpacing/>
                              <w:rPr>
                                <w:rFonts w:ascii="Times New Roman" w:hAnsi="Times New Roman"/>
                                <w:color w:val="000000"/>
                              </w:rPr>
                            </w:pPr>
                            <w:r w:rsidRPr="00FA2FC6">
                              <w:rPr>
                                <w:rFonts w:ascii="Courier New" w:hAnsi="Courier New" w:cs="Courier New"/>
                                <w:color w:val="000000"/>
                                <w:sz w:val="16"/>
                                <w:szCs w:val="16"/>
                              </w:rPr>
                              <w:t>  myVolt = mid( [OperatingVoltage],myOplen-1,1)</w:t>
                            </w:r>
                          </w:p>
                          <w:p w:rsidR="002844FC" w:rsidRPr="00FA2FC6" w:rsidRDefault="002844FC" w:rsidP="00FA2FC6">
                            <w:pPr>
                              <w:contextualSpacing/>
                              <w:rPr>
                                <w:rFonts w:ascii="Times New Roman" w:hAnsi="Times New Roman"/>
                                <w:color w:val="000000"/>
                              </w:rPr>
                            </w:pPr>
                            <w:r w:rsidRPr="00FA2FC6">
                              <w:rPr>
                                <w:rFonts w:ascii="Courier New" w:hAnsi="Courier New" w:cs="Courier New"/>
                                <w:color w:val="000000"/>
                                <w:sz w:val="16"/>
                                <w:szCs w:val="16"/>
                              </w:rPr>
                              <w:t>else</w:t>
                            </w:r>
                          </w:p>
                          <w:p w:rsidR="002844FC" w:rsidRPr="00FA2FC6" w:rsidRDefault="002844FC" w:rsidP="00FA2FC6">
                            <w:pPr>
                              <w:contextualSpacing/>
                              <w:rPr>
                                <w:rFonts w:ascii="Times New Roman" w:hAnsi="Times New Roman"/>
                                <w:color w:val="000000"/>
                              </w:rPr>
                            </w:pPr>
                            <w:r w:rsidRPr="00FA2FC6">
                              <w:rPr>
                                <w:rFonts w:ascii="Courier New" w:hAnsi="Courier New" w:cs="Courier New"/>
                                <w:color w:val="000000"/>
                                <w:sz w:val="16"/>
                                <w:szCs w:val="16"/>
                              </w:rPr>
                              <w:t>  myVolt = ""</w:t>
                            </w:r>
                          </w:p>
                          <w:p w:rsidR="002844FC" w:rsidRPr="00FA2FC6" w:rsidRDefault="002844FC" w:rsidP="00FA2FC6">
                            <w:pPr>
                              <w:contextualSpacing/>
                              <w:rPr>
                                <w:rFonts w:ascii="Times New Roman" w:hAnsi="Times New Roman"/>
                                <w:color w:val="000000"/>
                              </w:rPr>
                            </w:pPr>
                            <w:r w:rsidRPr="00FA2FC6">
                              <w:rPr>
                                <w:rFonts w:ascii="Courier New" w:hAnsi="Courier New" w:cs="Courier New"/>
                                <w:color w:val="000000"/>
                                <w:sz w:val="16"/>
                                <w:szCs w:val="16"/>
                              </w:rPr>
                              <w:t>end if</w:t>
                            </w:r>
                          </w:p>
                          <w:p w:rsidR="002844FC" w:rsidRPr="00FA2FC6" w:rsidRDefault="002844FC" w:rsidP="00FA2FC6">
                            <w:pPr>
                              <w:contextualSpacing/>
                              <w:rPr>
                                <w:rFonts w:ascii="Times New Roman" w:hAnsi="Times New Roman"/>
                                <w:color w:val="000000"/>
                              </w:rPr>
                            </w:pPr>
                            <w:r w:rsidRPr="00FA2FC6">
                              <w:rPr>
                                <w:rFonts w:ascii="Courier New" w:hAnsi="Courier New" w:cs="Courier New"/>
                                <w:color w:val="000000"/>
                                <w:sz w:val="16"/>
                                <w:szCs w:val="16"/>
                              </w:rPr>
                              <w:t>myOutlen = len([OutputVoltage])</w:t>
                            </w:r>
                          </w:p>
                          <w:p w:rsidR="002844FC" w:rsidRPr="00FA2FC6" w:rsidRDefault="002844FC" w:rsidP="00FA2FC6">
                            <w:pPr>
                              <w:contextualSpacing/>
                              <w:rPr>
                                <w:rFonts w:ascii="Times New Roman" w:hAnsi="Times New Roman"/>
                                <w:color w:val="000000"/>
                              </w:rPr>
                            </w:pPr>
                            <w:r w:rsidRPr="00FA2FC6">
                              <w:rPr>
                                <w:rFonts w:ascii="Courier New" w:hAnsi="Courier New" w:cs="Courier New"/>
                                <w:color w:val="000000"/>
                                <w:sz w:val="16"/>
                                <w:szCs w:val="16"/>
                              </w:rPr>
                              <w:t>if myOplen &gt; 1 then</w:t>
                            </w:r>
                          </w:p>
                          <w:p w:rsidR="002844FC" w:rsidRPr="00FA2FC6" w:rsidRDefault="002844FC" w:rsidP="00FA2FC6">
                            <w:pPr>
                              <w:contextualSpacing/>
                              <w:rPr>
                                <w:rFonts w:ascii="Times New Roman" w:hAnsi="Times New Roman"/>
                                <w:color w:val="000000"/>
                              </w:rPr>
                            </w:pPr>
                            <w:r w:rsidRPr="00FA2FC6">
                              <w:rPr>
                                <w:rFonts w:ascii="Courier New" w:hAnsi="Courier New" w:cs="Courier New"/>
                                <w:color w:val="000000"/>
                                <w:sz w:val="16"/>
                                <w:szCs w:val="16"/>
                              </w:rPr>
                              <w:t>  myOut = mid([OutputVoltage] ,myOutlen-1,1)</w:t>
                            </w:r>
                          </w:p>
                          <w:p w:rsidR="002844FC" w:rsidRPr="00FA2FC6" w:rsidRDefault="002844FC" w:rsidP="00FA2FC6">
                            <w:pPr>
                              <w:contextualSpacing/>
                              <w:rPr>
                                <w:rFonts w:ascii="Times New Roman" w:hAnsi="Times New Roman"/>
                                <w:color w:val="000000"/>
                              </w:rPr>
                            </w:pPr>
                            <w:r w:rsidRPr="00FA2FC6">
                              <w:rPr>
                                <w:rFonts w:ascii="Courier New" w:hAnsi="Courier New" w:cs="Courier New"/>
                                <w:color w:val="000000"/>
                                <w:sz w:val="16"/>
                                <w:szCs w:val="16"/>
                              </w:rPr>
                              <w:t>else</w:t>
                            </w:r>
                          </w:p>
                          <w:p w:rsidR="002844FC" w:rsidRPr="00FA2FC6" w:rsidRDefault="002844FC" w:rsidP="00FA2FC6">
                            <w:pPr>
                              <w:contextualSpacing/>
                              <w:rPr>
                                <w:rFonts w:ascii="Times New Roman" w:hAnsi="Times New Roman"/>
                                <w:color w:val="000000"/>
                              </w:rPr>
                            </w:pPr>
                            <w:r w:rsidRPr="00FA2FC6">
                              <w:rPr>
                                <w:rFonts w:ascii="Courier New" w:hAnsi="Courier New" w:cs="Courier New"/>
                                <w:color w:val="000000"/>
                                <w:sz w:val="16"/>
                                <w:szCs w:val="16"/>
                              </w:rPr>
                              <w:t>  myOut = ""</w:t>
                            </w:r>
                          </w:p>
                          <w:p w:rsidR="002844FC" w:rsidRPr="00FA2FC6" w:rsidRDefault="002844FC" w:rsidP="00FA2FC6">
                            <w:pPr>
                              <w:contextualSpacing/>
                              <w:rPr>
                                <w:rFonts w:ascii="Times New Roman" w:hAnsi="Times New Roman"/>
                                <w:color w:val="000000"/>
                              </w:rPr>
                            </w:pPr>
                            <w:r w:rsidRPr="00FA2FC6">
                              <w:rPr>
                                <w:rFonts w:ascii="Courier New" w:hAnsi="Courier New" w:cs="Courier New"/>
                                <w:color w:val="000000"/>
                                <w:sz w:val="16"/>
                                <w:szCs w:val="16"/>
                              </w:rPr>
                              <w:t>end if</w:t>
                            </w:r>
                          </w:p>
                          <w:p w:rsidR="002844FC" w:rsidRPr="00FA2FC6" w:rsidRDefault="002844FC" w:rsidP="00FA2FC6">
                            <w:pPr>
                              <w:contextualSpacing/>
                              <w:rPr>
                                <w:rFonts w:ascii="Times New Roman" w:hAnsi="Times New Roman"/>
                                <w:color w:val="000000"/>
                              </w:rPr>
                            </w:pPr>
                            <w:r w:rsidRPr="00FA2FC6">
                              <w:rPr>
                                <w:rFonts w:ascii="Courier New" w:hAnsi="Courier New" w:cs="Courier New"/>
                                <w:color w:val="000000"/>
                                <w:sz w:val="16"/>
                                <w:szCs w:val="16"/>
                              </w:rPr>
                              <w:t>if myVolt = "k" then</w:t>
                            </w:r>
                          </w:p>
                          <w:p w:rsidR="002844FC" w:rsidRPr="00FA2FC6" w:rsidRDefault="002844FC" w:rsidP="00FA2FC6">
                            <w:pPr>
                              <w:contextualSpacing/>
                              <w:rPr>
                                <w:rFonts w:ascii="Times New Roman" w:hAnsi="Times New Roman"/>
                                <w:color w:val="000000"/>
                              </w:rPr>
                            </w:pPr>
                            <w:r w:rsidRPr="00FA2FC6">
                              <w:rPr>
                                <w:rFonts w:ascii="Courier New" w:hAnsi="Courier New" w:cs="Courier New"/>
                                <w:color w:val="000000"/>
                                <w:sz w:val="16"/>
                                <w:szCs w:val="16"/>
                              </w:rPr>
                              <w:t>    myVolt = mid([OperatingVoltage],1,myOplen-3)</w:t>
                            </w:r>
                          </w:p>
                          <w:p w:rsidR="002844FC" w:rsidRPr="00FA2FC6" w:rsidRDefault="002844FC" w:rsidP="00FA2FC6">
                            <w:pPr>
                              <w:contextualSpacing/>
                              <w:rPr>
                                <w:rFonts w:ascii="Times New Roman" w:hAnsi="Times New Roman"/>
                                <w:color w:val="000000"/>
                              </w:rPr>
                            </w:pPr>
                            <w:r w:rsidRPr="00FA2FC6">
                              <w:rPr>
                                <w:rFonts w:ascii="Courier New" w:hAnsi="Courier New" w:cs="Courier New"/>
                                <w:color w:val="000000"/>
                                <w:sz w:val="16"/>
                                <w:szCs w:val="16"/>
                              </w:rPr>
                              <w:t>else</w:t>
                            </w:r>
                          </w:p>
                          <w:p w:rsidR="002844FC" w:rsidRPr="00FA2FC6" w:rsidRDefault="002844FC" w:rsidP="00FA2FC6">
                            <w:pPr>
                              <w:contextualSpacing/>
                              <w:rPr>
                                <w:rFonts w:ascii="Times New Roman" w:hAnsi="Times New Roman"/>
                                <w:color w:val="000000"/>
                              </w:rPr>
                            </w:pPr>
                            <w:r w:rsidRPr="00FA2FC6">
                              <w:rPr>
                                <w:rFonts w:ascii="Courier New" w:hAnsi="Courier New" w:cs="Courier New"/>
                                <w:color w:val="000000"/>
                                <w:sz w:val="16"/>
                                <w:szCs w:val="16"/>
                              </w:rPr>
                              <w:t>    if myOplen &gt; 2 then</w:t>
                            </w:r>
                          </w:p>
                          <w:p w:rsidR="002844FC" w:rsidRPr="00FA2FC6" w:rsidRDefault="002844FC" w:rsidP="00FA2FC6">
                            <w:pPr>
                              <w:contextualSpacing/>
                              <w:rPr>
                                <w:rFonts w:ascii="Times New Roman" w:hAnsi="Times New Roman"/>
                                <w:color w:val="000000"/>
                              </w:rPr>
                            </w:pPr>
                            <w:r w:rsidRPr="00FA2FC6">
                              <w:rPr>
                                <w:rFonts w:ascii="Courier New" w:hAnsi="Courier New" w:cs="Courier New"/>
                                <w:color w:val="000000"/>
                                <w:sz w:val="16"/>
                                <w:szCs w:val="16"/>
                              </w:rPr>
                              <w:t>      myVolt = mid([OperatingVoltage],1,myOplen-2)</w:t>
                            </w:r>
                          </w:p>
                          <w:p w:rsidR="002844FC" w:rsidRPr="00FA2FC6" w:rsidRDefault="002844FC" w:rsidP="00FA2FC6">
                            <w:pPr>
                              <w:contextualSpacing/>
                              <w:rPr>
                                <w:rFonts w:ascii="Times New Roman" w:hAnsi="Times New Roman"/>
                                <w:color w:val="000000"/>
                              </w:rPr>
                            </w:pPr>
                            <w:r w:rsidRPr="00FA2FC6">
                              <w:rPr>
                                <w:rFonts w:ascii="Courier New" w:hAnsi="Courier New" w:cs="Courier New"/>
                                <w:color w:val="000000"/>
                                <w:sz w:val="16"/>
                                <w:szCs w:val="16"/>
                              </w:rPr>
                              <w:t>   else</w:t>
                            </w:r>
                          </w:p>
                          <w:p w:rsidR="002844FC" w:rsidRPr="00FA2FC6" w:rsidRDefault="002844FC" w:rsidP="00FA2FC6">
                            <w:pPr>
                              <w:contextualSpacing/>
                              <w:rPr>
                                <w:rFonts w:ascii="Times New Roman" w:hAnsi="Times New Roman"/>
                                <w:color w:val="000000"/>
                              </w:rPr>
                            </w:pPr>
                            <w:r w:rsidRPr="00FA2FC6">
                              <w:rPr>
                                <w:rFonts w:ascii="Courier New" w:hAnsi="Courier New" w:cs="Courier New"/>
                                <w:color w:val="000000"/>
                                <w:sz w:val="16"/>
                                <w:szCs w:val="16"/>
                              </w:rPr>
                              <w:t>      myVolt = [OperatingVoltage]</w:t>
                            </w:r>
                          </w:p>
                          <w:p w:rsidR="002844FC" w:rsidRPr="00FA2FC6" w:rsidRDefault="002844FC" w:rsidP="00FA2FC6">
                            <w:pPr>
                              <w:contextualSpacing/>
                              <w:rPr>
                                <w:rFonts w:ascii="Times New Roman" w:hAnsi="Times New Roman"/>
                                <w:color w:val="000000"/>
                              </w:rPr>
                            </w:pPr>
                            <w:r w:rsidRPr="00FA2FC6">
                              <w:rPr>
                                <w:rFonts w:ascii="Courier New" w:hAnsi="Courier New" w:cs="Courier New"/>
                                <w:color w:val="000000"/>
                                <w:sz w:val="16"/>
                                <w:szCs w:val="16"/>
                              </w:rPr>
                              <w:t>   end if</w:t>
                            </w:r>
                          </w:p>
                          <w:p w:rsidR="002844FC" w:rsidRPr="00FA2FC6" w:rsidRDefault="002844FC" w:rsidP="00FA2FC6">
                            <w:pPr>
                              <w:contextualSpacing/>
                              <w:rPr>
                                <w:rFonts w:ascii="Times New Roman" w:hAnsi="Times New Roman"/>
                                <w:color w:val="000000"/>
                              </w:rPr>
                            </w:pPr>
                            <w:r w:rsidRPr="00FA2FC6">
                              <w:rPr>
                                <w:rFonts w:ascii="Courier New" w:hAnsi="Courier New" w:cs="Courier New"/>
                                <w:color w:val="000000"/>
                                <w:sz w:val="16"/>
                                <w:szCs w:val="16"/>
                              </w:rPr>
                              <w:t>end if</w:t>
                            </w:r>
                          </w:p>
                          <w:p w:rsidR="002844FC" w:rsidRPr="00FA2FC6" w:rsidRDefault="002844FC" w:rsidP="00FA2FC6">
                            <w:pPr>
                              <w:contextualSpacing/>
                              <w:rPr>
                                <w:rFonts w:ascii="Times New Roman" w:hAnsi="Times New Roman"/>
                                <w:color w:val="000000"/>
                              </w:rPr>
                            </w:pPr>
                            <w:r w:rsidRPr="00FA2FC6">
                              <w:rPr>
                                <w:rFonts w:ascii="Courier New" w:hAnsi="Courier New" w:cs="Courier New"/>
                                <w:color w:val="000000"/>
                                <w:sz w:val="16"/>
                                <w:szCs w:val="16"/>
                              </w:rPr>
                              <w:t> </w:t>
                            </w:r>
                          </w:p>
                          <w:p w:rsidR="002844FC" w:rsidRPr="00FA2FC6" w:rsidRDefault="002844FC" w:rsidP="00FA2FC6">
                            <w:pPr>
                              <w:contextualSpacing/>
                              <w:rPr>
                                <w:rFonts w:ascii="Times New Roman" w:hAnsi="Times New Roman"/>
                                <w:color w:val="000000"/>
                              </w:rPr>
                            </w:pPr>
                            <w:r w:rsidRPr="00FA2FC6">
                              <w:rPr>
                                <w:rFonts w:ascii="Courier New" w:hAnsi="Courier New" w:cs="Courier New"/>
                                <w:color w:val="000000"/>
                                <w:sz w:val="16"/>
                                <w:szCs w:val="16"/>
                              </w:rPr>
                              <w:t>if myOut = "k" then</w:t>
                            </w:r>
                          </w:p>
                          <w:p w:rsidR="002844FC" w:rsidRPr="00FA2FC6" w:rsidRDefault="002844FC" w:rsidP="00FA2FC6">
                            <w:pPr>
                              <w:contextualSpacing/>
                              <w:rPr>
                                <w:rFonts w:ascii="Times New Roman" w:hAnsi="Times New Roman"/>
                                <w:color w:val="000000"/>
                              </w:rPr>
                            </w:pPr>
                            <w:r w:rsidRPr="00FA2FC6">
                              <w:rPr>
                                <w:rFonts w:ascii="Courier New" w:hAnsi="Courier New" w:cs="Courier New"/>
                                <w:color w:val="000000"/>
                                <w:sz w:val="16"/>
                                <w:szCs w:val="16"/>
                              </w:rPr>
                              <w:t>    myOut = mid([OutputVoltage],1,myOutlen-3)</w:t>
                            </w:r>
                          </w:p>
                          <w:p w:rsidR="002844FC" w:rsidRPr="00FA2FC6" w:rsidRDefault="002844FC" w:rsidP="00FA2FC6">
                            <w:pPr>
                              <w:contextualSpacing/>
                              <w:rPr>
                                <w:rFonts w:ascii="Times New Roman" w:hAnsi="Times New Roman"/>
                                <w:color w:val="000000"/>
                              </w:rPr>
                            </w:pPr>
                            <w:r w:rsidRPr="00FA2FC6">
                              <w:rPr>
                                <w:rFonts w:ascii="Courier New" w:hAnsi="Courier New" w:cs="Courier New"/>
                                <w:color w:val="000000"/>
                                <w:sz w:val="16"/>
                                <w:szCs w:val="16"/>
                              </w:rPr>
                              <w:t>else</w:t>
                            </w:r>
                          </w:p>
                          <w:p w:rsidR="002844FC" w:rsidRPr="00FA2FC6" w:rsidRDefault="002844FC" w:rsidP="00FA2FC6">
                            <w:pPr>
                              <w:contextualSpacing/>
                              <w:rPr>
                                <w:rFonts w:ascii="Times New Roman" w:hAnsi="Times New Roman"/>
                                <w:color w:val="000000"/>
                              </w:rPr>
                            </w:pPr>
                            <w:r w:rsidRPr="00FA2FC6">
                              <w:rPr>
                                <w:rFonts w:ascii="Courier New" w:hAnsi="Courier New" w:cs="Courier New"/>
                                <w:color w:val="000000"/>
                                <w:sz w:val="16"/>
                                <w:szCs w:val="16"/>
                              </w:rPr>
                              <w:t>    if myOutlen &gt; 2 then</w:t>
                            </w:r>
                          </w:p>
                          <w:p w:rsidR="002844FC" w:rsidRPr="00FA2FC6" w:rsidRDefault="002844FC" w:rsidP="00FA2FC6">
                            <w:pPr>
                              <w:contextualSpacing/>
                              <w:rPr>
                                <w:rFonts w:ascii="Times New Roman" w:hAnsi="Times New Roman"/>
                                <w:color w:val="000000"/>
                              </w:rPr>
                            </w:pPr>
                            <w:r w:rsidRPr="00FA2FC6">
                              <w:rPr>
                                <w:rFonts w:ascii="Courier New" w:hAnsi="Courier New" w:cs="Courier New"/>
                                <w:color w:val="000000"/>
                                <w:sz w:val="16"/>
                                <w:szCs w:val="16"/>
                              </w:rPr>
                              <w:t>      myOut = mid([OutputVoltage],1,myOutlen-2)</w:t>
                            </w:r>
                          </w:p>
                          <w:p w:rsidR="002844FC" w:rsidRPr="00FA2FC6" w:rsidRDefault="002844FC" w:rsidP="00FA2FC6">
                            <w:pPr>
                              <w:contextualSpacing/>
                              <w:rPr>
                                <w:rFonts w:ascii="Times New Roman" w:hAnsi="Times New Roman"/>
                                <w:color w:val="000000"/>
                              </w:rPr>
                            </w:pPr>
                            <w:r w:rsidRPr="00FA2FC6">
                              <w:rPr>
                                <w:rFonts w:ascii="Courier New" w:hAnsi="Courier New" w:cs="Courier New"/>
                                <w:color w:val="000000"/>
                                <w:sz w:val="16"/>
                                <w:szCs w:val="16"/>
                              </w:rPr>
                              <w:t>    else</w:t>
                            </w:r>
                          </w:p>
                          <w:p w:rsidR="002844FC" w:rsidRPr="00FA2FC6" w:rsidRDefault="002844FC" w:rsidP="00FA2FC6">
                            <w:pPr>
                              <w:contextualSpacing/>
                              <w:rPr>
                                <w:rFonts w:ascii="Times New Roman" w:hAnsi="Times New Roman"/>
                                <w:color w:val="000000"/>
                              </w:rPr>
                            </w:pPr>
                            <w:r w:rsidRPr="00FA2FC6">
                              <w:rPr>
                                <w:rFonts w:ascii="Courier New" w:hAnsi="Courier New" w:cs="Courier New"/>
                                <w:color w:val="000000"/>
                                <w:sz w:val="16"/>
                                <w:szCs w:val="16"/>
                              </w:rPr>
                              <w:t>      myOut = [OutputVoltage]</w:t>
                            </w:r>
                          </w:p>
                          <w:p w:rsidR="002844FC" w:rsidRPr="00FA2FC6" w:rsidRDefault="002844FC" w:rsidP="00FA2FC6">
                            <w:pPr>
                              <w:contextualSpacing/>
                              <w:rPr>
                                <w:rFonts w:ascii="Times New Roman" w:hAnsi="Times New Roman"/>
                                <w:color w:val="000000"/>
                              </w:rPr>
                            </w:pPr>
                            <w:r w:rsidRPr="00FA2FC6">
                              <w:rPr>
                                <w:rFonts w:ascii="Courier New" w:hAnsi="Courier New" w:cs="Courier New"/>
                                <w:color w:val="000000"/>
                                <w:sz w:val="16"/>
                                <w:szCs w:val="16"/>
                              </w:rPr>
                              <w:t>    end if</w:t>
                            </w:r>
                          </w:p>
                          <w:p w:rsidR="002844FC" w:rsidRPr="00FA2FC6" w:rsidRDefault="002844FC" w:rsidP="00FA2FC6">
                            <w:pPr>
                              <w:contextualSpacing/>
                              <w:rPr>
                                <w:rFonts w:ascii="Times New Roman" w:hAnsi="Times New Roman"/>
                                <w:color w:val="000000"/>
                              </w:rPr>
                            </w:pPr>
                            <w:r w:rsidRPr="00FA2FC6">
                              <w:rPr>
                                <w:rFonts w:ascii="Courier New" w:hAnsi="Courier New" w:cs="Courier New"/>
                                <w:color w:val="000000"/>
                                <w:sz w:val="16"/>
                                <w:szCs w:val="16"/>
                              </w:rPr>
                              <w:t> </w:t>
                            </w:r>
                          </w:p>
                          <w:p w:rsidR="002844FC" w:rsidRPr="00FA2FC6" w:rsidRDefault="002844FC" w:rsidP="00FA2FC6">
                            <w:pPr>
                              <w:contextualSpacing/>
                              <w:rPr>
                                <w:rFonts w:ascii="Times New Roman" w:hAnsi="Times New Roman"/>
                                <w:color w:val="000000"/>
                              </w:rPr>
                            </w:pPr>
                            <w:r w:rsidRPr="00FA2FC6">
                              <w:rPr>
                                <w:rFonts w:ascii="Courier New" w:hAnsi="Courier New" w:cs="Courier New"/>
                                <w:color w:val="000000"/>
                                <w:sz w:val="16"/>
                                <w:szCs w:val="16"/>
                              </w:rPr>
                              <w:t>end if</w:t>
                            </w:r>
                          </w:p>
                          <w:p w:rsidR="002844FC" w:rsidRPr="00FA2FC6" w:rsidRDefault="002844FC" w:rsidP="00FA2FC6">
                            <w:pPr>
                              <w:contextualSpacing/>
                              <w:rPr>
                                <w:rFonts w:ascii="Times New Roman" w:hAnsi="Times New Roman"/>
                                <w:color w:val="000000"/>
                              </w:rPr>
                            </w:pPr>
                            <w:r w:rsidRPr="00FA2FC6">
                              <w:rPr>
                                <w:rFonts w:ascii="Courier New" w:hAnsi="Courier New" w:cs="Courier New"/>
                                <w:color w:val="000000"/>
                                <w:sz w:val="16"/>
                                <w:szCs w:val="16"/>
                              </w:rPr>
                              <w:t> </w:t>
                            </w:r>
                          </w:p>
                          <w:p w:rsidR="002844FC" w:rsidRPr="00FA2FC6" w:rsidRDefault="002844FC" w:rsidP="00FA2FC6">
                            <w:pPr>
                              <w:contextualSpacing/>
                              <w:rPr>
                                <w:rFonts w:ascii="Times New Roman" w:hAnsi="Times New Roman"/>
                                <w:color w:val="000000"/>
                              </w:rPr>
                            </w:pPr>
                            <w:r w:rsidRPr="00FA2FC6">
                              <w:rPr>
                                <w:rFonts w:ascii="Courier New" w:hAnsi="Courier New" w:cs="Courier New"/>
                                <w:color w:val="000000"/>
                                <w:sz w:val="16"/>
                                <w:szCs w:val="16"/>
                              </w:rPr>
                              <w:t>if [INSTALLATIONTYPE] = "Overhead" then</w:t>
                            </w:r>
                          </w:p>
                          <w:p w:rsidR="002844FC" w:rsidRPr="00FA2FC6" w:rsidRDefault="002844FC" w:rsidP="00FA2FC6">
                            <w:pPr>
                              <w:contextualSpacing/>
                              <w:rPr>
                                <w:rFonts w:ascii="Times New Roman" w:hAnsi="Times New Roman"/>
                                <w:color w:val="000000"/>
                              </w:rPr>
                            </w:pPr>
                            <w:r w:rsidRPr="00FA2FC6">
                              <w:rPr>
                                <w:rFonts w:ascii="Courier New" w:hAnsi="Courier New" w:cs="Courier New"/>
                                <w:color w:val="000000"/>
                                <w:sz w:val="16"/>
                                <w:szCs w:val="16"/>
                              </w:rPr>
                              <w:t>  FindLabel = [RatedKVA] + " kVA" + vbCrLf + myVolt + "/" + myOut + vbCrLf + chr(129)</w:t>
                            </w:r>
                          </w:p>
                          <w:p w:rsidR="002844FC" w:rsidRPr="00FA2FC6" w:rsidRDefault="002844FC" w:rsidP="00FA2FC6">
                            <w:pPr>
                              <w:contextualSpacing/>
                              <w:rPr>
                                <w:rFonts w:ascii="Times New Roman" w:hAnsi="Times New Roman"/>
                                <w:color w:val="000000"/>
                              </w:rPr>
                            </w:pPr>
                            <w:r w:rsidRPr="00FA2FC6">
                              <w:rPr>
                                <w:rFonts w:ascii="Courier New" w:hAnsi="Courier New" w:cs="Courier New"/>
                                <w:color w:val="000000"/>
                                <w:sz w:val="16"/>
                                <w:szCs w:val="16"/>
                              </w:rPr>
                              <w:t>else</w:t>
                            </w:r>
                          </w:p>
                          <w:p w:rsidR="002844FC" w:rsidRPr="00FA2FC6" w:rsidRDefault="002844FC" w:rsidP="00FA2FC6">
                            <w:pPr>
                              <w:contextualSpacing/>
                              <w:rPr>
                                <w:rFonts w:ascii="Times New Roman" w:hAnsi="Times New Roman"/>
                                <w:color w:val="000000"/>
                              </w:rPr>
                            </w:pPr>
                            <w:r w:rsidRPr="00FA2FC6">
                              <w:rPr>
                                <w:rFonts w:ascii="Courier New" w:hAnsi="Courier New" w:cs="Courier New"/>
                                <w:color w:val="000000"/>
                                <w:sz w:val="16"/>
                                <w:szCs w:val="16"/>
                              </w:rPr>
                              <w:t>  FindLabel = [RatedKVA] + " kVA" + vbCrLf + myVolt + "/" + myOut</w:t>
                            </w:r>
                          </w:p>
                          <w:p w:rsidR="002844FC" w:rsidRPr="00FA2FC6" w:rsidRDefault="002844FC" w:rsidP="00FA2FC6">
                            <w:pPr>
                              <w:contextualSpacing/>
                              <w:rPr>
                                <w:rFonts w:ascii="Times New Roman" w:hAnsi="Times New Roman"/>
                                <w:color w:val="000000"/>
                              </w:rPr>
                            </w:pPr>
                            <w:r w:rsidRPr="00FA2FC6">
                              <w:rPr>
                                <w:rFonts w:ascii="Courier New" w:hAnsi="Courier New" w:cs="Courier New"/>
                                <w:color w:val="000000"/>
                                <w:sz w:val="16"/>
                                <w:szCs w:val="16"/>
                              </w:rPr>
                              <w:t>end if</w:t>
                            </w:r>
                          </w:p>
                          <w:p w:rsidR="002844FC" w:rsidRPr="0068702F" w:rsidRDefault="002844FC" w:rsidP="00FA2FC6">
                            <w:pPr>
                              <w:contextualSpacing/>
                              <w:rPr>
                                <w:rFonts w:ascii="Times New Roman" w:hAnsi="Times New Roman"/>
                                <w:color w:val="000000"/>
                              </w:rPr>
                            </w:pPr>
                            <w:r w:rsidRPr="00FA2FC6">
                              <w:rPr>
                                <w:rFonts w:ascii="Courier New" w:hAnsi="Courier New" w:cs="Courier New"/>
                                <w:color w:val="000000"/>
                                <w:sz w:val="16"/>
                                <w:szCs w:val="16"/>
                              </w:rPr>
                              <w:t>End Function</w:t>
                            </w:r>
                          </w:p>
                          <w:p w:rsidR="002844FC" w:rsidRPr="00BC67AB" w:rsidRDefault="002844FC" w:rsidP="00FA2FC6">
                            <w:pPr>
                              <w:contextualSpacing/>
                              <w:rPr>
                                <w:sz w:val="16"/>
                              </w:rPr>
                            </w:pPr>
                          </w:p>
                          <w:p w:rsidR="002844FC" w:rsidRPr="00BC67AB" w:rsidRDefault="002844FC" w:rsidP="00FA2FC6">
                            <w:pPr>
                              <w:contextualSpacing/>
                              <w:rPr>
                                <w:sz w:val="16"/>
                              </w:rPr>
                            </w:pPr>
                          </w:p>
                        </w:txbxContent>
                      </wps:txbx>
                      <wps:bodyPr rot="0" vert="horz" wrap="square" lIns="91440" tIns="0" rIns="91440" bIns="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margin-left:161.25pt;margin-top:202.8pt;width:351.75pt;height:396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" strokecolor="black [3213]">
                <v:textbox inset=",0,,0">
                  <w:txbxContent>
                    <w:p w:rsidR="002844FC" w:rsidRPr="00FA2FC6" w:rsidRDefault="002844FC" w:rsidP="00FA2FC6">
                      <w:pPr>
                        <w:contextualSpacing/>
                        <w:rPr>
                          <w:rFonts w:ascii="Times New Roman" w:hAnsi="Times New Roman"/>
                          <w:color w:val="000000"/>
                        </w:rPr>
                      </w:pPr>
                      <w:r w:rsidRPr="00FA2FC6">
                        <w:rPr>
                          <w:rFonts w:ascii="Courier New" w:hAnsi="Courier New" w:cs="Courier New"/>
                          <w:color w:val="000000"/>
                          <w:sz w:val="16"/>
                          <w:szCs w:val="16"/>
                        </w:rPr>
                        <w:t>Function FindLabel ( [RatedKVA], [OperatingVoltage], [OutputVoltage], [INSTALLATIONTYPE]    )</w:t>
                      </w:r>
                    </w:p>
                    <w:p w:rsidR="002844FC" w:rsidRPr="00FA2FC6" w:rsidRDefault="002844FC" w:rsidP="00FA2FC6">
                      <w:pPr>
                        <w:contextualSpacing/>
                        <w:rPr>
                          <w:rFonts w:ascii="Times New Roman" w:hAnsi="Times New Roman"/>
                          <w:color w:val="000000"/>
                        </w:rPr>
                      </w:pPr>
                      <w:r w:rsidRPr="00FA2FC6">
                        <w:rPr>
                          <w:rFonts w:ascii="Courier New" w:hAnsi="Courier New" w:cs="Courier New"/>
                          <w:color w:val="000000"/>
                          <w:sz w:val="16"/>
                          <w:szCs w:val="16"/>
                        </w:rPr>
                        <w:t> </w:t>
                      </w:r>
                    </w:p>
                    <w:p w:rsidR="002844FC" w:rsidRPr="00FA2FC6" w:rsidRDefault="002844FC" w:rsidP="00FA2FC6">
                      <w:pPr>
                        <w:contextualSpacing/>
                        <w:rPr>
                          <w:rFonts w:ascii="Times New Roman" w:hAnsi="Times New Roman"/>
                          <w:color w:val="000000"/>
                        </w:rPr>
                      </w:pPr>
                      <w:r w:rsidRPr="00FA2FC6">
                        <w:rPr>
                          <w:rFonts w:ascii="Courier New" w:hAnsi="Courier New" w:cs="Courier New"/>
                          <w:color w:val="000000"/>
                          <w:sz w:val="16"/>
                          <w:szCs w:val="16"/>
                        </w:rPr>
                        <w:t>myOplen = len([OperatingVoltage])</w:t>
                      </w:r>
                    </w:p>
                    <w:p w:rsidR="002844FC" w:rsidRPr="00FA2FC6" w:rsidRDefault="002844FC" w:rsidP="00FA2FC6">
                      <w:pPr>
                        <w:contextualSpacing/>
                        <w:rPr>
                          <w:rFonts w:ascii="Times New Roman" w:hAnsi="Times New Roman"/>
                          <w:color w:val="000000"/>
                        </w:rPr>
                      </w:pPr>
                      <w:r w:rsidRPr="00FA2FC6">
                        <w:rPr>
                          <w:rFonts w:ascii="Courier New" w:hAnsi="Courier New" w:cs="Courier New"/>
                          <w:color w:val="000000"/>
                          <w:sz w:val="16"/>
                          <w:szCs w:val="16"/>
                        </w:rPr>
                        <w:t>if myOplen &gt; 1 then</w:t>
                      </w:r>
                    </w:p>
                    <w:p w:rsidR="002844FC" w:rsidRPr="00FA2FC6" w:rsidRDefault="002844FC" w:rsidP="00FA2FC6">
                      <w:pPr>
                        <w:contextualSpacing/>
                        <w:rPr>
                          <w:rFonts w:ascii="Times New Roman" w:hAnsi="Times New Roman"/>
                          <w:color w:val="000000"/>
                        </w:rPr>
                      </w:pPr>
                      <w:r w:rsidRPr="00FA2FC6">
                        <w:rPr>
                          <w:rFonts w:ascii="Courier New" w:hAnsi="Courier New" w:cs="Courier New"/>
                          <w:color w:val="000000"/>
                          <w:sz w:val="16"/>
                          <w:szCs w:val="16"/>
                        </w:rPr>
                        <w:t>  myVolt = mid( [OperatingVoltage],myOplen-1,1)</w:t>
                      </w:r>
                    </w:p>
                    <w:p w:rsidR="002844FC" w:rsidRPr="00FA2FC6" w:rsidRDefault="002844FC" w:rsidP="00FA2FC6">
                      <w:pPr>
                        <w:contextualSpacing/>
                        <w:rPr>
                          <w:rFonts w:ascii="Times New Roman" w:hAnsi="Times New Roman"/>
                          <w:color w:val="000000"/>
                        </w:rPr>
                      </w:pPr>
                      <w:r w:rsidRPr="00FA2FC6">
                        <w:rPr>
                          <w:rFonts w:ascii="Courier New" w:hAnsi="Courier New" w:cs="Courier New"/>
                          <w:color w:val="000000"/>
                          <w:sz w:val="16"/>
                          <w:szCs w:val="16"/>
                        </w:rPr>
                        <w:t>else</w:t>
                      </w:r>
                    </w:p>
                    <w:p w:rsidR="002844FC" w:rsidRPr="00FA2FC6" w:rsidRDefault="002844FC" w:rsidP="00FA2FC6">
                      <w:pPr>
                        <w:contextualSpacing/>
                        <w:rPr>
                          <w:rFonts w:ascii="Times New Roman" w:hAnsi="Times New Roman"/>
                          <w:color w:val="000000"/>
                        </w:rPr>
                      </w:pPr>
                      <w:r w:rsidRPr="00FA2FC6">
                        <w:rPr>
                          <w:rFonts w:ascii="Courier New" w:hAnsi="Courier New" w:cs="Courier New"/>
                          <w:color w:val="000000"/>
                          <w:sz w:val="16"/>
                          <w:szCs w:val="16"/>
                        </w:rPr>
                        <w:t>  myVolt = ""</w:t>
                      </w:r>
                    </w:p>
                    <w:p w:rsidR="002844FC" w:rsidRPr="00FA2FC6" w:rsidRDefault="002844FC" w:rsidP="00FA2FC6">
                      <w:pPr>
                        <w:contextualSpacing/>
                        <w:rPr>
                          <w:rFonts w:ascii="Times New Roman" w:hAnsi="Times New Roman"/>
                          <w:color w:val="000000"/>
                        </w:rPr>
                      </w:pPr>
                      <w:r w:rsidRPr="00FA2FC6">
                        <w:rPr>
                          <w:rFonts w:ascii="Courier New" w:hAnsi="Courier New" w:cs="Courier New"/>
                          <w:color w:val="000000"/>
                          <w:sz w:val="16"/>
                          <w:szCs w:val="16"/>
                        </w:rPr>
                        <w:t>end if</w:t>
                      </w:r>
                    </w:p>
                    <w:p w:rsidR="002844FC" w:rsidRPr="00FA2FC6" w:rsidRDefault="002844FC" w:rsidP="00FA2FC6">
                      <w:pPr>
                        <w:contextualSpacing/>
                        <w:rPr>
                          <w:rFonts w:ascii="Times New Roman" w:hAnsi="Times New Roman"/>
                          <w:color w:val="000000"/>
                        </w:rPr>
                      </w:pPr>
                      <w:r w:rsidRPr="00FA2FC6">
                        <w:rPr>
                          <w:rFonts w:ascii="Courier New" w:hAnsi="Courier New" w:cs="Courier New"/>
                          <w:color w:val="000000"/>
                          <w:sz w:val="16"/>
                          <w:szCs w:val="16"/>
                        </w:rPr>
                        <w:t>myOutlen = len([OutputVoltage])</w:t>
                      </w:r>
                    </w:p>
                    <w:p w:rsidR="002844FC" w:rsidRPr="00FA2FC6" w:rsidRDefault="002844FC" w:rsidP="00FA2FC6">
                      <w:pPr>
                        <w:contextualSpacing/>
                        <w:rPr>
                          <w:rFonts w:ascii="Times New Roman" w:hAnsi="Times New Roman"/>
                          <w:color w:val="000000"/>
                        </w:rPr>
                      </w:pPr>
                      <w:r w:rsidRPr="00FA2FC6">
                        <w:rPr>
                          <w:rFonts w:ascii="Courier New" w:hAnsi="Courier New" w:cs="Courier New"/>
                          <w:color w:val="000000"/>
                          <w:sz w:val="16"/>
                          <w:szCs w:val="16"/>
                        </w:rPr>
                        <w:t>if myOplen &gt; 1 then</w:t>
                      </w:r>
                    </w:p>
                    <w:p w:rsidR="002844FC" w:rsidRPr="00FA2FC6" w:rsidRDefault="002844FC" w:rsidP="00FA2FC6">
                      <w:pPr>
                        <w:contextualSpacing/>
                        <w:rPr>
                          <w:rFonts w:ascii="Times New Roman" w:hAnsi="Times New Roman"/>
                          <w:color w:val="000000"/>
                        </w:rPr>
                      </w:pPr>
                      <w:r w:rsidRPr="00FA2FC6">
                        <w:rPr>
                          <w:rFonts w:ascii="Courier New" w:hAnsi="Courier New" w:cs="Courier New"/>
                          <w:color w:val="000000"/>
                          <w:sz w:val="16"/>
                          <w:szCs w:val="16"/>
                        </w:rPr>
                        <w:t>  myOut = mid([OutputVoltage] ,myOutlen-1,1)</w:t>
                      </w:r>
                    </w:p>
                    <w:p w:rsidR="002844FC" w:rsidRPr="00FA2FC6" w:rsidRDefault="002844FC" w:rsidP="00FA2FC6">
                      <w:pPr>
                        <w:contextualSpacing/>
                        <w:rPr>
                          <w:rFonts w:ascii="Times New Roman" w:hAnsi="Times New Roman"/>
                          <w:color w:val="000000"/>
                        </w:rPr>
                      </w:pPr>
                      <w:r w:rsidRPr="00FA2FC6">
                        <w:rPr>
                          <w:rFonts w:ascii="Courier New" w:hAnsi="Courier New" w:cs="Courier New"/>
                          <w:color w:val="000000"/>
                          <w:sz w:val="16"/>
                          <w:szCs w:val="16"/>
                        </w:rPr>
                        <w:t>else</w:t>
                      </w:r>
                    </w:p>
                    <w:p w:rsidR="002844FC" w:rsidRPr="00FA2FC6" w:rsidRDefault="002844FC" w:rsidP="00FA2FC6">
                      <w:pPr>
                        <w:contextualSpacing/>
                        <w:rPr>
                          <w:rFonts w:ascii="Times New Roman" w:hAnsi="Times New Roman"/>
                          <w:color w:val="000000"/>
                        </w:rPr>
                      </w:pPr>
                      <w:r w:rsidRPr="00FA2FC6">
                        <w:rPr>
                          <w:rFonts w:ascii="Courier New" w:hAnsi="Courier New" w:cs="Courier New"/>
                          <w:color w:val="000000"/>
                          <w:sz w:val="16"/>
                          <w:szCs w:val="16"/>
                        </w:rPr>
                        <w:t>  myOut = ""</w:t>
                      </w:r>
                    </w:p>
                    <w:p w:rsidR="002844FC" w:rsidRPr="00FA2FC6" w:rsidRDefault="002844FC" w:rsidP="00FA2FC6">
                      <w:pPr>
                        <w:contextualSpacing/>
                        <w:rPr>
                          <w:rFonts w:ascii="Times New Roman" w:hAnsi="Times New Roman"/>
                          <w:color w:val="000000"/>
                        </w:rPr>
                      </w:pPr>
                      <w:r w:rsidRPr="00FA2FC6">
                        <w:rPr>
                          <w:rFonts w:ascii="Courier New" w:hAnsi="Courier New" w:cs="Courier New"/>
                          <w:color w:val="000000"/>
                          <w:sz w:val="16"/>
                          <w:szCs w:val="16"/>
                        </w:rPr>
                        <w:t>end if</w:t>
                      </w:r>
                    </w:p>
                    <w:p w:rsidR="002844FC" w:rsidRPr="00FA2FC6" w:rsidRDefault="002844FC" w:rsidP="00FA2FC6">
                      <w:pPr>
                        <w:contextualSpacing/>
                        <w:rPr>
                          <w:rFonts w:ascii="Times New Roman" w:hAnsi="Times New Roman"/>
                          <w:color w:val="000000"/>
                        </w:rPr>
                      </w:pPr>
                      <w:r w:rsidRPr="00FA2FC6">
                        <w:rPr>
                          <w:rFonts w:ascii="Courier New" w:hAnsi="Courier New" w:cs="Courier New"/>
                          <w:color w:val="000000"/>
                          <w:sz w:val="16"/>
                          <w:szCs w:val="16"/>
                        </w:rPr>
                        <w:t>if myVolt = "k" then</w:t>
                      </w:r>
                    </w:p>
                    <w:p w:rsidR="002844FC" w:rsidRPr="00FA2FC6" w:rsidRDefault="002844FC" w:rsidP="00FA2FC6">
                      <w:pPr>
                        <w:contextualSpacing/>
                        <w:rPr>
                          <w:rFonts w:ascii="Times New Roman" w:hAnsi="Times New Roman"/>
                          <w:color w:val="000000"/>
                        </w:rPr>
                      </w:pPr>
                      <w:r w:rsidRPr="00FA2FC6">
                        <w:rPr>
                          <w:rFonts w:ascii="Courier New" w:hAnsi="Courier New" w:cs="Courier New"/>
                          <w:color w:val="000000"/>
                          <w:sz w:val="16"/>
                          <w:szCs w:val="16"/>
                        </w:rPr>
                        <w:t>    myVolt = mid([OperatingVoltage],1,myOplen-3)</w:t>
                      </w:r>
                    </w:p>
                    <w:p w:rsidR="002844FC" w:rsidRPr="00FA2FC6" w:rsidRDefault="002844FC" w:rsidP="00FA2FC6">
                      <w:pPr>
                        <w:contextualSpacing/>
                        <w:rPr>
                          <w:rFonts w:ascii="Times New Roman" w:hAnsi="Times New Roman"/>
                          <w:color w:val="000000"/>
                        </w:rPr>
                      </w:pPr>
                      <w:r w:rsidRPr="00FA2FC6">
                        <w:rPr>
                          <w:rFonts w:ascii="Courier New" w:hAnsi="Courier New" w:cs="Courier New"/>
                          <w:color w:val="000000"/>
                          <w:sz w:val="16"/>
                          <w:szCs w:val="16"/>
                        </w:rPr>
                        <w:t>else</w:t>
                      </w:r>
                    </w:p>
                    <w:p w:rsidR="002844FC" w:rsidRPr="00FA2FC6" w:rsidRDefault="002844FC" w:rsidP="00FA2FC6">
                      <w:pPr>
                        <w:contextualSpacing/>
                        <w:rPr>
                          <w:rFonts w:ascii="Times New Roman" w:hAnsi="Times New Roman"/>
                          <w:color w:val="000000"/>
                        </w:rPr>
                      </w:pPr>
                      <w:r w:rsidRPr="00FA2FC6">
                        <w:rPr>
                          <w:rFonts w:ascii="Courier New" w:hAnsi="Courier New" w:cs="Courier New"/>
                          <w:color w:val="000000"/>
                          <w:sz w:val="16"/>
                          <w:szCs w:val="16"/>
                        </w:rPr>
                        <w:t>    if myOplen &gt; 2 then</w:t>
                      </w:r>
                    </w:p>
                    <w:p w:rsidR="002844FC" w:rsidRPr="00FA2FC6" w:rsidRDefault="002844FC" w:rsidP="00FA2FC6">
                      <w:pPr>
                        <w:contextualSpacing/>
                        <w:rPr>
                          <w:rFonts w:ascii="Times New Roman" w:hAnsi="Times New Roman"/>
                          <w:color w:val="000000"/>
                        </w:rPr>
                      </w:pPr>
                      <w:r w:rsidRPr="00FA2FC6">
                        <w:rPr>
                          <w:rFonts w:ascii="Courier New" w:hAnsi="Courier New" w:cs="Courier New"/>
                          <w:color w:val="000000"/>
                          <w:sz w:val="16"/>
                          <w:szCs w:val="16"/>
                        </w:rPr>
                        <w:t>      myVolt = mid([OperatingVoltage],1,myOplen-2)</w:t>
                      </w:r>
                    </w:p>
                    <w:p w:rsidR="002844FC" w:rsidRPr="00FA2FC6" w:rsidRDefault="002844FC" w:rsidP="00FA2FC6">
                      <w:pPr>
                        <w:contextualSpacing/>
                        <w:rPr>
                          <w:rFonts w:ascii="Times New Roman" w:hAnsi="Times New Roman"/>
                          <w:color w:val="000000"/>
                        </w:rPr>
                      </w:pPr>
                      <w:r w:rsidRPr="00FA2FC6">
                        <w:rPr>
                          <w:rFonts w:ascii="Courier New" w:hAnsi="Courier New" w:cs="Courier New"/>
                          <w:color w:val="000000"/>
                          <w:sz w:val="16"/>
                          <w:szCs w:val="16"/>
                        </w:rPr>
                        <w:t>   else</w:t>
                      </w:r>
                    </w:p>
                    <w:p w:rsidR="002844FC" w:rsidRPr="00FA2FC6" w:rsidRDefault="002844FC" w:rsidP="00FA2FC6">
                      <w:pPr>
                        <w:contextualSpacing/>
                        <w:rPr>
                          <w:rFonts w:ascii="Times New Roman" w:hAnsi="Times New Roman"/>
                          <w:color w:val="000000"/>
                        </w:rPr>
                      </w:pPr>
                      <w:r w:rsidRPr="00FA2FC6">
                        <w:rPr>
                          <w:rFonts w:ascii="Courier New" w:hAnsi="Courier New" w:cs="Courier New"/>
                          <w:color w:val="000000"/>
                          <w:sz w:val="16"/>
                          <w:szCs w:val="16"/>
                        </w:rPr>
                        <w:t>      myVolt = [OperatingVoltage]</w:t>
                      </w:r>
                    </w:p>
                    <w:p w:rsidR="002844FC" w:rsidRPr="00FA2FC6" w:rsidRDefault="002844FC" w:rsidP="00FA2FC6">
                      <w:pPr>
                        <w:contextualSpacing/>
                        <w:rPr>
                          <w:rFonts w:ascii="Times New Roman" w:hAnsi="Times New Roman"/>
                          <w:color w:val="000000"/>
                        </w:rPr>
                      </w:pPr>
                      <w:r w:rsidRPr="00FA2FC6">
                        <w:rPr>
                          <w:rFonts w:ascii="Courier New" w:hAnsi="Courier New" w:cs="Courier New"/>
                          <w:color w:val="000000"/>
                          <w:sz w:val="16"/>
                          <w:szCs w:val="16"/>
                        </w:rPr>
                        <w:t>   end if</w:t>
                      </w:r>
                    </w:p>
                    <w:p w:rsidR="002844FC" w:rsidRPr="00FA2FC6" w:rsidRDefault="002844FC" w:rsidP="00FA2FC6">
                      <w:pPr>
                        <w:contextualSpacing/>
                        <w:rPr>
                          <w:rFonts w:ascii="Times New Roman" w:hAnsi="Times New Roman"/>
                          <w:color w:val="000000"/>
                        </w:rPr>
                      </w:pPr>
                      <w:r w:rsidRPr="00FA2FC6">
                        <w:rPr>
                          <w:rFonts w:ascii="Courier New" w:hAnsi="Courier New" w:cs="Courier New"/>
                          <w:color w:val="000000"/>
                          <w:sz w:val="16"/>
                          <w:szCs w:val="16"/>
                        </w:rPr>
                        <w:t>end if</w:t>
                      </w:r>
                    </w:p>
                    <w:p w:rsidR="002844FC" w:rsidRPr="00FA2FC6" w:rsidRDefault="002844FC" w:rsidP="00FA2FC6">
                      <w:pPr>
                        <w:contextualSpacing/>
                        <w:rPr>
                          <w:rFonts w:ascii="Times New Roman" w:hAnsi="Times New Roman"/>
                          <w:color w:val="000000"/>
                        </w:rPr>
                      </w:pPr>
                      <w:r w:rsidRPr="00FA2FC6">
                        <w:rPr>
                          <w:rFonts w:ascii="Courier New" w:hAnsi="Courier New" w:cs="Courier New"/>
                          <w:color w:val="000000"/>
                          <w:sz w:val="16"/>
                          <w:szCs w:val="16"/>
                        </w:rPr>
                        <w:t> </w:t>
                      </w:r>
                    </w:p>
                    <w:p w:rsidR="002844FC" w:rsidRPr="00FA2FC6" w:rsidRDefault="002844FC" w:rsidP="00FA2FC6">
                      <w:pPr>
                        <w:contextualSpacing/>
                        <w:rPr>
                          <w:rFonts w:ascii="Times New Roman" w:hAnsi="Times New Roman"/>
                          <w:color w:val="000000"/>
                        </w:rPr>
                      </w:pPr>
                      <w:r w:rsidRPr="00FA2FC6">
                        <w:rPr>
                          <w:rFonts w:ascii="Courier New" w:hAnsi="Courier New" w:cs="Courier New"/>
                          <w:color w:val="000000"/>
                          <w:sz w:val="16"/>
                          <w:szCs w:val="16"/>
                        </w:rPr>
                        <w:t>if myOut = "k" then</w:t>
                      </w:r>
                    </w:p>
                    <w:p w:rsidR="002844FC" w:rsidRPr="00FA2FC6" w:rsidRDefault="002844FC" w:rsidP="00FA2FC6">
                      <w:pPr>
                        <w:contextualSpacing/>
                        <w:rPr>
                          <w:rFonts w:ascii="Times New Roman" w:hAnsi="Times New Roman"/>
                          <w:color w:val="000000"/>
                        </w:rPr>
                      </w:pPr>
                      <w:r w:rsidRPr="00FA2FC6">
                        <w:rPr>
                          <w:rFonts w:ascii="Courier New" w:hAnsi="Courier New" w:cs="Courier New"/>
                          <w:color w:val="000000"/>
                          <w:sz w:val="16"/>
                          <w:szCs w:val="16"/>
                        </w:rPr>
                        <w:t>    myOut = mid([OutputVoltage],1,myOutlen-3)</w:t>
                      </w:r>
                    </w:p>
                    <w:p w:rsidR="002844FC" w:rsidRPr="00FA2FC6" w:rsidRDefault="002844FC" w:rsidP="00FA2FC6">
                      <w:pPr>
                        <w:contextualSpacing/>
                        <w:rPr>
                          <w:rFonts w:ascii="Times New Roman" w:hAnsi="Times New Roman"/>
                          <w:color w:val="000000"/>
                        </w:rPr>
                      </w:pPr>
                      <w:r w:rsidRPr="00FA2FC6">
                        <w:rPr>
                          <w:rFonts w:ascii="Courier New" w:hAnsi="Courier New" w:cs="Courier New"/>
                          <w:color w:val="000000"/>
                          <w:sz w:val="16"/>
                          <w:szCs w:val="16"/>
                        </w:rPr>
                        <w:t>else</w:t>
                      </w:r>
                    </w:p>
                    <w:p w:rsidR="002844FC" w:rsidRPr="00FA2FC6" w:rsidRDefault="002844FC" w:rsidP="00FA2FC6">
                      <w:pPr>
                        <w:contextualSpacing/>
                        <w:rPr>
                          <w:rFonts w:ascii="Times New Roman" w:hAnsi="Times New Roman"/>
                          <w:color w:val="000000"/>
                        </w:rPr>
                      </w:pPr>
                      <w:r w:rsidRPr="00FA2FC6">
                        <w:rPr>
                          <w:rFonts w:ascii="Courier New" w:hAnsi="Courier New" w:cs="Courier New"/>
                          <w:color w:val="000000"/>
                          <w:sz w:val="16"/>
                          <w:szCs w:val="16"/>
                        </w:rPr>
                        <w:t>    if myOutlen &gt; 2 then</w:t>
                      </w:r>
                    </w:p>
                    <w:p w:rsidR="002844FC" w:rsidRPr="00FA2FC6" w:rsidRDefault="002844FC" w:rsidP="00FA2FC6">
                      <w:pPr>
                        <w:contextualSpacing/>
                        <w:rPr>
                          <w:rFonts w:ascii="Times New Roman" w:hAnsi="Times New Roman"/>
                          <w:color w:val="000000"/>
                        </w:rPr>
                      </w:pPr>
                      <w:r w:rsidRPr="00FA2FC6">
                        <w:rPr>
                          <w:rFonts w:ascii="Courier New" w:hAnsi="Courier New" w:cs="Courier New"/>
                          <w:color w:val="000000"/>
                          <w:sz w:val="16"/>
                          <w:szCs w:val="16"/>
                        </w:rPr>
                        <w:t>      myOut = mid([OutputVoltage],1,myOutlen-2)</w:t>
                      </w:r>
                    </w:p>
                    <w:p w:rsidR="002844FC" w:rsidRPr="00FA2FC6" w:rsidRDefault="002844FC" w:rsidP="00FA2FC6">
                      <w:pPr>
                        <w:contextualSpacing/>
                        <w:rPr>
                          <w:rFonts w:ascii="Times New Roman" w:hAnsi="Times New Roman"/>
                          <w:color w:val="000000"/>
                        </w:rPr>
                      </w:pPr>
                      <w:r w:rsidRPr="00FA2FC6">
                        <w:rPr>
                          <w:rFonts w:ascii="Courier New" w:hAnsi="Courier New" w:cs="Courier New"/>
                          <w:color w:val="000000"/>
                          <w:sz w:val="16"/>
                          <w:szCs w:val="16"/>
                        </w:rPr>
                        <w:t>    else</w:t>
                      </w:r>
                    </w:p>
                    <w:p w:rsidR="002844FC" w:rsidRPr="00FA2FC6" w:rsidRDefault="002844FC" w:rsidP="00FA2FC6">
                      <w:pPr>
                        <w:contextualSpacing/>
                        <w:rPr>
                          <w:rFonts w:ascii="Times New Roman" w:hAnsi="Times New Roman"/>
                          <w:color w:val="000000"/>
                        </w:rPr>
                      </w:pPr>
                      <w:r w:rsidRPr="00FA2FC6">
                        <w:rPr>
                          <w:rFonts w:ascii="Courier New" w:hAnsi="Courier New" w:cs="Courier New"/>
                          <w:color w:val="000000"/>
                          <w:sz w:val="16"/>
                          <w:szCs w:val="16"/>
                        </w:rPr>
                        <w:t>      myOut = [OutputVoltage]</w:t>
                      </w:r>
                    </w:p>
                    <w:p w:rsidR="002844FC" w:rsidRPr="00FA2FC6" w:rsidRDefault="002844FC" w:rsidP="00FA2FC6">
                      <w:pPr>
                        <w:contextualSpacing/>
                        <w:rPr>
                          <w:rFonts w:ascii="Times New Roman" w:hAnsi="Times New Roman"/>
                          <w:color w:val="000000"/>
                        </w:rPr>
                      </w:pPr>
                      <w:r w:rsidRPr="00FA2FC6">
                        <w:rPr>
                          <w:rFonts w:ascii="Courier New" w:hAnsi="Courier New" w:cs="Courier New"/>
                          <w:color w:val="000000"/>
                          <w:sz w:val="16"/>
                          <w:szCs w:val="16"/>
                        </w:rPr>
                        <w:t>    end if</w:t>
                      </w:r>
                    </w:p>
                    <w:p w:rsidR="002844FC" w:rsidRPr="00FA2FC6" w:rsidRDefault="002844FC" w:rsidP="00FA2FC6">
                      <w:pPr>
                        <w:contextualSpacing/>
                        <w:rPr>
                          <w:rFonts w:ascii="Times New Roman" w:hAnsi="Times New Roman"/>
                          <w:color w:val="000000"/>
                        </w:rPr>
                      </w:pPr>
                      <w:r w:rsidRPr="00FA2FC6">
                        <w:rPr>
                          <w:rFonts w:ascii="Courier New" w:hAnsi="Courier New" w:cs="Courier New"/>
                          <w:color w:val="000000"/>
                          <w:sz w:val="16"/>
                          <w:szCs w:val="16"/>
                        </w:rPr>
                        <w:t> </w:t>
                      </w:r>
                    </w:p>
                    <w:p w:rsidR="002844FC" w:rsidRPr="00FA2FC6" w:rsidRDefault="002844FC" w:rsidP="00FA2FC6">
                      <w:pPr>
                        <w:contextualSpacing/>
                        <w:rPr>
                          <w:rFonts w:ascii="Times New Roman" w:hAnsi="Times New Roman"/>
                          <w:color w:val="000000"/>
                        </w:rPr>
                      </w:pPr>
                      <w:r w:rsidRPr="00FA2FC6">
                        <w:rPr>
                          <w:rFonts w:ascii="Courier New" w:hAnsi="Courier New" w:cs="Courier New"/>
                          <w:color w:val="000000"/>
                          <w:sz w:val="16"/>
                          <w:szCs w:val="16"/>
                        </w:rPr>
                        <w:t>end if</w:t>
                      </w:r>
                    </w:p>
                    <w:p w:rsidR="002844FC" w:rsidRPr="00FA2FC6" w:rsidRDefault="002844FC" w:rsidP="00FA2FC6">
                      <w:pPr>
                        <w:contextualSpacing/>
                        <w:rPr>
                          <w:rFonts w:ascii="Times New Roman" w:hAnsi="Times New Roman"/>
                          <w:color w:val="000000"/>
                        </w:rPr>
                      </w:pPr>
                      <w:r w:rsidRPr="00FA2FC6">
                        <w:rPr>
                          <w:rFonts w:ascii="Courier New" w:hAnsi="Courier New" w:cs="Courier New"/>
                          <w:color w:val="000000"/>
                          <w:sz w:val="16"/>
                          <w:szCs w:val="16"/>
                        </w:rPr>
                        <w:t> </w:t>
                      </w:r>
                    </w:p>
                    <w:p w:rsidR="002844FC" w:rsidRPr="00FA2FC6" w:rsidRDefault="002844FC" w:rsidP="00FA2FC6">
                      <w:pPr>
                        <w:contextualSpacing/>
                        <w:rPr>
                          <w:rFonts w:ascii="Times New Roman" w:hAnsi="Times New Roman"/>
                          <w:color w:val="000000"/>
                        </w:rPr>
                      </w:pPr>
                      <w:r w:rsidRPr="00FA2FC6">
                        <w:rPr>
                          <w:rFonts w:ascii="Courier New" w:hAnsi="Courier New" w:cs="Courier New"/>
                          <w:color w:val="000000"/>
                          <w:sz w:val="16"/>
                          <w:szCs w:val="16"/>
                        </w:rPr>
                        <w:t>if [INSTALLATIONTYPE] = "Overhead" then</w:t>
                      </w:r>
                    </w:p>
                    <w:p w:rsidR="002844FC" w:rsidRPr="00FA2FC6" w:rsidRDefault="002844FC" w:rsidP="00FA2FC6">
                      <w:pPr>
                        <w:contextualSpacing/>
                        <w:rPr>
                          <w:rFonts w:ascii="Times New Roman" w:hAnsi="Times New Roman"/>
                          <w:color w:val="000000"/>
                        </w:rPr>
                      </w:pPr>
                      <w:r w:rsidRPr="00FA2FC6">
                        <w:rPr>
                          <w:rFonts w:ascii="Courier New" w:hAnsi="Courier New" w:cs="Courier New"/>
                          <w:color w:val="000000"/>
                          <w:sz w:val="16"/>
                          <w:szCs w:val="16"/>
                        </w:rPr>
                        <w:t>  FindLabel = [RatedKVA] + " kVA" + vbCrLf + myVolt + "/" + myOut + vbCrLf + chr(129)</w:t>
                      </w:r>
                    </w:p>
                    <w:p w:rsidR="002844FC" w:rsidRPr="00FA2FC6" w:rsidRDefault="002844FC" w:rsidP="00FA2FC6">
                      <w:pPr>
                        <w:contextualSpacing/>
                        <w:rPr>
                          <w:rFonts w:ascii="Times New Roman" w:hAnsi="Times New Roman"/>
                          <w:color w:val="000000"/>
                        </w:rPr>
                      </w:pPr>
                      <w:r w:rsidRPr="00FA2FC6">
                        <w:rPr>
                          <w:rFonts w:ascii="Courier New" w:hAnsi="Courier New" w:cs="Courier New"/>
                          <w:color w:val="000000"/>
                          <w:sz w:val="16"/>
                          <w:szCs w:val="16"/>
                        </w:rPr>
                        <w:t>else</w:t>
                      </w:r>
                    </w:p>
                    <w:p w:rsidR="002844FC" w:rsidRPr="00FA2FC6" w:rsidRDefault="002844FC" w:rsidP="00FA2FC6">
                      <w:pPr>
                        <w:contextualSpacing/>
                        <w:rPr>
                          <w:rFonts w:ascii="Times New Roman" w:hAnsi="Times New Roman"/>
                          <w:color w:val="000000"/>
                        </w:rPr>
                      </w:pPr>
                      <w:r w:rsidRPr="00FA2FC6">
                        <w:rPr>
                          <w:rFonts w:ascii="Courier New" w:hAnsi="Courier New" w:cs="Courier New"/>
                          <w:color w:val="000000"/>
                          <w:sz w:val="16"/>
                          <w:szCs w:val="16"/>
                        </w:rPr>
                        <w:t>  FindLabel = [RatedKVA] + " kVA" + vbCrLf + myVolt + "/" + myOut</w:t>
                      </w:r>
                    </w:p>
                    <w:p w:rsidR="002844FC" w:rsidRPr="00FA2FC6" w:rsidRDefault="002844FC" w:rsidP="00FA2FC6">
                      <w:pPr>
                        <w:contextualSpacing/>
                        <w:rPr>
                          <w:rFonts w:ascii="Times New Roman" w:hAnsi="Times New Roman"/>
                          <w:color w:val="000000"/>
                        </w:rPr>
                      </w:pPr>
                      <w:r w:rsidRPr="00FA2FC6">
                        <w:rPr>
                          <w:rFonts w:ascii="Courier New" w:hAnsi="Courier New" w:cs="Courier New"/>
                          <w:color w:val="000000"/>
                          <w:sz w:val="16"/>
                          <w:szCs w:val="16"/>
                        </w:rPr>
                        <w:t>end if</w:t>
                      </w:r>
                    </w:p>
                    <w:p w:rsidR="002844FC" w:rsidRPr="0068702F" w:rsidRDefault="002844FC" w:rsidP="00FA2FC6">
                      <w:pPr>
                        <w:contextualSpacing/>
                        <w:rPr>
                          <w:rFonts w:ascii="Times New Roman" w:hAnsi="Times New Roman"/>
                          <w:color w:val="000000"/>
                        </w:rPr>
                      </w:pPr>
                      <w:r w:rsidRPr="00FA2FC6">
                        <w:rPr>
                          <w:rFonts w:ascii="Courier New" w:hAnsi="Courier New" w:cs="Courier New"/>
                          <w:color w:val="000000"/>
                          <w:sz w:val="16"/>
                          <w:szCs w:val="16"/>
                        </w:rPr>
                        <w:t>End Function</w:t>
                      </w:r>
                    </w:p>
                    <w:p w:rsidR="002844FC" w:rsidRPr="00BC67AB" w:rsidRDefault="002844FC" w:rsidP="00FA2FC6">
                      <w:pPr>
                        <w:contextualSpacing/>
                        <w:rPr>
                          <w:sz w:val="16"/>
                        </w:rPr>
                      </w:pPr>
                    </w:p>
                    <w:p w:rsidR="002844FC" w:rsidRPr="00BC67AB" w:rsidRDefault="002844FC" w:rsidP="00FA2FC6">
                      <w:pPr>
                        <w:contextualSpacing/>
                        <w:rPr>
                          <w:sz w:val="16"/>
                        </w:rPr>
                      </w:pPr>
                    </w:p>
                  </w:txbxContent>
                </v:textbox>
              </v:shape>
            </w:pict>
          </mc:Fallback>
        </mc:AlternateContent>
      </w:r>
      <w:r>
        <w:rPr>
          <w:noProof/>
        </w:rPr>
        <mc:AlternateContent>
          <mc:Choice Requires="wps">
            <w:drawing>
              <wp:anchor distT="0" distB="0" distL="114300" distR="114300" simplePos="0" relativeHeight="251755520" behindDoc="0" locked="0" layoutInCell="1" allowOverlap="1" wp14:anchorId="00D9335A" wp14:editId="2793A69D">
                <wp:simplePos x="0" y="0"/>
                <wp:positionH relativeFrom="column">
                  <wp:posOffset>304800</wp:posOffset>
                </wp:positionH>
                <wp:positionV relativeFrom="paragraph">
                  <wp:posOffset>4276725</wp:posOffset>
                </wp:positionV>
                <wp:extent cx="1743075" cy="1457325"/>
                <wp:effectExtent l="0" t="0" r="28575" b="28575"/>
                <wp:wrapNone/>
                <wp:docPr id="360" name="Straight Connector 360"/>
                <wp:cNvGraphicFramePr/>
                <a:graphic xmlns:a="http://schemas.openxmlformats.org/drawingml/2006/main">
                  <a:graphicData uri="http://schemas.microsoft.com/office/word/2010/wordprocessingShape">
                    <wps:wsp>
                      <wps:cNvCnPr/>
                      <wps:spPr>
                        <a:xfrm flipH="1" flipV="1">
                          <a:off x="0" y="0"/>
                          <a:ext cx="1743075" cy="14573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360" o:spid="_x0000_s1026" style="position:absolute;flip:x y;z-index:2517555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4pt,336.75pt" to="161.25pt,4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" strokecolor="#4579b8 [3044]"/>
            </w:pict>
          </mc:Fallback>
        </mc:AlternateContent>
      </w:r>
      <w:r>
        <w:rPr>
          <w:noProof/>
        </w:rPr>
        <mc:AlternateContent>
          <mc:Choice Requires="wps">
            <w:drawing>
              <wp:anchor distT="0" distB="0" distL="114300" distR="114300" simplePos="0" relativeHeight="251754496" behindDoc="0" locked="0" layoutInCell="1" allowOverlap="1" wp14:anchorId="666BA13D" wp14:editId="4A157C16">
                <wp:simplePos x="0" y="0"/>
                <wp:positionH relativeFrom="column">
                  <wp:posOffset>304800</wp:posOffset>
                </wp:positionH>
                <wp:positionV relativeFrom="paragraph">
                  <wp:posOffset>2571750</wp:posOffset>
                </wp:positionV>
                <wp:extent cx="1743075" cy="676275"/>
                <wp:effectExtent l="0" t="0" r="28575" b="28575"/>
                <wp:wrapNone/>
                <wp:docPr id="361" name="Straight Connector 361"/>
                <wp:cNvGraphicFramePr/>
                <a:graphic xmlns:a="http://schemas.openxmlformats.org/drawingml/2006/main">
                  <a:graphicData uri="http://schemas.microsoft.com/office/word/2010/wordprocessingShape">
                    <wps:wsp>
                      <wps:cNvCnPr/>
                      <wps:spPr>
                        <a:xfrm flipH="1">
                          <a:off x="0" y="0"/>
                          <a:ext cx="1743075" cy="6762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361" o:spid="_x0000_s1026" style="position:absolute;flip:x;z-index:251754496;visibility:visible;mso-wrap-style:square;mso-wrap-distance-left:9pt;mso-wrap-distance-top:0;mso-wrap-distance-right:9pt;mso-wrap-distance-bottom:0;mso-position-horizontal:absolute;mso-position-horizontal-relative:text;mso-position-vertical:absolute;mso-position-vertical-relative:text" from="24pt,202.5pt" to="161.25pt,25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" strokecolor="#4579b8 [3044]"/>
            </w:pict>
          </mc:Fallback>
        </mc:AlternateContent>
      </w:r>
      <w:r w:rsidR="0077510C">
        <w:br/>
      </w:r>
      <w:r w:rsidR="0077510C">
        <w:rPr>
          <w:noProof/>
        </w:rPr>
        <w:drawing>
          <wp:inline distT="0" distB="0" distL="0" distR="0" wp14:anchorId="35462EC3" wp14:editId="607CAF5A">
            <wp:extent cx="4314825" cy="5362575"/>
            <wp:effectExtent l="0" t="0" r="9525" b="9525"/>
            <wp:docPr id="370" name="Picture 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314825" cy="5362575"/>
                    </a:xfrm>
                    <a:prstGeom prst="rect">
                      <a:avLst/>
                    </a:prstGeom>
                  </pic:spPr>
                </pic:pic>
              </a:graphicData>
            </a:graphic>
          </wp:inline>
        </w:drawing>
      </w:r>
      <w:r w:rsidR="00FA2FC6">
        <w:br/>
      </w:r>
      <w:r w:rsidR="00FA2FC6">
        <w:br/>
      </w:r>
    </w:p>
    <w:p w:rsidR="00FA2FC6" w:rsidRDefault="00FA2FC6" w:rsidP="00FA2FC6">
      <w:pPr>
        <w:pStyle w:val="ListParagraph"/>
        <w:numPr>
          <w:ilvl w:val="0"/>
          <w:numId w:val="42"/>
        </w:numPr>
      </w:pPr>
      <w:r>
        <w:t>Click “OK” to save</w:t>
      </w:r>
      <w:r>
        <w:br/>
        <w:t>your changes.</w:t>
      </w:r>
      <w:r>
        <w:br/>
      </w:r>
    </w:p>
    <w:p w:rsidR="00FA2FC6" w:rsidRDefault="00FA2FC6">
      <w:r>
        <w:br w:type="page"/>
      </w:r>
    </w:p>
    <w:p w:rsidR="008721AC" w:rsidRDefault="008721AC" w:rsidP="008721AC">
      <w:pPr>
        <w:pStyle w:val="Heading2"/>
      </w:pPr>
      <w:bookmarkStart w:id="40" w:name="_Ref361776627"/>
      <w:bookmarkStart w:id="41" w:name="_Toc361823740"/>
      <w:r>
        <w:lastRenderedPageBreak/>
        <w:t>Modify SupportStructureAnno</w:t>
      </w:r>
      <w:bookmarkEnd w:id="40"/>
      <w:bookmarkEnd w:id="41"/>
    </w:p>
    <w:p w:rsidR="008E4562" w:rsidRDefault="008E4562" w:rsidP="008E4562">
      <w:pPr>
        <w:pStyle w:val="ListParagraph"/>
        <w:numPr>
          <w:ilvl w:val="0"/>
          <w:numId w:val="44"/>
        </w:numPr>
      </w:pPr>
      <w:r>
        <w:t>Open ArcCatalog.</w:t>
      </w:r>
      <w:r>
        <w:br/>
      </w:r>
    </w:p>
    <w:p w:rsidR="008E4562" w:rsidRDefault="008E4562" w:rsidP="008E4562">
      <w:pPr>
        <w:pStyle w:val="ListParagraph"/>
        <w:numPr>
          <w:ilvl w:val="0"/>
          <w:numId w:val="44"/>
        </w:numPr>
      </w:pPr>
      <w:r>
        <w:t>Within the Catalog Tree, expand “Database Connections” and open the active connection for this process (as defined in section 2).</w:t>
      </w:r>
      <w:r>
        <w:br/>
      </w:r>
    </w:p>
    <w:p w:rsidR="008E4562" w:rsidRDefault="008E4562" w:rsidP="008E4562">
      <w:pPr>
        <w:pStyle w:val="ListParagraph"/>
        <w:numPr>
          <w:ilvl w:val="0"/>
          <w:numId w:val="44"/>
        </w:numPr>
      </w:pPr>
      <w:r>
        <w:t>Within the ElectricDataset, right-click on the “SupportStructureAnno” annotation feature class and click “Properties”.</w:t>
      </w:r>
      <w:r>
        <w:br/>
      </w:r>
    </w:p>
    <w:p w:rsidR="008E4562" w:rsidRDefault="008E4562" w:rsidP="008E4562">
      <w:pPr>
        <w:pStyle w:val="ListParagraph"/>
        <w:numPr>
          <w:ilvl w:val="0"/>
          <w:numId w:val="44"/>
        </w:numPr>
      </w:pPr>
      <w:r>
        <w:t>Click on the “Annotation Classes” tab.</w:t>
      </w:r>
      <w:r>
        <w:br/>
      </w:r>
      <w:r>
        <w:br/>
      </w:r>
      <w:r w:rsidR="00FB61C9">
        <w:rPr>
          <w:noProof/>
        </w:rPr>
        <w:drawing>
          <wp:inline distT="0" distB="0" distL="0" distR="0" wp14:anchorId="2A5FF899" wp14:editId="3ED0C473">
            <wp:extent cx="4343400" cy="5489700"/>
            <wp:effectExtent l="0" t="0" r="0" b="0"/>
            <wp:docPr id="538" name="Picture 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4343747" cy="5490139"/>
                    </a:xfrm>
                    <a:prstGeom prst="rect">
                      <a:avLst/>
                    </a:prstGeom>
                  </pic:spPr>
                </pic:pic>
              </a:graphicData>
            </a:graphic>
          </wp:inline>
        </w:drawing>
      </w:r>
      <w:r>
        <w:br/>
      </w:r>
    </w:p>
    <w:p w:rsidR="008E4562" w:rsidRDefault="008E4562" w:rsidP="008E4562">
      <w:pPr>
        <w:pStyle w:val="ListParagraph"/>
        <w:numPr>
          <w:ilvl w:val="0"/>
          <w:numId w:val="44"/>
        </w:numPr>
      </w:pPr>
      <w:r>
        <w:lastRenderedPageBreak/>
        <w:t xml:space="preserve">Click on the </w:t>
      </w:r>
      <w:r>
        <w:rPr>
          <w:i/>
        </w:rPr>
        <w:t>Default</w:t>
      </w:r>
      <w:r>
        <w:t xml:space="preserve"> annotation class to begin modifying its attributes.</w:t>
      </w:r>
      <w:r>
        <w:br/>
      </w:r>
    </w:p>
    <w:p w:rsidR="008E4562" w:rsidRDefault="00D92714" w:rsidP="008E4562">
      <w:pPr>
        <w:pStyle w:val="ListParagraph"/>
        <w:numPr>
          <w:ilvl w:val="1"/>
          <w:numId w:val="44"/>
        </w:numPr>
      </w:pPr>
      <w:r>
        <w:rPr>
          <w:noProof/>
        </w:rPr>
        <mc:AlternateContent>
          <mc:Choice Requires="wps">
            <w:drawing>
              <wp:anchor distT="0" distB="0" distL="114300" distR="114300" simplePos="0" relativeHeight="251800576" behindDoc="0" locked="0" layoutInCell="1" allowOverlap="1" wp14:anchorId="29975F0A" wp14:editId="2F25C086">
                <wp:simplePos x="0" y="0"/>
                <wp:positionH relativeFrom="column">
                  <wp:posOffset>4076701</wp:posOffset>
                </wp:positionH>
                <wp:positionV relativeFrom="paragraph">
                  <wp:posOffset>563881</wp:posOffset>
                </wp:positionV>
                <wp:extent cx="304800" cy="152400"/>
                <wp:effectExtent l="0" t="0" r="0" b="0"/>
                <wp:wrapNone/>
                <wp:docPr id="539" name="Rectangle 539"/>
                <wp:cNvGraphicFramePr/>
                <a:graphic xmlns:a="http://schemas.openxmlformats.org/drawingml/2006/main">
                  <a:graphicData uri="http://schemas.microsoft.com/office/word/2010/wordprocessingShape">
                    <wps:wsp>
                      <wps:cNvSpPr/>
                      <wps:spPr>
                        <a:xfrm>
                          <a:off x="0" y="0"/>
                          <a:ext cx="304800" cy="1524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39" o:spid="_x0000_s1026" style="position:absolute;margin-left:321pt;margin-top:44.4pt;width:24pt;height:12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" fillcolor="white [3212]" stroked="f" strokeweight="2pt"/>
            </w:pict>
          </mc:Fallback>
        </mc:AlternateContent>
      </w:r>
      <w:r w:rsidR="00C82F43" w:rsidRPr="00C82F43">
        <w:t xml:space="preserve"> </w:t>
      </w:r>
      <w:r w:rsidR="00C82F43">
        <w:t>Under “Text Symbol”, click the “Symbol” button. Then click “Edit Symbol”.</w:t>
      </w:r>
      <w:r w:rsidR="00C82F43">
        <w:br/>
      </w:r>
      <w:r w:rsidR="00C82F43">
        <w:br/>
      </w:r>
      <w:r w:rsidR="00C82F43">
        <w:rPr>
          <w:noProof/>
        </w:rPr>
        <w:drawing>
          <wp:inline distT="0" distB="0" distL="0" distR="0" wp14:anchorId="2EB50F41" wp14:editId="73170F52">
            <wp:extent cx="523875" cy="295275"/>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7"/>
                    <a:srcRect l="77548" t="45788" r="9720" b="48534"/>
                    <a:stretch/>
                  </pic:blipFill>
                  <pic:spPr bwMode="auto">
                    <a:xfrm>
                      <a:off x="0" y="0"/>
                      <a:ext cx="523875" cy="295275"/>
                    </a:xfrm>
                    <a:prstGeom prst="rect">
                      <a:avLst/>
                    </a:prstGeom>
                    <a:ln>
                      <a:noFill/>
                    </a:ln>
                    <a:extLst>
                      <a:ext uri="{53640926-AAD7-44D8-BBD7-CCE9431645EC}">
                        <a14:shadowObscured xmlns:a14="http://schemas.microsoft.com/office/drawing/2010/main"/>
                      </a:ext>
                    </a:extLst>
                  </pic:spPr>
                </pic:pic>
              </a:graphicData>
            </a:graphic>
          </wp:inline>
        </w:drawing>
      </w:r>
    </w:p>
    <w:p w:rsidR="008E4562" w:rsidRDefault="00537241" w:rsidP="008E4562">
      <w:pPr>
        <w:pStyle w:val="ListParagraph"/>
        <w:numPr>
          <w:ilvl w:val="1"/>
          <w:numId w:val="44"/>
        </w:numPr>
      </w:pPr>
      <w:r>
        <w:rPr>
          <w:noProof/>
        </w:rPr>
        <mc:AlternateContent>
          <mc:Choice Requires="wps">
            <w:drawing>
              <wp:anchor distT="0" distB="0" distL="114300" distR="114300" simplePos="0" relativeHeight="251954176" behindDoc="0" locked="0" layoutInCell="1" allowOverlap="1" wp14:anchorId="69F9A8F2" wp14:editId="29D34021">
                <wp:simplePos x="0" y="0"/>
                <wp:positionH relativeFrom="column">
                  <wp:posOffset>219710</wp:posOffset>
                </wp:positionH>
                <wp:positionV relativeFrom="paragraph">
                  <wp:posOffset>1878965</wp:posOffset>
                </wp:positionV>
                <wp:extent cx="887095" cy="0"/>
                <wp:effectExtent l="0" t="133350" r="0" b="171450"/>
                <wp:wrapNone/>
                <wp:docPr id="39" name="Straight Arrow Connector 39"/>
                <wp:cNvGraphicFramePr/>
                <a:graphic xmlns:a="http://schemas.openxmlformats.org/drawingml/2006/main">
                  <a:graphicData uri="http://schemas.microsoft.com/office/word/2010/wordprocessingShape">
                    <wps:wsp>
                      <wps:cNvCnPr/>
                      <wps:spPr>
                        <a:xfrm flipV="1">
                          <a:off x="0" y="0"/>
                          <a:ext cx="887095" cy="0"/>
                        </a:xfrm>
                        <a:prstGeom prst="straightConnector1">
                          <a:avLst/>
                        </a:prstGeom>
                        <a:ln>
                          <a:solidFill>
                            <a:srgbClr val="FF0000"/>
                          </a:solidFill>
                          <a:tailEnd type="arrow"/>
                        </a:ln>
                      </wps:spPr>
                      <wps:style>
                        <a:lnRef idx="3">
                          <a:schemeClr val="accent2"/>
                        </a:lnRef>
                        <a:fillRef idx="0">
                          <a:schemeClr val="accent2"/>
                        </a:fillRef>
                        <a:effectRef idx="2">
                          <a:schemeClr val="accent2"/>
                        </a:effectRef>
                        <a:fontRef idx="minor">
                          <a:schemeClr val="tx1"/>
                        </a:fontRef>
                      </wps:style>
                      <wps:bodyPr/>
                    </wps:wsp>
                  </a:graphicData>
                </a:graphic>
                <wp14:sizeRelV relativeFrom="margin">
                  <wp14:pctHeight>0</wp14:pctHeight>
                </wp14:sizeRelV>
              </wp:anchor>
            </w:drawing>
          </mc:Choice>
          <mc:Fallback>
            <w:pict>
              <v:shape id="Straight Arrow Connector 39" o:spid="_x0000_s1026" type="#_x0000_t32" style="position:absolute;margin-left:17.3pt;margin-top:147.95pt;width:69.85pt;height:0;flip:y;z-index:251954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" strokecolor="red" strokeweight="3pt">
                <v:stroke endarrow="open"/>
                <v:shadow on="t" color="black" opacity="22937f" origin=",.5" offset="0,.63889mm"/>
              </v:shape>
            </w:pict>
          </mc:Fallback>
        </mc:AlternateContent>
      </w:r>
      <w:r>
        <w:rPr>
          <w:noProof/>
        </w:rPr>
        <mc:AlternateContent>
          <mc:Choice Requires="wps">
            <w:drawing>
              <wp:anchor distT="0" distB="0" distL="114300" distR="114300" simplePos="0" relativeHeight="251952128" behindDoc="0" locked="0" layoutInCell="1" allowOverlap="1" wp14:anchorId="28500144" wp14:editId="204D47ED">
                <wp:simplePos x="0" y="0"/>
                <wp:positionH relativeFrom="column">
                  <wp:posOffset>3552190</wp:posOffset>
                </wp:positionH>
                <wp:positionV relativeFrom="paragraph">
                  <wp:posOffset>926465</wp:posOffset>
                </wp:positionV>
                <wp:extent cx="887095" cy="0"/>
                <wp:effectExtent l="0" t="133350" r="0" b="171450"/>
                <wp:wrapNone/>
                <wp:docPr id="38" name="Straight Arrow Connector 38"/>
                <wp:cNvGraphicFramePr/>
                <a:graphic xmlns:a="http://schemas.openxmlformats.org/drawingml/2006/main">
                  <a:graphicData uri="http://schemas.microsoft.com/office/word/2010/wordprocessingShape">
                    <wps:wsp>
                      <wps:cNvCnPr/>
                      <wps:spPr>
                        <a:xfrm flipH="1" flipV="1">
                          <a:off x="0" y="0"/>
                          <a:ext cx="887095" cy="0"/>
                        </a:xfrm>
                        <a:prstGeom prst="straightConnector1">
                          <a:avLst/>
                        </a:prstGeom>
                        <a:ln>
                          <a:solidFill>
                            <a:srgbClr val="FF0000"/>
                          </a:solidFill>
                          <a:tailEnd type="arrow"/>
                        </a:ln>
                      </wps:spPr>
                      <wps:style>
                        <a:lnRef idx="3">
                          <a:schemeClr val="accent2"/>
                        </a:lnRef>
                        <a:fillRef idx="0">
                          <a:schemeClr val="accent2"/>
                        </a:fillRef>
                        <a:effectRef idx="2">
                          <a:schemeClr val="accent2"/>
                        </a:effectRef>
                        <a:fontRef idx="minor">
                          <a:schemeClr val="tx1"/>
                        </a:fontRef>
                      </wps:style>
                      <wps:bodyPr/>
                    </wps:wsp>
                  </a:graphicData>
                </a:graphic>
                <wp14:sizeRelV relativeFrom="margin">
                  <wp14:pctHeight>0</wp14:pctHeight>
                </wp14:sizeRelV>
              </wp:anchor>
            </w:drawing>
          </mc:Choice>
          <mc:Fallback>
            <w:pict>
              <v:shape id="Straight Arrow Connector 38" o:spid="_x0000_s1026" type="#_x0000_t32" style="position:absolute;margin-left:279.7pt;margin-top:72.95pt;width:69.85pt;height:0;flip:x y;z-index:251952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" strokecolor="red" strokeweight="3pt">
                <v:stroke endarrow="open"/>
                <v:shadow on="t" color="black" opacity="22937f" origin=",.5" offset="0,.63889mm"/>
              </v:shape>
            </w:pict>
          </mc:Fallback>
        </mc:AlternateContent>
      </w:r>
      <w:r w:rsidR="008E4562">
        <w:t>Ensure that the settings under the “General” tab match the example below:</w:t>
      </w:r>
      <w:r w:rsidR="008E4562">
        <w:br/>
      </w:r>
      <w:r w:rsidR="008E4562">
        <w:br/>
      </w:r>
      <w:r w:rsidR="00D92714">
        <w:rPr>
          <w:noProof/>
        </w:rPr>
        <w:drawing>
          <wp:inline distT="0" distB="0" distL="0" distR="0" wp14:anchorId="4FCD07BE" wp14:editId="07AEEA28">
            <wp:extent cx="2581275" cy="1714500"/>
            <wp:effectExtent l="0" t="0" r="9525" b="0"/>
            <wp:docPr id="540" name="Picture 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2581275" cy="1714500"/>
                    </a:xfrm>
                    <a:prstGeom prst="rect">
                      <a:avLst/>
                    </a:prstGeom>
                  </pic:spPr>
                </pic:pic>
              </a:graphicData>
            </a:graphic>
          </wp:inline>
        </w:drawing>
      </w:r>
      <w:r w:rsidR="008E4562">
        <w:br/>
      </w:r>
    </w:p>
    <w:p w:rsidR="008E4562" w:rsidRDefault="008E4562" w:rsidP="008E4562">
      <w:pPr>
        <w:pStyle w:val="ListParagraph"/>
        <w:numPr>
          <w:ilvl w:val="1"/>
          <w:numId w:val="44"/>
        </w:numPr>
      </w:pPr>
      <w:r>
        <w:t>Click “OK” to close this window.</w:t>
      </w:r>
      <w:r>
        <w:br/>
      </w:r>
    </w:p>
    <w:p w:rsidR="008E4562" w:rsidRDefault="008F0B9B" w:rsidP="008E4562">
      <w:pPr>
        <w:pStyle w:val="ListParagraph"/>
        <w:numPr>
          <w:ilvl w:val="1"/>
          <w:numId w:val="44"/>
        </w:numPr>
      </w:pPr>
      <w:r>
        <w:t>Click “OK” again. If changes were made, read and accept the warning.</w:t>
      </w:r>
      <w:r w:rsidR="008E4562">
        <w:br/>
      </w:r>
    </w:p>
    <w:p w:rsidR="008E4562" w:rsidRDefault="00D92714" w:rsidP="008E4562">
      <w:pPr>
        <w:pStyle w:val="ListParagraph"/>
        <w:numPr>
          <w:ilvl w:val="1"/>
          <w:numId w:val="44"/>
        </w:numPr>
      </w:pPr>
      <w:r>
        <w:rPr>
          <w:noProof/>
        </w:rPr>
        <mc:AlternateContent>
          <mc:Choice Requires="wps">
            <w:drawing>
              <wp:anchor distT="0" distB="0" distL="114300" distR="114300" simplePos="0" relativeHeight="251802624" behindDoc="0" locked="0" layoutInCell="1" allowOverlap="1" wp14:anchorId="5C59A3BF" wp14:editId="75EBBE76">
                <wp:simplePos x="0" y="0"/>
                <wp:positionH relativeFrom="column">
                  <wp:posOffset>2600325</wp:posOffset>
                </wp:positionH>
                <wp:positionV relativeFrom="paragraph">
                  <wp:posOffset>1259205</wp:posOffset>
                </wp:positionV>
                <wp:extent cx="304800" cy="104775"/>
                <wp:effectExtent l="0" t="0" r="0" b="9525"/>
                <wp:wrapNone/>
                <wp:docPr id="541" name="Rectangle 541"/>
                <wp:cNvGraphicFramePr/>
                <a:graphic xmlns:a="http://schemas.openxmlformats.org/drawingml/2006/main">
                  <a:graphicData uri="http://schemas.microsoft.com/office/word/2010/wordprocessingShape">
                    <wps:wsp>
                      <wps:cNvSpPr/>
                      <wps:spPr>
                        <a:xfrm>
                          <a:off x="0" y="0"/>
                          <a:ext cx="304800" cy="10477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41" o:spid="_x0000_s1026" style="position:absolute;margin-left:204.75pt;margin-top:99.15pt;width:24pt;height:8.25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" fillcolor="white [3212]" stroked="f" strokeweight="2pt"/>
            </w:pict>
          </mc:Fallback>
        </mc:AlternateContent>
      </w:r>
      <w:r w:rsidR="008E4562">
        <w:rPr>
          <w:noProof/>
        </w:rPr>
        <mc:AlternateContent>
          <mc:Choice Requires="wps">
            <w:drawing>
              <wp:anchor distT="0" distB="0" distL="114300" distR="114300" simplePos="0" relativeHeight="251764736" behindDoc="0" locked="0" layoutInCell="1" allowOverlap="1" wp14:anchorId="6FF69A2B" wp14:editId="628553A3">
                <wp:simplePos x="0" y="0"/>
                <wp:positionH relativeFrom="column">
                  <wp:posOffset>4440555</wp:posOffset>
                </wp:positionH>
                <wp:positionV relativeFrom="paragraph">
                  <wp:posOffset>975995</wp:posOffset>
                </wp:positionV>
                <wp:extent cx="887095" cy="0"/>
                <wp:effectExtent l="0" t="133350" r="0" b="171450"/>
                <wp:wrapNone/>
                <wp:docPr id="484" name="Straight Arrow Connector 484"/>
                <wp:cNvGraphicFramePr/>
                <a:graphic xmlns:a="http://schemas.openxmlformats.org/drawingml/2006/main">
                  <a:graphicData uri="http://schemas.microsoft.com/office/word/2010/wordprocessingShape">
                    <wps:wsp>
                      <wps:cNvCnPr/>
                      <wps:spPr>
                        <a:xfrm flipH="1" flipV="1">
                          <a:off x="0" y="0"/>
                          <a:ext cx="887095" cy="0"/>
                        </a:xfrm>
                        <a:prstGeom prst="straightConnector1">
                          <a:avLst/>
                        </a:prstGeom>
                        <a:ln>
                          <a:solidFill>
                            <a:srgbClr val="FF0000"/>
                          </a:solidFill>
                          <a:tailEnd type="arrow"/>
                        </a:ln>
                      </wps:spPr>
                      <wps:style>
                        <a:lnRef idx="3">
                          <a:schemeClr val="accent2"/>
                        </a:lnRef>
                        <a:fillRef idx="0">
                          <a:schemeClr val="accent2"/>
                        </a:fillRef>
                        <a:effectRef idx="2">
                          <a:schemeClr val="accent2"/>
                        </a:effectRef>
                        <a:fontRef idx="minor">
                          <a:schemeClr val="tx1"/>
                        </a:fontRef>
                      </wps:style>
                      <wps:bodyPr/>
                    </wps:wsp>
                  </a:graphicData>
                </a:graphic>
                <wp14:sizeRelV relativeFrom="margin">
                  <wp14:pctHeight>0</wp14:pctHeight>
                </wp14:sizeRelV>
              </wp:anchor>
            </w:drawing>
          </mc:Choice>
          <mc:Fallback>
            <w:pict>
              <v:shape id="Straight Arrow Connector 484" o:spid="_x0000_s1026" type="#_x0000_t32" style="position:absolute;margin-left:349.65pt;margin-top:76.85pt;width:69.85pt;height:0;flip:x y;z-index:2517647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" strokecolor="red" strokeweight="3pt">
                <v:stroke endarrow="open"/>
                <v:shadow on="t" color="black" opacity="22937f" origin=",.5" offset="0,.63889mm"/>
              </v:shape>
            </w:pict>
          </mc:Fallback>
        </mc:AlternateContent>
      </w:r>
      <w:r w:rsidR="008E4562">
        <w:t>Under “Placement Properties”, click the “Properties” button.</w:t>
      </w:r>
      <w:r w:rsidR="008E4562">
        <w:br/>
      </w:r>
      <w:r w:rsidR="008E4562">
        <w:br/>
      </w:r>
      <w:r w:rsidR="008E4562">
        <w:rPr>
          <w:noProof/>
        </w:rPr>
        <w:drawing>
          <wp:inline distT="0" distB="0" distL="0" distR="0" wp14:anchorId="2FE68356" wp14:editId="39493C08">
            <wp:extent cx="3619500" cy="1257300"/>
            <wp:effectExtent l="0" t="0" r="0" b="0"/>
            <wp:docPr id="518" name="Picture 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7"/>
                    <a:srcRect l="4167" t="52931" r="7868" b="22893"/>
                    <a:stretch/>
                  </pic:blipFill>
                  <pic:spPr bwMode="auto">
                    <a:xfrm>
                      <a:off x="0" y="0"/>
                      <a:ext cx="3619500" cy="1257300"/>
                    </a:xfrm>
                    <a:prstGeom prst="rect">
                      <a:avLst/>
                    </a:prstGeom>
                    <a:ln>
                      <a:noFill/>
                    </a:ln>
                    <a:extLst>
                      <a:ext uri="{53640926-AAD7-44D8-BBD7-CCE9431645EC}">
                        <a14:shadowObscured xmlns:a14="http://schemas.microsoft.com/office/drawing/2010/main"/>
                      </a:ext>
                    </a:extLst>
                  </pic:spPr>
                </pic:pic>
              </a:graphicData>
            </a:graphic>
          </wp:inline>
        </w:drawing>
      </w:r>
      <w:r w:rsidR="008E4562">
        <w:br/>
      </w:r>
    </w:p>
    <w:p w:rsidR="008E4562" w:rsidRDefault="008E4562" w:rsidP="008E4562">
      <w:pPr>
        <w:pStyle w:val="ListParagraph"/>
        <w:numPr>
          <w:ilvl w:val="1"/>
          <w:numId w:val="44"/>
        </w:numPr>
      </w:pPr>
      <w:r>
        <w:rPr>
          <w:noProof/>
        </w:rPr>
        <w:drawing>
          <wp:anchor distT="0" distB="0" distL="114300" distR="114300" simplePos="0" relativeHeight="251765760" behindDoc="1" locked="0" layoutInCell="1" allowOverlap="1" wp14:anchorId="4990C4D0" wp14:editId="51DB4B75">
            <wp:simplePos x="0" y="0"/>
            <wp:positionH relativeFrom="column">
              <wp:posOffset>5419725</wp:posOffset>
            </wp:positionH>
            <wp:positionV relativeFrom="paragraph">
              <wp:posOffset>-219075</wp:posOffset>
            </wp:positionV>
            <wp:extent cx="914400" cy="809625"/>
            <wp:effectExtent l="0" t="0" r="0" b="9525"/>
            <wp:wrapTight wrapText="bothSides">
              <wp:wrapPolygon edited="0">
                <wp:start x="0" y="0"/>
                <wp:lineTo x="0" y="21346"/>
                <wp:lineTo x="21150" y="21346"/>
                <wp:lineTo x="21150" y="0"/>
                <wp:lineTo x="0" y="0"/>
              </wp:wrapPolygon>
            </wp:wrapTight>
            <wp:docPr id="519" name="Picture 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extLst>
                        <a:ext uri="{28A0092B-C50C-407E-A947-70E740481C1C}">
                          <a14:useLocalDpi xmlns:a14="http://schemas.microsoft.com/office/drawing/2010/main" val="0"/>
                        </a:ext>
                      </a:extLst>
                    </a:blip>
                    <a:stretch>
                      <a:fillRect/>
                    </a:stretch>
                  </pic:blipFill>
                  <pic:spPr>
                    <a:xfrm>
                      <a:off x="0" y="0"/>
                      <a:ext cx="914400" cy="809625"/>
                    </a:xfrm>
                    <a:prstGeom prst="rect">
                      <a:avLst/>
                    </a:prstGeom>
                  </pic:spPr>
                </pic:pic>
              </a:graphicData>
            </a:graphic>
            <wp14:sizeRelH relativeFrom="page">
              <wp14:pctWidth>0</wp14:pctWidth>
            </wp14:sizeRelH>
            <wp14:sizeRelV relativeFrom="page">
              <wp14:pctHeight>0</wp14:pctHeight>
            </wp14:sizeRelV>
          </wp:anchor>
        </w:drawing>
      </w:r>
      <w:r>
        <w:t>In the Label Position tab, click the “Position” button and ensure the Position is set to Offset (“Best Position”).</w:t>
      </w:r>
      <w:r>
        <w:br/>
      </w:r>
    </w:p>
    <w:p w:rsidR="008E4562" w:rsidRDefault="008E4562" w:rsidP="008E4562">
      <w:pPr>
        <w:pStyle w:val="ListParagraph"/>
        <w:numPr>
          <w:ilvl w:val="1"/>
          <w:numId w:val="44"/>
        </w:numPr>
      </w:pPr>
      <w:r>
        <w:t xml:space="preserve">In the Label Position tab, click the “Label Offset” button and ensure that the preferred offset is </w:t>
      </w:r>
      <w:r w:rsidR="00D92714">
        <w:rPr>
          <w:b/>
        </w:rPr>
        <w:t>2</w:t>
      </w:r>
      <w:r>
        <w:rPr>
          <w:b/>
        </w:rPr>
        <w:t>2</w:t>
      </w:r>
      <w:r>
        <w:t>. Ensure that the “Measure offset from feature geometry” checkbox is unchecked.</w:t>
      </w:r>
      <w:r>
        <w:br/>
      </w:r>
      <w:r>
        <w:br/>
      </w:r>
      <w:r>
        <w:br/>
      </w:r>
    </w:p>
    <w:p w:rsidR="008E4562" w:rsidRDefault="008E4562" w:rsidP="008E4562">
      <w:pPr>
        <w:pStyle w:val="ListParagraph"/>
        <w:numPr>
          <w:ilvl w:val="1"/>
          <w:numId w:val="44"/>
        </w:numPr>
      </w:pPr>
      <w:r>
        <w:t>In the “Fitting Strategy” tab, ensure that the “Stack Label” checkbox is checked.</w:t>
      </w:r>
      <w:r>
        <w:br/>
      </w:r>
      <w:r>
        <w:br/>
      </w:r>
      <w:r>
        <w:rPr>
          <w:noProof/>
        </w:rPr>
        <w:lastRenderedPageBreak/>
        <w:drawing>
          <wp:inline distT="0" distB="0" distL="0" distR="0" wp14:anchorId="64EAB6EC" wp14:editId="1B785966">
            <wp:extent cx="3705225" cy="1190625"/>
            <wp:effectExtent l="0" t="0" r="9525" b="9525"/>
            <wp:docPr id="521" name="Picture 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3705225" cy="1190625"/>
                    </a:xfrm>
                    <a:prstGeom prst="rect">
                      <a:avLst/>
                    </a:prstGeom>
                  </pic:spPr>
                </pic:pic>
              </a:graphicData>
            </a:graphic>
          </wp:inline>
        </w:drawing>
      </w:r>
      <w:r>
        <w:br/>
      </w:r>
      <w:r>
        <w:br/>
      </w:r>
    </w:p>
    <w:p w:rsidR="008E4562" w:rsidRDefault="008E4562" w:rsidP="008E4562">
      <w:pPr>
        <w:pStyle w:val="ListParagraph"/>
        <w:numPr>
          <w:ilvl w:val="1"/>
          <w:numId w:val="44"/>
        </w:numPr>
      </w:pPr>
      <w:r>
        <w:t>Click “OK” to close this window and return to the Feature Class Properties window.</w:t>
      </w:r>
      <w:r>
        <w:br/>
      </w:r>
    </w:p>
    <w:p w:rsidR="008E4562" w:rsidRDefault="008E4562" w:rsidP="008E4562">
      <w:pPr>
        <w:pStyle w:val="ListParagraph"/>
        <w:numPr>
          <w:ilvl w:val="1"/>
          <w:numId w:val="44"/>
        </w:numPr>
      </w:pPr>
      <w:r>
        <w:t>Click “Expression” next to the Label Field dropdown.</w:t>
      </w:r>
      <w:r w:rsidRPr="002202B8">
        <w:rPr>
          <w:noProof/>
        </w:rPr>
        <w:t xml:space="preserve"> </w:t>
      </w:r>
      <w:r>
        <w:br/>
      </w:r>
    </w:p>
    <w:p w:rsidR="008E4562" w:rsidRDefault="008E4562" w:rsidP="008E4562">
      <w:pPr>
        <w:pStyle w:val="ListParagraph"/>
        <w:ind w:left="1620"/>
      </w:pPr>
      <w:r>
        <w:rPr>
          <w:noProof/>
        </w:rPr>
        <mc:AlternateContent>
          <mc:Choice Requires="wps">
            <w:drawing>
              <wp:anchor distT="0" distB="0" distL="114300" distR="114300" simplePos="0" relativeHeight="251780096" behindDoc="0" locked="0" layoutInCell="1" allowOverlap="1" wp14:anchorId="730A537A" wp14:editId="6E315CB7">
                <wp:simplePos x="0" y="0"/>
                <wp:positionH relativeFrom="column">
                  <wp:posOffset>1695450</wp:posOffset>
                </wp:positionH>
                <wp:positionV relativeFrom="paragraph">
                  <wp:posOffset>68580</wp:posOffset>
                </wp:positionV>
                <wp:extent cx="962025" cy="133350"/>
                <wp:effectExtent l="0" t="0" r="9525" b="0"/>
                <wp:wrapNone/>
                <wp:docPr id="485" name="Rectangle 485"/>
                <wp:cNvGraphicFramePr/>
                <a:graphic xmlns:a="http://schemas.openxmlformats.org/drawingml/2006/main">
                  <a:graphicData uri="http://schemas.microsoft.com/office/word/2010/wordprocessingShape">
                    <wps:wsp>
                      <wps:cNvSpPr/>
                      <wps:spPr>
                        <a:xfrm>
                          <a:off x="0" y="0"/>
                          <a:ext cx="962025" cy="1333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485" o:spid="_x0000_s1026" style="position:absolute;margin-left:133.5pt;margin-top:5.4pt;width:75.75pt;height:10.5pt;z-index:2517800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" fillcolor="white [3212]" stroked="f" strokeweight="2pt"/>
            </w:pict>
          </mc:Fallback>
        </mc:AlternateContent>
      </w:r>
      <w:r>
        <w:rPr>
          <w:noProof/>
        </w:rPr>
        <mc:AlternateContent>
          <mc:Choice Requires="wps">
            <w:drawing>
              <wp:anchor distT="0" distB="0" distL="114300" distR="114300" simplePos="0" relativeHeight="251766784" behindDoc="0" locked="0" layoutInCell="1" allowOverlap="1" wp14:anchorId="76BEB9CF" wp14:editId="0DEB389B">
                <wp:simplePos x="0" y="0"/>
                <wp:positionH relativeFrom="column">
                  <wp:posOffset>4994275</wp:posOffset>
                </wp:positionH>
                <wp:positionV relativeFrom="paragraph">
                  <wp:posOffset>126365</wp:posOffset>
                </wp:positionV>
                <wp:extent cx="887095" cy="0"/>
                <wp:effectExtent l="0" t="133350" r="0" b="171450"/>
                <wp:wrapNone/>
                <wp:docPr id="486" name="Straight Arrow Connector 486"/>
                <wp:cNvGraphicFramePr/>
                <a:graphic xmlns:a="http://schemas.openxmlformats.org/drawingml/2006/main">
                  <a:graphicData uri="http://schemas.microsoft.com/office/word/2010/wordprocessingShape">
                    <wps:wsp>
                      <wps:cNvCnPr/>
                      <wps:spPr>
                        <a:xfrm flipH="1" flipV="1">
                          <a:off x="0" y="0"/>
                          <a:ext cx="887095" cy="0"/>
                        </a:xfrm>
                        <a:prstGeom prst="straightConnector1">
                          <a:avLst/>
                        </a:prstGeom>
                        <a:ln>
                          <a:solidFill>
                            <a:srgbClr val="FF0000"/>
                          </a:solidFill>
                          <a:tailEnd type="arrow"/>
                        </a:ln>
                      </wps:spPr>
                      <wps:style>
                        <a:lnRef idx="3">
                          <a:schemeClr val="accent2"/>
                        </a:lnRef>
                        <a:fillRef idx="0">
                          <a:schemeClr val="accent2"/>
                        </a:fillRef>
                        <a:effectRef idx="2">
                          <a:schemeClr val="accent2"/>
                        </a:effectRef>
                        <a:fontRef idx="minor">
                          <a:schemeClr val="tx1"/>
                        </a:fontRef>
                      </wps:style>
                      <wps:bodyPr/>
                    </wps:wsp>
                  </a:graphicData>
                </a:graphic>
                <wp14:sizeRelV relativeFrom="margin">
                  <wp14:pctHeight>0</wp14:pctHeight>
                </wp14:sizeRelV>
              </wp:anchor>
            </w:drawing>
          </mc:Choice>
          <mc:Fallback>
            <w:pict>
              <v:shape id="Straight Arrow Connector 486" o:spid="_x0000_s1026" type="#_x0000_t32" style="position:absolute;margin-left:393.25pt;margin-top:9.95pt;width:69.85pt;height:0;flip:x y;z-index:2517667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" strokecolor="red" strokeweight="3pt">
                <v:stroke endarrow="open"/>
                <v:shadow on="t" color="black" opacity="22937f" origin=",.5" offset="0,.63889mm"/>
              </v:shape>
            </w:pict>
          </mc:Fallback>
        </mc:AlternateContent>
      </w:r>
      <w:r>
        <w:rPr>
          <w:noProof/>
        </w:rPr>
        <w:drawing>
          <wp:inline distT="0" distB="0" distL="0" distR="0" wp14:anchorId="13E75646" wp14:editId="2CE5653E">
            <wp:extent cx="4114800" cy="276225"/>
            <wp:effectExtent l="0" t="0" r="0" b="9525"/>
            <wp:docPr id="522" name="Picture 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srcRect l="3839" t="29810" r="8888" b="65164"/>
                    <a:stretch/>
                  </pic:blipFill>
                  <pic:spPr bwMode="auto">
                    <a:xfrm>
                      <a:off x="0" y="0"/>
                      <a:ext cx="4114800" cy="276225"/>
                    </a:xfrm>
                    <a:prstGeom prst="rect">
                      <a:avLst/>
                    </a:prstGeom>
                    <a:ln>
                      <a:noFill/>
                    </a:ln>
                    <a:extLst>
                      <a:ext uri="{53640926-AAD7-44D8-BBD7-CCE9431645EC}">
                        <a14:shadowObscured xmlns:a14="http://schemas.microsoft.com/office/drawing/2010/main"/>
                      </a:ext>
                    </a:extLst>
                  </pic:spPr>
                </pic:pic>
              </a:graphicData>
            </a:graphic>
          </wp:inline>
        </w:drawing>
      </w:r>
      <w:r>
        <w:br/>
      </w:r>
    </w:p>
    <w:p w:rsidR="008E4562" w:rsidRDefault="00D92714" w:rsidP="00D92714">
      <w:pPr>
        <w:pStyle w:val="ListParagraph"/>
        <w:numPr>
          <w:ilvl w:val="1"/>
          <w:numId w:val="44"/>
        </w:numPr>
      </w:pPr>
      <w:r>
        <w:rPr>
          <w:noProof/>
        </w:rPr>
        <mc:AlternateContent>
          <mc:Choice Requires="wps">
            <w:drawing>
              <wp:anchor distT="0" distB="0" distL="114300" distR="114300" simplePos="0" relativeHeight="251768832" behindDoc="0" locked="0" layoutInCell="1" allowOverlap="1" wp14:anchorId="7769BCA2" wp14:editId="2E768D23">
                <wp:simplePos x="0" y="0"/>
                <wp:positionH relativeFrom="column">
                  <wp:posOffset>4735830</wp:posOffset>
                </wp:positionH>
                <wp:positionV relativeFrom="paragraph">
                  <wp:posOffset>882650</wp:posOffset>
                </wp:positionV>
                <wp:extent cx="887095" cy="0"/>
                <wp:effectExtent l="0" t="133350" r="0" b="171450"/>
                <wp:wrapNone/>
                <wp:docPr id="487" name="Straight Arrow Connector 487"/>
                <wp:cNvGraphicFramePr/>
                <a:graphic xmlns:a="http://schemas.openxmlformats.org/drawingml/2006/main">
                  <a:graphicData uri="http://schemas.microsoft.com/office/word/2010/wordprocessingShape">
                    <wps:wsp>
                      <wps:cNvCnPr/>
                      <wps:spPr>
                        <a:xfrm flipH="1" flipV="1">
                          <a:off x="0" y="0"/>
                          <a:ext cx="887095" cy="0"/>
                        </a:xfrm>
                        <a:prstGeom prst="straightConnector1">
                          <a:avLst/>
                        </a:prstGeom>
                        <a:ln>
                          <a:solidFill>
                            <a:srgbClr val="FF0000"/>
                          </a:solidFill>
                          <a:tailEnd type="arrow"/>
                        </a:ln>
                      </wps:spPr>
                      <wps:style>
                        <a:lnRef idx="3">
                          <a:schemeClr val="accent2"/>
                        </a:lnRef>
                        <a:fillRef idx="0">
                          <a:schemeClr val="accent2"/>
                        </a:fillRef>
                        <a:effectRef idx="2">
                          <a:schemeClr val="accent2"/>
                        </a:effectRef>
                        <a:fontRef idx="minor">
                          <a:schemeClr val="tx1"/>
                        </a:fontRef>
                      </wps:style>
                      <wps:bodyPr/>
                    </wps:wsp>
                  </a:graphicData>
                </a:graphic>
                <wp14:sizeRelV relativeFrom="margin">
                  <wp14:pctHeight>0</wp14:pctHeight>
                </wp14:sizeRelV>
              </wp:anchor>
            </w:drawing>
          </mc:Choice>
          <mc:Fallback>
            <w:pict>
              <v:shape id="Straight Arrow Connector 487" o:spid="_x0000_s1026" type="#_x0000_t32" style="position:absolute;margin-left:372.9pt;margin-top:69.5pt;width:69.85pt;height:0;flip:x y;z-index:2517688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" strokecolor="red" strokeweight="3pt">
                <v:stroke endarrow="open"/>
                <v:shadow on="t" color="black" opacity="22937f" origin=",.5" offset="0,.63889mm"/>
              </v:shape>
            </w:pict>
          </mc:Fallback>
        </mc:AlternateContent>
      </w:r>
      <w:r>
        <w:rPr>
          <w:noProof/>
        </w:rPr>
        <mc:AlternateContent>
          <mc:Choice Requires="wps">
            <w:drawing>
              <wp:anchor distT="0" distB="0" distL="114300" distR="114300" simplePos="0" relativeHeight="251770880" behindDoc="0" locked="0" layoutInCell="1" allowOverlap="1" wp14:anchorId="15113BFA" wp14:editId="5136AB81">
                <wp:simplePos x="0" y="0"/>
                <wp:positionH relativeFrom="column">
                  <wp:posOffset>4315460</wp:posOffset>
                </wp:positionH>
                <wp:positionV relativeFrom="paragraph">
                  <wp:posOffset>3764915</wp:posOffset>
                </wp:positionV>
                <wp:extent cx="887095" cy="0"/>
                <wp:effectExtent l="0" t="133350" r="0" b="171450"/>
                <wp:wrapNone/>
                <wp:docPr id="490" name="Straight Arrow Connector 490"/>
                <wp:cNvGraphicFramePr/>
                <a:graphic xmlns:a="http://schemas.openxmlformats.org/drawingml/2006/main">
                  <a:graphicData uri="http://schemas.microsoft.com/office/word/2010/wordprocessingShape">
                    <wps:wsp>
                      <wps:cNvCnPr/>
                      <wps:spPr>
                        <a:xfrm flipH="1" flipV="1">
                          <a:off x="0" y="0"/>
                          <a:ext cx="887095" cy="0"/>
                        </a:xfrm>
                        <a:prstGeom prst="straightConnector1">
                          <a:avLst/>
                        </a:prstGeom>
                        <a:ln>
                          <a:solidFill>
                            <a:srgbClr val="FF0000"/>
                          </a:solidFill>
                          <a:tailEnd type="arrow"/>
                        </a:ln>
                      </wps:spPr>
                      <wps:style>
                        <a:lnRef idx="3">
                          <a:schemeClr val="accent2"/>
                        </a:lnRef>
                        <a:fillRef idx="0">
                          <a:schemeClr val="accent2"/>
                        </a:fillRef>
                        <a:effectRef idx="2">
                          <a:schemeClr val="accent2"/>
                        </a:effectRef>
                        <a:fontRef idx="minor">
                          <a:schemeClr val="tx1"/>
                        </a:fontRef>
                      </wps:style>
                      <wps:bodyPr/>
                    </wps:wsp>
                  </a:graphicData>
                </a:graphic>
                <wp14:sizeRelV relativeFrom="margin">
                  <wp14:pctHeight>0</wp14:pctHeight>
                </wp14:sizeRelV>
              </wp:anchor>
            </w:drawing>
          </mc:Choice>
          <mc:Fallback>
            <w:pict>
              <v:shape id="Straight Arrow Connector 490" o:spid="_x0000_s1026" type="#_x0000_t32" style="position:absolute;margin-left:339.8pt;margin-top:296.45pt;width:69.85pt;height:0;flip:x y;z-index:2517708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" strokecolor="red" strokeweight="3pt">
                <v:stroke endarrow="open"/>
                <v:shadow on="t" color="black" opacity="22937f" origin=",.5" offset="0,.63889mm"/>
              </v:shape>
            </w:pict>
          </mc:Fallback>
        </mc:AlternateContent>
      </w:r>
      <w:r w:rsidRPr="00D92714">
        <w:rPr>
          <w:i/>
          <w:noProof/>
        </w:rPr>
        <mc:AlternateContent>
          <mc:Choice Requires="wps">
            <w:drawing>
              <wp:anchor distT="0" distB="0" distL="114300" distR="114300" simplePos="0" relativeHeight="251809792" behindDoc="0" locked="0" layoutInCell="1" allowOverlap="1" wp14:anchorId="395E4ADB" wp14:editId="716A88F9">
                <wp:simplePos x="0" y="0"/>
                <wp:positionH relativeFrom="column">
                  <wp:posOffset>1257300</wp:posOffset>
                </wp:positionH>
                <wp:positionV relativeFrom="paragraph">
                  <wp:posOffset>2695575</wp:posOffset>
                </wp:positionV>
                <wp:extent cx="1199515" cy="599440"/>
                <wp:effectExtent l="0" t="0" r="19685" b="29210"/>
                <wp:wrapNone/>
                <wp:docPr id="549" name="Straight Connector 549"/>
                <wp:cNvGraphicFramePr/>
                <a:graphic xmlns:a="http://schemas.openxmlformats.org/drawingml/2006/main">
                  <a:graphicData uri="http://schemas.microsoft.com/office/word/2010/wordprocessingShape">
                    <wps:wsp>
                      <wps:cNvCnPr/>
                      <wps:spPr>
                        <a:xfrm flipH="1" flipV="1">
                          <a:off x="0" y="0"/>
                          <a:ext cx="1199515" cy="5994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549" o:spid="_x0000_s1026" style="position:absolute;flip:x y;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9pt,212.25pt" to="193.45pt,25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" strokecolor="#4579b8 [3044]"/>
            </w:pict>
          </mc:Fallback>
        </mc:AlternateContent>
      </w:r>
      <w:r w:rsidRPr="00D92714">
        <w:rPr>
          <w:i/>
          <w:noProof/>
        </w:rPr>
        <mc:AlternateContent>
          <mc:Choice Requires="wps">
            <w:drawing>
              <wp:anchor distT="0" distB="0" distL="114300" distR="114300" simplePos="0" relativeHeight="251808768" behindDoc="0" locked="0" layoutInCell="1" allowOverlap="1" wp14:anchorId="1F15BB5C" wp14:editId="1FC1787D">
                <wp:simplePos x="0" y="0"/>
                <wp:positionH relativeFrom="column">
                  <wp:posOffset>1257301</wp:posOffset>
                </wp:positionH>
                <wp:positionV relativeFrom="paragraph">
                  <wp:posOffset>1190625</wp:posOffset>
                </wp:positionV>
                <wp:extent cx="1200149" cy="476250"/>
                <wp:effectExtent l="0" t="0" r="19685" b="19050"/>
                <wp:wrapNone/>
                <wp:docPr id="548" name="Straight Connector 548"/>
                <wp:cNvGraphicFramePr/>
                <a:graphic xmlns:a="http://schemas.openxmlformats.org/drawingml/2006/main">
                  <a:graphicData uri="http://schemas.microsoft.com/office/word/2010/wordprocessingShape">
                    <wps:wsp>
                      <wps:cNvCnPr/>
                      <wps:spPr>
                        <a:xfrm flipH="1">
                          <a:off x="0" y="0"/>
                          <a:ext cx="1200149" cy="4762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548" o:spid="_x0000_s1026" style="position:absolute;flip:x;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9pt,93.75pt" to="193.5pt,13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" strokecolor="#4579b8 [3044]"/>
            </w:pict>
          </mc:Fallback>
        </mc:AlternateContent>
      </w:r>
      <w:r w:rsidRPr="00D92714">
        <w:rPr>
          <w:i/>
          <w:noProof/>
        </w:rPr>
        <mc:AlternateContent>
          <mc:Choice Requires="wps">
            <w:drawing>
              <wp:anchor distT="0" distB="0" distL="114300" distR="114300" simplePos="0" relativeHeight="251810816" behindDoc="0" locked="0" layoutInCell="1" allowOverlap="1" wp14:anchorId="5C381280" wp14:editId="6E2A9017">
                <wp:simplePos x="0" y="0"/>
                <wp:positionH relativeFrom="column">
                  <wp:posOffset>1257300</wp:posOffset>
                </wp:positionH>
                <wp:positionV relativeFrom="paragraph">
                  <wp:posOffset>1668780</wp:posOffset>
                </wp:positionV>
                <wp:extent cx="0" cy="1028700"/>
                <wp:effectExtent l="0" t="0" r="19050" b="19050"/>
                <wp:wrapNone/>
                <wp:docPr id="550" name="Straight Connector 550"/>
                <wp:cNvGraphicFramePr/>
                <a:graphic xmlns:a="http://schemas.openxmlformats.org/drawingml/2006/main">
                  <a:graphicData uri="http://schemas.microsoft.com/office/word/2010/wordprocessingShape">
                    <wps:wsp>
                      <wps:cNvCnPr/>
                      <wps:spPr>
                        <a:xfrm>
                          <a:off x="0" y="0"/>
                          <a:ext cx="0" cy="1028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550" o:spid="_x0000_s1026" style="position:absolute;z-index:251810816;visibility:visible;mso-wrap-style:square;mso-wrap-distance-left:9pt;mso-wrap-distance-top:0;mso-wrap-distance-right:9pt;mso-wrap-distance-bottom:0;mso-position-horizontal:absolute;mso-position-horizontal-relative:text;mso-position-vertical:absolute;mso-position-vertical-relative:text" from="99pt,131.4pt" to="99pt,21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" strokecolor="#4579b8 [3044]"/>
            </w:pict>
          </mc:Fallback>
        </mc:AlternateContent>
      </w:r>
      <w:r w:rsidRPr="00D92714">
        <w:rPr>
          <w:i/>
          <w:noProof/>
        </w:rPr>
        <mc:AlternateContent>
          <mc:Choice Requires="wps">
            <w:drawing>
              <wp:anchor distT="0" distB="0" distL="114300" distR="114300" simplePos="0" relativeHeight="251811840" behindDoc="0" locked="0" layoutInCell="1" allowOverlap="1" wp14:anchorId="71E6A928" wp14:editId="38F44577">
                <wp:simplePos x="0" y="0"/>
                <wp:positionH relativeFrom="column">
                  <wp:posOffset>1304925</wp:posOffset>
                </wp:positionH>
                <wp:positionV relativeFrom="paragraph">
                  <wp:posOffset>1678305</wp:posOffset>
                </wp:positionV>
                <wp:extent cx="962025" cy="133350"/>
                <wp:effectExtent l="0" t="0" r="9525" b="0"/>
                <wp:wrapNone/>
                <wp:docPr id="551" name="Rectangle 551"/>
                <wp:cNvGraphicFramePr/>
                <a:graphic xmlns:a="http://schemas.openxmlformats.org/drawingml/2006/main">
                  <a:graphicData uri="http://schemas.microsoft.com/office/word/2010/wordprocessingShape">
                    <wps:wsp>
                      <wps:cNvSpPr/>
                      <wps:spPr>
                        <a:xfrm>
                          <a:off x="0" y="0"/>
                          <a:ext cx="962025" cy="1333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551" o:spid="_x0000_s1026" style="position:absolute;margin-left:102.75pt;margin-top:132.15pt;width:75.75pt;height:10.5pt;z-index:251811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" fillcolor="white [3212]" stroked="f" strokeweight="2pt"/>
            </w:pict>
          </mc:Fallback>
        </mc:AlternateContent>
      </w:r>
      <w:r>
        <w:rPr>
          <w:noProof/>
        </w:rPr>
        <mc:AlternateContent>
          <mc:Choice Requires="wps">
            <w:drawing>
              <wp:anchor distT="0" distB="0" distL="114300" distR="114300" simplePos="0" relativeHeight="251769856" behindDoc="0" locked="0" layoutInCell="1" allowOverlap="1" wp14:anchorId="0E19A94B" wp14:editId="09806B88">
                <wp:simplePos x="0" y="0"/>
                <wp:positionH relativeFrom="column">
                  <wp:posOffset>2457450</wp:posOffset>
                </wp:positionH>
                <wp:positionV relativeFrom="paragraph">
                  <wp:posOffset>1189990</wp:posOffset>
                </wp:positionV>
                <wp:extent cx="3686175" cy="2105025"/>
                <wp:effectExtent l="0" t="0" r="28575" b="28575"/>
                <wp:wrapNone/>
                <wp:docPr id="4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6175" cy="2105025"/>
                        </a:xfrm>
                        <a:prstGeom prst="rect">
                          <a:avLst/>
                        </a:prstGeom>
                        <a:solidFill>
                          <a:srgbClr val="FFFFFF"/>
                        </a:solidFill>
                        <a:ln w="9525">
                          <a:solidFill>
                            <a:schemeClr val="tx1"/>
                          </a:solidFill>
                          <a:miter lim="800000"/>
                          <a:headEnd/>
                          <a:tailEnd/>
                        </a:ln>
                      </wps:spPr>
                      <wps:txbx>
                        <w:txbxContent>
                          <w:p w:rsidR="002844FC" w:rsidRPr="00D92714" w:rsidRDefault="002844FC" w:rsidP="00D92714">
                            <w:pPr>
                              <w:spacing w:line="200" w:lineRule="atLeast"/>
                              <w:rPr>
                                <w:rFonts w:ascii="Times New Roman" w:hAnsi="Times New Roman"/>
                                <w:color w:val="000000"/>
                              </w:rPr>
                            </w:pPr>
                            <w:r w:rsidRPr="00D92714">
                              <w:rPr>
                                <w:rFonts w:ascii="Courier New" w:hAnsi="Courier New" w:cs="Courier New"/>
                                <w:color w:val="000000"/>
                                <w:sz w:val="16"/>
                                <w:szCs w:val="16"/>
                              </w:rPr>
                              <w:t>﻿Function FindLabel ( [SubtypeCD], [Height] , [Material], [JPNUMBER]  )</w:t>
                            </w:r>
                            <w:r w:rsidRPr="00D92714">
                              <w:rPr>
                                <w:rFonts w:ascii="Courier New" w:hAnsi="Courier New" w:cs="Courier New"/>
                                <w:color w:val="000000"/>
                                <w:sz w:val="16"/>
                                <w:szCs w:val="16"/>
                              </w:rPr>
                              <w:br/>
                              <w:t>MyString = ""</w:t>
                            </w:r>
                            <w:r w:rsidRPr="00D92714">
                              <w:rPr>
                                <w:rFonts w:ascii="Courier New" w:hAnsi="Courier New" w:cs="Courier New"/>
                                <w:color w:val="000000"/>
                                <w:sz w:val="16"/>
                                <w:szCs w:val="16"/>
                              </w:rPr>
                              <w:br/>
                              <w:t>If [SubtypeCD] = "Pole" then</w:t>
                            </w:r>
                            <w:r w:rsidRPr="00D92714">
                              <w:rPr>
                                <w:rFonts w:ascii="Courier New" w:hAnsi="Courier New" w:cs="Courier New"/>
                                <w:color w:val="000000"/>
                                <w:sz w:val="16"/>
                                <w:szCs w:val="16"/>
                              </w:rPr>
                              <w:br/>
                              <w:t>  If ucase([Material]) &lt;&gt; "WOOD" then</w:t>
                            </w:r>
                            <w:r w:rsidRPr="00D92714">
                              <w:rPr>
                                <w:rFonts w:ascii="Courier New" w:hAnsi="Courier New" w:cs="Courier New"/>
                                <w:color w:val="000000"/>
                                <w:sz w:val="16"/>
                                <w:szCs w:val="16"/>
                              </w:rPr>
                              <w:br/>
                              <w:t>    MyString = [Height] + "' " + [Material]  + " "</w:t>
                            </w:r>
                            <w:r w:rsidRPr="00D92714">
                              <w:rPr>
                                <w:rFonts w:ascii="Courier New" w:hAnsi="Courier New" w:cs="Courier New"/>
                                <w:color w:val="000000"/>
                                <w:sz w:val="16"/>
                                <w:szCs w:val="16"/>
                              </w:rPr>
                              <w:br/>
                              <w:t>  Else</w:t>
                            </w:r>
                            <w:r w:rsidRPr="00D92714">
                              <w:rPr>
                                <w:rFonts w:ascii="Courier New" w:hAnsi="Courier New" w:cs="Courier New"/>
                                <w:color w:val="000000"/>
                                <w:sz w:val="16"/>
                                <w:szCs w:val="16"/>
                              </w:rPr>
                              <w:br/>
                              <w:t>    MyString = [Height] + "' "</w:t>
                            </w:r>
                            <w:r w:rsidRPr="00D92714">
                              <w:rPr>
                                <w:rFonts w:ascii="Courier New" w:hAnsi="Courier New" w:cs="Courier New"/>
                                <w:color w:val="000000"/>
                                <w:sz w:val="16"/>
                                <w:szCs w:val="16"/>
                              </w:rPr>
                              <w:br/>
                              <w:t>  End If</w:t>
                            </w:r>
                            <w:r w:rsidRPr="00D92714">
                              <w:rPr>
                                <w:rFonts w:ascii="Courier New" w:hAnsi="Courier New" w:cs="Courier New"/>
                                <w:color w:val="000000"/>
                                <w:sz w:val="16"/>
                                <w:szCs w:val="16"/>
                              </w:rPr>
                              <w:br/>
                              <w:t>elseif [SubtypeCD] = "Push Brace" or [SubtypeCD] = "Guy Stub" or [SubtypeCD] = "Electrolier" or [SubtypeCD] = "Pole Stub" then</w:t>
                            </w:r>
                            <w:r w:rsidRPr="00D92714">
                              <w:rPr>
                                <w:rFonts w:ascii="Courier New" w:hAnsi="Courier New" w:cs="Courier New"/>
                                <w:color w:val="000000"/>
                                <w:sz w:val="16"/>
                                <w:szCs w:val="16"/>
                              </w:rPr>
                              <w:br/>
                              <w:t xml:space="preserve">  MyStringl = [Height] + "' " </w:t>
                            </w:r>
                            <w:r w:rsidRPr="00D92714">
                              <w:rPr>
                                <w:rFonts w:ascii="Courier New" w:hAnsi="Courier New" w:cs="Courier New"/>
                                <w:color w:val="000000"/>
                                <w:sz w:val="16"/>
                                <w:szCs w:val="16"/>
                              </w:rPr>
                              <w:br/>
                              <w:t>End If</w:t>
                            </w:r>
                            <w:r w:rsidRPr="00D92714">
                              <w:rPr>
                                <w:rFonts w:ascii="Courier New" w:hAnsi="Courier New" w:cs="Courier New"/>
                                <w:color w:val="000000"/>
                                <w:sz w:val="16"/>
                                <w:szCs w:val="16"/>
                              </w:rPr>
                              <w:br/>
                              <w:t>FindLabel = MyString</w:t>
                            </w:r>
                            <w:r w:rsidRPr="00D92714">
                              <w:rPr>
                                <w:rFonts w:ascii="Courier New" w:hAnsi="Courier New" w:cs="Courier New"/>
                                <w:color w:val="000000"/>
                                <w:sz w:val="16"/>
                                <w:szCs w:val="16"/>
                              </w:rPr>
                              <w:br/>
                              <w:t>End Function</w:t>
                            </w:r>
                          </w:p>
                          <w:p w:rsidR="002844FC" w:rsidRPr="00DF4D73" w:rsidRDefault="002844FC" w:rsidP="008E4562">
                            <w:pPr>
                              <w:spacing w:line="200" w:lineRule="atLeast"/>
                              <w:rPr>
                                <w:rFonts w:ascii="Times New Roman" w:hAnsi="Times New Roman"/>
                                <w:color w:val="000000"/>
                              </w:rPr>
                            </w:pPr>
                          </w:p>
                          <w:p w:rsidR="002844FC" w:rsidRPr="00BC67AB" w:rsidRDefault="002844FC" w:rsidP="008E4562">
                            <w:pPr>
                              <w:rPr>
                                <w:sz w:val="16"/>
                              </w:rPr>
                            </w:pP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left:0;text-align:left;margin-left:193.5pt;margin-top:93.7pt;width:290.25pt;height:165.75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" strokecolor="black [3213]">
                <v:textbox inset="0,0,0,0">
                  <w:txbxContent>
                    <w:p w:rsidR="002844FC" w:rsidRPr="00D92714" w:rsidRDefault="002844FC" w:rsidP="00D92714">
                      <w:pPr>
                        <w:spacing w:line="200" w:lineRule="atLeast"/>
                        <w:rPr>
                          <w:rFonts w:ascii="Times New Roman" w:hAnsi="Times New Roman"/>
                          <w:color w:val="000000"/>
                        </w:rPr>
                      </w:pPr>
                      <w:r w:rsidRPr="00D92714">
                        <w:rPr>
                          <w:rFonts w:ascii="Courier New" w:hAnsi="Courier New" w:cs="Courier New"/>
                          <w:color w:val="000000"/>
                          <w:sz w:val="16"/>
                          <w:szCs w:val="16"/>
                        </w:rPr>
                        <w:t>﻿Function FindLabel ( [SubtypeCD], [Height] , [Material], [JPNUMBER]  )</w:t>
                      </w:r>
                      <w:r w:rsidRPr="00D92714">
                        <w:rPr>
                          <w:rFonts w:ascii="Courier New" w:hAnsi="Courier New" w:cs="Courier New"/>
                          <w:color w:val="000000"/>
                          <w:sz w:val="16"/>
                          <w:szCs w:val="16"/>
                        </w:rPr>
                        <w:br/>
                        <w:t>MyString = ""</w:t>
                      </w:r>
                      <w:r w:rsidRPr="00D92714">
                        <w:rPr>
                          <w:rFonts w:ascii="Courier New" w:hAnsi="Courier New" w:cs="Courier New"/>
                          <w:color w:val="000000"/>
                          <w:sz w:val="16"/>
                          <w:szCs w:val="16"/>
                        </w:rPr>
                        <w:br/>
                        <w:t>If [SubtypeCD] = "Pole" then</w:t>
                      </w:r>
                      <w:r w:rsidRPr="00D92714">
                        <w:rPr>
                          <w:rFonts w:ascii="Courier New" w:hAnsi="Courier New" w:cs="Courier New"/>
                          <w:color w:val="000000"/>
                          <w:sz w:val="16"/>
                          <w:szCs w:val="16"/>
                        </w:rPr>
                        <w:br/>
                        <w:t>  If ucase([Material]) &lt;&gt; "WOOD" then</w:t>
                      </w:r>
                      <w:r w:rsidRPr="00D92714">
                        <w:rPr>
                          <w:rFonts w:ascii="Courier New" w:hAnsi="Courier New" w:cs="Courier New"/>
                          <w:color w:val="000000"/>
                          <w:sz w:val="16"/>
                          <w:szCs w:val="16"/>
                        </w:rPr>
                        <w:br/>
                        <w:t>    MyString = [Height] + "' " + [Material]  + " "</w:t>
                      </w:r>
                      <w:r w:rsidRPr="00D92714">
                        <w:rPr>
                          <w:rFonts w:ascii="Courier New" w:hAnsi="Courier New" w:cs="Courier New"/>
                          <w:color w:val="000000"/>
                          <w:sz w:val="16"/>
                          <w:szCs w:val="16"/>
                        </w:rPr>
                        <w:br/>
                        <w:t>  Else</w:t>
                      </w:r>
                      <w:r w:rsidRPr="00D92714">
                        <w:rPr>
                          <w:rFonts w:ascii="Courier New" w:hAnsi="Courier New" w:cs="Courier New"/>
                          <w:color w:val="000000"/>
                          <w:sz w:val="16"/>
                          <w:szCs w:val="16"/>
                        </w:rPr>
                        <w:br/>
                        <w:t>    MyString = [Height] + "' "</w:t>
                      </w:r>
                      <w:r w:rsidRPr="00D92714">
                        <w:rPr>
                          <w:rFonts w:ascii="Courier New" w:hAnsi="Courier New" w:cs="Courier New"/>
                          <w:color w:val="000000"/>
                          <w:sz w:val="16"/>
                          <w:szCs w:val="16"/>
                        </w:rPr>
                        <w:br/>
                        <w:t>  End If</w:t>
                      </w:r>
                      <w:r w:rsidRPr="00D92714">
                        <w:rPr>
                          <w:rFonts w:ascii="Courier New" w:hAnsi="Courier New" w:cs="Courier New"/>
                          <w:color w:val="000000"/>
                          <w:sz w:val="16"/>
                          <w:szCs w:val="16"/>
                        </w:rPr>
                        <w:br/>
                        <w:t>elseif [SubtypeCD] = "Push Brace" or [SubtypeCD] = "Guy Stub" or [SubtypeCD] = "Electrolier" or [SubtypeCD] = "Pole Stub" then</w:t>
                      </w:r>
                      <w:r w:rsidRPr="00D92714">
                        <w:rPr>
                          <w:rFonts w:ascii="Courier New" w:hAnsi="Courier New" w:cs="Courier New"/>
                          <w:color w:val="000000"/>
                          <w:sz w:val="16"/>
                          <w:szCs w:val="16"/>
                        </w:rPr>
                        <w:br/>
                        <w:t xml:space="preserve">  MyStringl = [Height] + "' " </w:t>
                      </w:r>
                      <w:r w:rsidRPr="00D92714">
                        <w:rPr>
                          <w:rFonts w:ascii="Courier New" w:hAnsi="Courier New" w:cs="Courier New"/>
                          <w:color w:val="000000"/>
                          <w:sz w:val="16"/>
                          <w:szCs w:val="16"/>
                        </w:rPr>
                        <w:br/>
                        <w:t>End If</w:t>
                      </w:r>
                      <w:r w:rsidRPr="00D92714">
                        <w:rPr>
                          <w:rFonts w:ascii="Courier New" w:hAnsi="Courier New" w:cs="Courier New"/>
                          <w:color w:val="000000"/>
                          <w:sz w:val="16"/>
                          <w:szCs w:val="16"/>
                        </w:rPr>
                        <w:br/>
                        <w:t>FindLabel = MyString</w:t>
                      </w:r>
                      <w:r w:rsidRPr="00D92714">
                        <w:rPr>
                          <w:rFonts w:ascii="Courier New" w:hAnsi="Courier New" w:cs="Courier New"/>
                          <w:color w:val="000000"/>
                          <w:sz w:val="16"/>
                          <w:szCs w:val="16"/>
                        </w:rPr>
                        <w:br/>
                        <w:t>End Function</w:t>
                      </w:r>
                    </w:p>
                    <w:p w:rsidR="002844FC" w:rsidRPr="00DF4D73" w:rsidRDefault="002844FC" w:rsidP="008E4562">
                      <w:pPr>
                        <w:spacing w:line="200" w:lineRule="atLeast"/>
                        <w:rPr>
                          <w:rFonts w:ascii="Times New Roman" w:hAnsi="Times New Roman"/>
                          <w:color w:val="000000"/>
                        </w:rPr>
                      </w:pPr>
                    </w:p>
                    <w:p w:rsidR="002844FC" w:rsidRPr="00BC67AB" w:rsidRDefault="002844FC" w:rsidP="008E4562">
                      <w:pPr>
                        <w:rPr>
                          <w:sz w:val="16"/>
                        </w:rPr>
                      </w:pPr>
                    </w:p>
                  </w:txbxContent>
                </v:textbox>
              </v:shape>
            </w:pict>
          </mc:Fallback>
        </mc:AlternateContent>
      </w:r>
      <w:r w:rsidR="008E4562">
        <w:rPr>
          <w:noProof/>
        </w:rPr>
        <mc:AlternateContent>
          <mc:Choice Requires="wps">
            <w:drawing>
              <wp:anchor distT="0" distB="0" distL="114300" distR="114300" simplePos="0" relativeHeight="251767808" behindDoc="0" locked="0" layoutInCell="1" allowOverlap="1" wp14:anchorId="1EA9E63F" wp14:editId="76F2CE4F">
                <wp:simplePos x="0" y="0"/>
                <wp:positionH relativeFrom="column">
                  <wp:posOffset>4802505</wp:posOffset>
                </wp:positionH>
                <wp:positionV relativeFrom="paragraph">
                  <wp:posOffset>2783840</wp:posOffset>
                </wp:positionV>
                <wp:extent cx="887095" cy="0"/>
                <wp:effectExtent l="0" t="133350" r="0" b="171450"/>
                <wp:wrapNone/>
                <wp:docPr id="488" name="Straight Arrow Connector 488"/>
                <wp:cNvGraphicFramePr/>
                <a:graphic xmlns:a="http://schemas.openxmlformats.org/drawingml/2006/main">
                  <a:graphicData uri="http://schemas.microsoft.com/office/word/2010/wordprocessingShape">
                    <wps:wsp>
                      <wps:cNvCnPr/>
                      <wps:spPr>
                        <a:xfrm flipH="1" flipV="1">
                          <a:off x="0" y="0"/>
                          <a:ext cx="887095" cy="0"/>
                        </a:xfrm>
                        <a:prstGeom prst="straightConnector1">
                          <a:avLst/>
                        </a:prstGeom>
                        <a:ln>
                          <a:solidFill>
                            <a:srgbClr val="FF0000"/>
                          </a:solidFill>
                          <a:tailEnd type="arrow"/>
                        </a:ln>
                      </wps:spPr>
                      <wps:style>
                        <a:lnRef idx="3">
                          <a:schemeClr val="accent2"/>
                        </a:lnRef>
                        <a:fillRef idx="0">
                          <a:schemeClr val="accent2"/>
                        </a:fillRef>
                        <a:effectRef idx="2">
                          <a:schemeClr val="accent2"/>
                        </a:effectRef>
                        <a:fontRef idx="minor">
                          <a:schemeClr val="tx1"/>
                        </a:fontRef>
                      </wps:style>
                      <wps:bodyPr/>
                    </wps:wsp>
                  </a:graphicData>
                </a:graphic>
                <wp14:sizeRelV relativeFrom="margin">
                  <wp14:pctHeight>0</wp14:pctHeight>
                </wp14:sizeRelV>
              </wp:anchor>
            </w:drawing>
          </mc:Choice>
          <mc:Fallback>
            <w:pict>
              <v:shape id="Straight Arrow Connector 488" o:spid="_x0000_s1026" type="#_x0000_t32" style="position:absolute;margin-left:378.15pt;margin-top:219.2pt;width:69.85pt;height:0;flip:x y;z-index:2517678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" strokecolor="red" strokeweight="3pt">
                <v:stroke endarrow="open"/>
                <v:shadow on="t" color="black" opacity="22937f" origin=",.5" offset="0,.63889mm"/>
              </v:shape>
            </w:pict>
          </mc:Fallback>
        </mc:AlternateContent>
      </w:r>
      <w:r w:rsidR="008E4562">
        <w:t xml:space="preserve">Ensure that the “Display coded value description” checkbox is selected, match </w:t>
      </w:r>
      <w:r w:rsidR="00A5663C">
        <w:t>the label text with the text below, click verify, and then click “OK”.</w:t>
      </w:r>
      <w:r w:rsidR="008E4562">
        <w:br/>
      </w:r>
      <w:r w:rsidR="008E4562">
        <w:rPr>
          <w:i/>
        </w:rPr>
        <w:t>(Note: the contents of the expression field below may be copied)</w:t>
      </w:r>
      <w:r w:rsidR="008E4562" w:rsidRPr="002202B8">
        <w:rPr>
          <w:noProof/>
        </w:rPr>
        <w:t xml:space="preserve"> </w:t>
      </w:r>
      <w:r w:rsidR="008E4562">
        <w:br/>
      </w:r>
      <w:r>
        <w:rPr>
          <w:noProof/>
        </w:rPr>
        <w:br/>
      </w:r>
      <w:r w:rsidR="008E4562">
        <w:rPr>
          <w:noProof/>
        </w:rPr>
        <w:drawing>
          <wp:inline distT="0" distB="0" distL="0" distR="0" wp14:anchorId="5BE19B38" wp14:editId="790C8A2F">
            <wp:extent cx="4171950" cy="3200400"/>
            <wp:effectExtent l="0" t="0" r="0" b="0"/>
            <wp:docPr id="523" name="Picture 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a:srcRect l="1766" t="39433" r="1546" b="887"/>
                    <a:stretch/>
                  </pic:blipFill>
                  <pic:spPr bwMode="auto">
                    <a:xfrm>
                      <a:off x="0" y="0"/>
                      <a:ext cx="4171950" cy="3200400"/>
                    </a:xfrm>
                    <a:prstGeom prst="rect">
                      <a:avLst/>
                    </a:prstGeom>
                    <a:ln>
                      <a:noFill/>
                    </a:ln>
                    <a:extLst>
                      <a:ext uri="{53640926-AAD7-44D8-BBD7-CCE9431645EC}">
                        <a14:shadowObscured xmlns:a14="http://schemas.microsoft.com/office/drawing/2010/main"/>
                      </a:ext>
                    </a:extLst>
                  </pic:spPr>
                </pic:pic>
              </a:graphicData>
            </a:graphic>
          </wp:inline>
        </w:drawing>
      </w:r>
      <w:r w:rsidR="00A84917">
        <w:rPr>
          <w:noProof/>
        </w:rPr>
        <w:br/>
      </w:r>
      <w:r w:rsidR="00A84917">
        <w:rPr>
          <w:noProof/>
        </w:rPr>
        <w:br/>
      </w:r>
      <w:r w:rsidR="008E4562">
        <w:rPr>
          <w:noProof/>
        </w:rPr>
        <w:br/>
      </w:r>
    </w:p>
    <w:p w:rsidR="008E4562" w:rsidRDefault="008E4562" w:rsidP="008E4562">
      <w:pPr>
        <w:pStyle w:val="ListParagraph"/>
        <w:numPr>
          <w:ilvl w:val="0"/>
          <w:numId w:val="44"/>
        </w:numPr>
      </w:pPr>
      <w:r>
        <w:t xml:space="preserve">Click on the </w:t>
      </w:r>
      <w:r>
        <w:rPr>
          <w:i/>
        </w:rPr>
        <w:t>Job</w:t>
      </w:r>
      <w:r w:rsidR="000F740F">
        <w:rPr>
          <w:i/>
        </w:rPr>
        <w:t>Number</w:t>
      </w:r>
      <w:r>
        <w:t xml:space="preserve"> annotation class to begin modifying its attributes.</w:t>
      </w:r>
      <w:r>
        <w:br/>
      </w:r>
    </w:p>
    <w:p w:rsidR="008E4562" w:rsidRDefault="008E4562" w:rsidP="008E4562">
      <w:pPr>
        <w:pStyle w:val="ListParagraph"/>
        <w:numPr>
          <w:ilvl w:val="1"/>
          <w:numId w:val="44"/>
        </w:numPr>
      </w:pPr>
      <w:r>
        <w:rPr>
          <w:noProof/>
        </w:rPr>
        <w:lastRenderedPageBreak/>
        <mc:AlternateContent>
          <mc:Choice Requires="wps">
            <w:drawing>
              <wp:anchor distT="0" distB="0" distL="114300" distR="114300" simplePos="0" relativeHeight="251798528" behindDoc="0" locked="0" layoutInCell="1" allowOverlap="1" wp14:anchorId="033C00B6" wp14:editId="2FF3E73D">
                <wp:simplePos x="0" y="0"/>
                <wp:positionH relativeFrom="column">
                  <wp:posOffset>4097020</wp:posOffset>
                </wp:positionH>
                <wp:positionV relativeFrom="paragraph">
                  <wp:posOffset>567690</wp:posOffset>
                </wp:positionV>
                <wp:extent cx="266700" cy="133350"/>
                <wp:effectExtent l="0" t="0" r="0" b="0"/>
                <wp:wrapNone/>
                <wp:docPr id="491" name="Rectangle 491"/>
                <wp:cNvGraphicFramePr/>
                <a:graphic xmlns:a="http://schemas.openxmlformats.org/drawingml/2006/main">
                  <a:graphicData uri="http://schemas.microsoft.com/office/word/2010/wordprocessingShape">
                    <wps:wsp>
                      <wps:cNvSpPr/>
                      <wps:spPr>
                        <a:xfrm>
                          <a:off x="0" y="0"/>
                          <a:ext cx="266700" cy="1333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491" o:spid="_x0000_s1026" style="position:absolute;margin-left:322.6pt;margin-top:44.7pt;width:21pt;height:10.5pt;z-index:251798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" fillcolor="white [3212]" stroked="f" strokeweight="2pt"/>
            </w:pict>
          </mc:Fallback>
        </mc:AlternateContent>
      </w:r>
      <w:r w:rsidR="00C82F43" w:rsidRPr="00C82F43">
        <w:t xml:space="preserve"> </w:t>
      </w:r>
      <w:r w:rsidR="00C82F43">
        <w:t>Under “Text Symbol”, click the “Symbol” button. Then click “Edit Symbol”.</w:t>
      </w:r>
      <w:r w:rsidR="00C82F43">
        <w:br/>
      </w:r>
      <w:r w:rsidR="00C82F43">
        <w:br/>
      </w:r>
      <w:r w:rsidR="00C82F43">
        <w:rPr>
          <w:noProof/>
        </w:rPr>
        <w:drawing>
          <wp:inline distT="0" distB="0" distL="0" distR="0" wp14:anchorId="2EB50F41" wp14:editId="73170F52">
            <wp:extent cx="523875" cy="295275"/>
            <wp:effectExtent l="0" t="0" r="952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7"/>
                    <a:srcRect l="77548" t="45788" r="9720" b="48534"/>
                    <a:stretch/>
                  </pic:blipFill>
                  <pic:spPr bwMode="auto">
                    <a:xfrm>
                      <a:off x="0" y="0"/>
                      <a:ext cx="523875" cy="295275"/>
                    </a:xfrm>
                    <a:prstGeom prst="rect">
                      <a:avLst/>
                    </a:prstGeom>
                    <a:ln>
                      <a:noFill/>
                    </a:ln>
                    <a:extLst>
                      <a:ext uri="{53640926-AAD7-44D8-BBD7-CCE9431645EC}">
                        <a14:shadowObscured xmlns:a14="http://schemas.microsoft.com/office/drawing/2010/main"/>
                      </a:ext>
                    </a:extLst>
                  </pic:spPr>
                </pic:pic>
              </a:graphicData>
            </a:graphic>
          </wp:inline>
        </w:drawing>
      </w:r>
    </w:p>
    <w:p w:rsidR="008E4562" w:rsidRDefault="00B3257B" w:rsidP="008E4562">
      <w:pPr>
        <w:pStyle w:val="ListParagraph"/>
        <w:numPr>
          <w:ilvl w:val="1"/>
          <w:numId w:val="44"/>
        </w:numPr>
      </w:pPr>
      <w:r>
        <w:rPr>
          <w:noProof/>
        </w:rPr>
        <mc:AlternateContent>
          <mc:Choice Requires="wps">
            <w:drawing>
              <wp:anchor distT="0" distB="0" distL="114300" distR="114300" simplePos="0" relativeHeight="251956224" behindDoc="0" locked="0" layoutInCell="1" allowOverlap="1" wp14:anchorId="23067B64" wp14:editId="4AB87C2D">
                <wp:simplePos x="0" y="0"/>
                <wp:positionH relativeFrom="column">
                  <wp:posOffset>142240</wp:posOffset>
                </wp:positionH>
                <wp:positionV relativeFrom="paragraph">
                  <wp:posOffset>1888490</wp:posOffset>
                </wp:positionV>
                <wp:extent cx="887095" cy="0"/>
                <wp:effectExtent l="0" t="133350" r="0" b="171450"/>
                <wp:wrapNone/>
                <wp:docPr id="40" name="Straight Arrow Connector 40"/>
                <wp:cNvGraphicFramePr/>
                <a:graphic xmlns:a="http://schemas.openxmlformats.org/drawingml/2006/main">
                  <a:graphicData uri="http://schemas.microsoft.com/office/word/2010/wordprocessingShape">
                    <wps:wsp>
                      <wps:cNvCnPr/>
                      <wps:spPr>
                        <a:xfrm flipV="1">
                          <a:off x="0" y="0"/>
                          <a:ext cx="887095" cy="0"/>
                        </a:xfrm>
                        <a:prstGeom prst="straightConnector1">
                          <a:avLst/>
                        </a:prstGeom>
                        <a:ln>
                          <a:solidFill>
                            <a:srgbClr val="FF0000"/>
                          </a:solidFill>
                          <a:tailEnd type="arrow"/>
                        </a:ln>
                      </wps:spPr>
                      <wps:style>
                        <a:lnRef idx="3">
                          <a:schemeClr val="accent2"/>
                        </a:lnRef>
                        <a:fillRef idx="0">
                          <a:schemeClr val="accent2"/>
                        </a:fillRef>
                        <a:effectRef idx="2">
                          <a:schemeClr val="accent2"/>
                        </a:effectRef>
                        <a:fontRef idx="minor">
                          <a:schemeClr val="tx1"/>
                        </a:fontRef>
                      </wps:style>
                      <wps:bodyPr/>
                    </wps:wsp>
                  </a:graphicData>
                </a:graphic>
                <wp14:sizeRelV relativeFrom="margin">
                  <wp14:pctHeight>0</wp14:pctHeight>
                </wp14:sizeRelV>
              </wp:anchor>
            </w:drawing>
          </mc:Choice>
          <mc:Fallback>
            <w:pict>
              <v:shape id="Straight Arrow Connector 40" o:spid="_x0000_s1026" type="#_x0000_t32" style="position:absolute;margin-left:11.2pt;margin-top:148.7pt;width:69.85pt;height:0;flip:y;z-index:251956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" strokecolor="red" strokeweight="3pt">
                <v:stroke endarrow="open"/>
                <v:shadow on="t" color="black" opacity="22937f" origin=",.5" offset="0,.63889mm"/>
              </v:shape>
            </w:pict>
          </mc:Fallback>
        </mc:AlternateContent>
      </w:r>
      <w:r w:rsidR="008E4562">
        <w:t>Ensure that the settings under the “General” tab match the example below:</w:t>
      </w:r>
      <w:r w:rsidR="008E4562">
        <w:br/>
      </w:r>
      <w:r w:rsidR="008E4562">
        <w:br/>
      </w:r>
      <w:r w:rsidR="000F740F">
        <w:rPr>
          <w:noProof/>
        </w:rPr>
        <w:drawing>
          <wp:inline distT="0" distB="0" distL="0" distR="0" wp14:anchorId="2280A3D0" wp14:editId="3C1937C2">
            <wp:extent cx="2581275" cy="1714500"/>
            <wp:effectExtent l="0" t="0" r="9525" b="0"/>
            <wp:docPr id="552" name="Picture 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2581275" cy="1714500"/>
                    </a:xfrm>
                    <a:prstGeom prst="rect">
                      <a:avLst/>
                    </a:prstGeom>
                  </pic:spPr>
                </pic:pic>
              </a:graphicData>
            </a:graphic>
          </wp:inline>
        </w:drawing>
      </w:r>
      <w:r w:rsidR="008E4562">
        <w:br/>
      </w:r>
    </w:p>
    <w:p w:rsidR="008E4562" w:rsidRDefault="008E4562" w:rsidP="008E4562">
      <w:pPr>
        <w:pStyle w:val="ListParagraph"/>
        <w:numPr>
          <w:ilvl w:val="1"/>
          <w:numId w:val="44"/>
        </w:numPr>
      </w:pPr>
      <w:r>
        <w:t>Click “OK” to close this window.</w:t>
      </w:r>
      <w:r>
        <w:br/>
      </w:r>
    </w:p>
    <w:p w:rsidR="008E4562" w:rsidRDefault="008F0B9B" w:rsidP="008E4562">
      <w:pPr>
        <w:pStyle w:val="ListParagraph"/>
        <w:numPr>
          <w:ilvl w:val="1"/>
          <w:numId w:val="44"/>
        </w:numPr>
      </w:pPr>
      <w:r>
        <w:t>Click “OK” again. If changes were made, read and accept the warning.</w:t>
      </w:r>
      <w:r w:rsidR="008E4562">
        <w:br/>
      </w:r>
    </w:p>
    <w:p w:rsidR="008E4562" w:rsidRDefault="000F740F" w:rsidP="008E4562">
      <w:pPr>
        <w:pStyle w:val="ListParagraph"/>
        <w:numPr>
          <w:ilvl w:val="1"/>
          <w:numId w:val="44"/>
        </w:numPr>
      </w:pPr>
      <w:r>
        <w:rPr>
          <w:noProof/>
        </w:rPr>
        <mc:AlternateContent>
          <mc:Choice Requires="wps">
            <w:drawing>
              <wp:anchor distT="0" distB="0" distL="114300" distR="114300" simplePos="0" relativeHeight="251813888" behindDoc="0" locked="0" layoutInCell="1" allowOverlap="1" wp14:anchorId="2E7CD51C" wp14:editId="06085F87">
                <wp:simplePos x="0" y="0"/>
                <wp:positionH relativeFrom="column">
                  <wp:posOffset>2676525</wp:posOffset>
                </wp:positionH>
                <wp:positionV relativeFrom="paragraph">
                  <wp:posOffset>1268730</wp:posOffset>
                </wp:positionV>
                <wp:extent cx="257175" cy="104775"/>
                <wp:effectExtent l="0" t="0" r="9525" b="9525"/>
                <wp:wrapNone/>
                <wp:docPr id="553" name="Rectangle 553"/>
                <wp:cNvGraphicFramePr/>
                <a:graphic xmlns:a="http://schemas.openxmlformats.org/drawingml/2006/main">
                  <a:graphicData uri="http://schemas.microsoft.com/office/word/2010/wordprocessingShape">
                    <wps:wsp>
                      <wps:cNvSpPr/>
                      <wps:spPr>
                        <a:xfrm>
                          <a:off x="0" y="0"/>
                          <a:ext cx="257175" cy="10477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53" o:spid="_x0000_s1026" style="position:absolute;margin-left:210.75pt;margin-top:99.9pt;width:20.25pt;height:8.25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" fillcolor="white [3212]" stroked="f" strokeweight="2pt"/>
            </w:pict>
          </mc:Fallback>
        </mc:AlternateContent>
      </w:r>
      <w:r w:rsidR="008E4562">
        <w:rPr>
          <w:noProof/>
        </w:rPr>
        <mc:AlternateContent>
          <mc:Choice Requires="wps">
            <w:drawing>
              <wp:anchor distT="0" distB="0" distL="114300" distR="114300" simplePos="0" relativeHeight="251772928" behindDoc="0" locked="0" layoutInCell="1" allowOverlap="1" wp14:anchorId="0A45750B" wp14:editId="25A7E6E9">
                <wp:simplePos x="0" y="0"/>
                <wp:positionH relativeFrom="column">
                  <wp:posOffset>4440555</wp:posOffset>
                </wp:positionH>
                <wp:positionV relativeFrom="paragraph">
                  <wp:posOffset>975995</wp:posOffset>
                </wp:positionV>
                <wp:extent cx="887095" cy="0"/>
                <wp:effectExtent l="0" t="133350" r="0" b="171450"/>
                <wp:wrapNone/>
                <wp:docPr id="493" name="Straight Arrow Connector 493"/>
                <wp:cNvGraphicFramePr/>
                <a:graphic xmlns:a="http://schemas.openxmlformats.org/drawingml/2006/main">
                  <a:graphicData uri="http://schemas.microsoft.com/office/word/2010/wordprocessingShape">
                    <wps:wsp>
                      <wps:cNvCnPr/>
                      <wps:spPr>
                        <a:xfrm flipH="1" flipV="1">
                          <a:off x="0" y="0"/>
                          <a:ext cx="887095" cy="0"/>
                        </a:xfrm>
                        <a:prstGeom prst="straightConnector1">
                          <a:avLst/>
                        </a:prstGeom>
                        <a:ln>
                          <a:solidFill>
                            <a:srgbClr val="FF0000"/>
                          </a:solidFill>
                          <a:tailEnd type="arrow"/>
                        </a:ln>
                      </wps:spPr>
                      <wps:style>
                        <a:lnRef idx="3">
                          <a:schemeClr val="accent2"/>
                        </a:lnRef>
                        <a:fillRef idx="0">
                          <a:schemeClr val="accent2"/>
                        </a:fillRef>
                        <a:effectRef idx="2">
                          <a:schemeClr val="accent2"/>
                        </a:effectRef>
                        <a:fontRef idx="minor">
                          <a:schemeClr val="tx1"/>
                        </a:fontRef>
                      </wps:style>
                      <wps:bodyPr/>
                    </wps:wsp>
                  </a:graphicData>
                </a:graphic>
                <wp14:sizeRelV relativeFrom="margin">
                  <wp14:pctHeight>0</wp14:pctHeight>
                </wp14:sizeRelV>
              </wp:anchor>
            </w:drawing>
          </mc:Choice>
          <mc:Fallback>
            <w:pict>
              <v:shape id="Straight Arrow Connector 493" o:spid="_x0000_s1026" type="#_x0000_t32" style="position:absolute;margin-left:349.65pt;margin-top:76.85pt;width:69.85pt;height:0;flip:x y;z-index:2517729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" strokecolor="red" strokeweight="3pt">
                <v:stroke endarrow="open"/>
                <v:shadow on="t" color="black" opacity="22937f" origin=",.5" offset="0,.63889mm"/>
              </v:shape>
            </w:pict>
          </mc:Fallback>
        </mc:AlternateContent>
      </w:r>
      <w:r w:rsidR="008E4562">
        <w:t>Under “Placement Properties”, click the “Properties” button.</w:t>
      </w:r>
      <w:r w:rsidR="008E4562">
        <w:br/>
      </w:r>
      <w:r w:rsidR="008E4562">
        <w:br/>
      </w:r>
      <w:r w:rsidR="008E4562">
        <w:rPr>
          <w:noProof/>
        </w:rPr>
        <w:drawing>
          <wp:inline distT="0" distB="0" distL="0" distR="0" wp14:anchorId="35525029" wp14:editId="31DA14BB">
            <wp:extent cx="3619500" cy="1257300"/>
            <wp:effectExtent l="0" t="0" r="0" b="0"/>
            <wp:docPr id="526" name="Picture 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7"/>
                    <a:srcRect l="4167" t="52931" r="7868" b="22893"/>
                    <a:stretch/>
                  </pic:blipFill>
                  <pic:spPr bwMode="auto">
                    <a:xfrm>
                      <a:off x="0" y="0"/>
                      <a:ext cx="3619500" cy="1257300"/>
                    </a:xfrm>
                    <a:prstGeom prst="rect">
                      <a:avLst/>
                    </a:prstGeom>
                    <a:ln>
                      <a:noFill/>
                    </a:ln>
                    <a:extLst>
                      <a:ext uri="{53640926-AAD7-44D8-BBD7-CCE9431645EC}">
                        <a14:shadowObscured xmlns:a14="http://schemas.microsoft.com/office/drawing/2010/main"/>
                      </a:ext>
                    </a:extLst>
                  </pic:spPr>
                </pic:pic>
              </a:graphicData>
            </a:graphic>
          </wp:inline>
        </w:drawing>
      </w:r>
      <w:r w:rsidR="008E4562">
        <w:br/>
      </w:r>
    </w:p>
    <w:p w:rsidR="008E4562" w:rsidRDefault="008E4562" w:rsidP="008E4562">
      <w:pPr>
        <w:pStyle w:val="ListParagraph"/>
        <w:numPr>
          <w:ilvl w:val="1"/>
          <w:numId w:val="44"/>
        </w:numPr>
      </w:pPr>
      <w:r>
        <w:rPr>
          <w:noProof/>
        </w:rPr>
        <w:drawing>
          <wp:anchor distT="0" distB="0" distL="114300" distR="114300" simplePos="0" relativeHeight="251773952" behindDoc="1" locked="0" layoutInCell="1" allowOverlap="1" wp14:anchorId="165A09A0" wp14:editId="173001BD">
            <wp:simplePos x="0" y="0"/>
            <wp:positionH relativeFrom="column">
              <wp:posOffset>5419725</wp:posOffset>
            </wp:positionH>
            <wp:positionV relativeFrom="paragraph">
              <wp:posOffset>-219075</wp:posOffset>
            </wp:positionV>
            <wp:extent cx="914400" cy="809625"/>
            <wp:effectExtent l="0" t="0" r="0" b="9525"/>
            <wp:wrapTight wrapText="bothSides">
              <wp:wrapPolygon edited="0">
                <wp:start x="0" y="0"/>
                <wp:lineTo x="0" y="21346"/>
                <wp:lineTo x="21150" y="21346"/>
                <wp:lineTo x="21150" y="0"/>
                <wp:lineTo x="0" y="0"/>
              </wp:wrapPolygon>
            </wp:wrapTight>
            <wp:docPr id="527" name="Picture 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extLst>
                        <a:ext uri="{28A0092B-C50C-407E-A947-70E740481C1C}">
                          <a14:useLocalDpi xmlns:a14="http://schemas.microsoft.com/office/drawing/2010/main" val="0"/>
                        </a:ext>
                      </a:extLst>
                    </a:blip>
                    <a:stretch>
                      <a:fillRect/>
                    </a:stretch>
                  </pic:blipFill>
                  <pic:spPr>
                    <a:xfrm>
                      <a:off x="0" y="0"/>
                      <a:ext cx="914400" cy="809625"/>
                    </a:xfrm>
                    <a:prstGeom prst="rect">
                      <a:avLst/>
                    </a:prstGeom>
                  </pic:spPr>
                </pic:pic>
              </a:graphicData>
            </a:graphic>
            <wp14:sizeRelH relativeFrom="page">
              <wp14:pctWidth>0</wp14:pctWidth>
            </wp14:sizeRelH>
            <wp14:sizeRelV relativeFrom="page">
              <wp14:pctHeight>0</wp14:pctHeight>
            </wp14:sizeRelV>
          </wp:anchor>
        </w:drawing>
      </w:r>
      <w:r>
        <w:t>In the Label Position tab, click the “Position” button and ensure the Position is set to Offset (“Best Position”).</w:t>
      </w:r>
      <w:r>
        <w:br/>
      </w:r>
    </w:p>
    <w:p w:rsidR="008E4562" w:rsidRDefault="008E4562" w:rsidP="008E4562">
      <w:pPr>
        <w:pStyle w:val="ListParagraph"/>
        <w:numPr>
          <w:ilvl w:val="1"/>
          <w:numId w:val="44"/>
        </w:numPr>
      </w:pPr>
      <w:r>
        <w:t xml:space="preserve">In the Label Position tab, click the “Label Offset” button and ensure that the preferred offset is </w:t>
      </w:r>
      <w:r w:rsidR="000F740F" w:rsidRPr="000F740F">
        <w:rPr>
          <w:b/>
        </w:rPr>
        <w:t>1</w:t>
      </w:r>
      <w:r>
        <w:rPr>
          <w:b/>
        </w:rPr>
        <w:t>3</w:t>
      </w:r>
      <w:r>
        <w:t>.</w:t>
      </w:r>
      <w:r w:rsidRPr="0068702F">
        <w:t xml:space="preserve"> </w:t>
      </w:r>
      <w:r>
        <w:t>Ensure that the “Measure offset from feature geometry” checkbox is unchecked.</w:t>
      </w:r>
      <w:r w:rsidR="00C8284D">
        <w:br/>
      </w:r>
      <w:r>
        <w:br/>
      </w:r>
    </w:p>
    <w:p w:rsidR="008E4562" w:rsidRDefault="008E4562" w:rsidP="008E4562">
      <w:pPr>
        <w:pStyle w:val="ListParagraph"/>
        <w:numPr>
          <w:ilvl w:val="1"/>
          <w:numId w:val="44"/>
        </w:numPr>
      </w:pPr>
      <w:r>
        <w:t>In the “Fitting Strategy” tab, ensure that the “Stack Label” checkbox is checked.</w:t>
      </w:r>
      <w:r>
        <w:br/>
      </w:r>
      <w:r>
        <w:br/>
      </w:r>
      <w:r>
        <w:rPr>
          <w:noProof/>
        </w:rPr>
        <w:lastRenderedPageBreak/>
        <w:drawing>
          <wp:inline distT="0" distB="0" distL="0" distR="0" wp14:anchorId="27BF757F" wp14:editId="770B47B3">
            <wp:extent cx="3705225" cy="1190625"/>
            <wp:effectExtent l="0" t="0" r="9525" b="9525"/>
            <wp:docPr id="528" name="Picture 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3705225" cy="1190625"/>
                    </a:xfrm>
                    <a:prstGeom prst="rect">
                      <a:avLst/>
                    </a:prstGeom>
                  </pic:spPr>
                </pic:pic>
              </a:graphicData>
            </a:graphic>
          </wp:inline>
        </w:drawing>
      </w:r>
      <w:r>
        <w:br/>
      </w:r>
      <w:r>
        <w:br/>
      </w:r>
    </w:p>
    <w:p w:rsidR="008E4562" w:rsidRDefault="008E4562" w:rsidP="008E4562">
      <w:pPr>
        <w:pStyle w:val="ListParagraph"/>
        <w:numPr>
          <w:ilvl w:val="1"/>
          <w:numId w:val="44"/>
        </w:numPr>
      </w:pPr>
      <w:r>
        <w:t>Click “OK” to close this window and return to the Feature Class Properties window.</w:t>
      </w:r>
      <w:r>
        <w:br/>
      </w:r>
    </w:p>
    <w:p w:rsidR="008E4562" w:rsidRDefault="008E4562" w:rsidP="008E4562">
      <w:pPr>
        <w:pStyle w:val="ListParagraph"/>
        <w:numPr>
          <w:ilvl w:val="1"/>
          <w:numId w:val="44"/>
        </w:numPr>
      </w:pPr>
      <w:r>
        <w:t>Click “Expression” next to the Label Field dropdown.</w:t>
      </w:r>
      <w:r w:rsidRPr="002202B8">
        <w:rPr>
          <w:noProof/>
        </w:rPr>
        <w:t xml:space="preserve"> </w:t>
      </w:r>
      <w:r>
        <w:br/>
      </w:r>
    </w:p>
    <w:p w:rsidR="008E4562" w:rsidRDefault="008E4562" w:rsidP="008E4562">
      <w:pPr>
        <w:pStyle w:val="ListParagraph"/>
        <w:ind w:left="1620"/>
      </w:pPr>
      <w:r>
        <w:rPr>
          <w:noProof/>
        </w:rPr>
        <mc:AlternateContent>
          <mc:Choice Requires="wps">
            <w:drawing>
              <wp:anchor distT="0" distB="0" distL="114300" distR="114300" simplePos="0" relativeHeight="251779072" behindDoc="0" locked="0" layoutInCell="1" allowOverlap="1" wp14:anchorId="06CA9192" wp14:editId="243F451D">
                <wp:simplePos x="0" y="0"/>
                <wp:positionH relativeFrom="column">
                  <wp:posOffset>1743075</wp:posOffset>
                </wp:positionH>
                <wp:positionV relativeFrom="paragraph">
                  <wp:posOffset>57150</wp:posOffset>
                </wp:positionV>
                <wp:extent cx="962025" cy="133350"/>
                <wp:effectExtent l="0" t="0" r="9525" b="0"/>
                <wp:wrapNone/>
                <wp:docPr id="494" name="Rectangle 494"/>
                <wp:cNvGraphicFramePr/>
                <a:graphic xmlns:a="http://schemas.openxmlformats.org/drawingml/2006/main">
                  <a:graphicData uri="http://schemas.microsoft.com/office/word/2010/wordprocessingShape">
                    <wps:wsp>
                      <wps:cNvSpPr/>
                      <wps:spPr>
                        <a:xfrm>
                          <a:off x="0" y="0"/>
                          <a:ext cx="962025" cy="1333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494" o:spid="_x0000_s1026" style="position:absolute;margin-left:137.25pt;margin-top:4.5pt;width:75.75pt;height:10.5pt;z-index:2517790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" fillcolor="white [3212]" stroked="f" strokeweight="2pt"/>
            </w:pict>
          </mc:Fallback>
        </mc:AlternateContent>
      </w:r>
      <w:r>
        <w:rPr>
          <w:noProof/>
        </w:rPr>
        <mc:AlternateContent>
          <mc:Choice Requires="wps">
            <w:drawing>
              <wp:anchor distT="0" distB="0" distL="114300" distR="114300" simplePos="0" relativeHeight="251774976" behindDoc="0" locked="0" layoutInCell="1" allowOverlap="1" wp14:anchorId="2A4B306B" wp14:editId="218D4C45">
                <wp:simplePos x="0" y="0"/>
                <wp:positionH relativeFrom="column">
                  <wp:posOffset>4994275</wp:posOffset>
                </wp:positionH>
                <wp:positionV relativeFrom="paragraph">
                  <wp:posOffset>126365</wp:posOffset>
                </wp:positionV>
                <wp:extent cx="887095" cy="0"/>
                <wp:effectExtent l="0" t="133350" r="0" b="171450"/>
                <wp:wrapNone/>
                <wp:docPr id="495" name="Straight Arrow Connector 495"/>
                <wp:cNvGraphicFramePr/>
                <a:graphic xmlns:a="http://schemas.openxmlformats.org/drawingml/2006/main">
                  <a:graphicData uri="http://schemas.microsoft.com/office/word/2010/wordprocessingShape">
                    <wps:wsp>
                      <wps:cNvCnPr/>
                      <wps:spPr>
                        <a:xfrm flipH="1" flipV="1">
                          <a:off x="0" y="0"/>
                          <a:ext cx="887095" cy="0"/>
                        </a:xfrm>
                        <a:prstGeom prst="straightConnector1">
                          <a:avLst/>
                        </a:prstGeom>
                        <a:ln>
                          <a:solidFill>
                            <a:srgbClr val="FF0000"/>
                          </a:solidFill>
                          <a:tailEnd type="arrow"/>
                        </a:ln>
                      </wps:spPr>
                      <wps:style>
                        <a:lnRef idx="3">
                          <a:schemeClr val="accent2"/>
                        </a:lnRef>
                        <a:fillRef idx="0">
                          <a:schemeClr val="accent2"/>
                        </a:fillRef>
                        <a:effectRef idx="2">
                          <a:schemeClr val="accent2"/>
                        </a:effectRef>
                        <a:fontRef idx="minor">
                          <a:schemeClr val="tx1"/>
                        </a:fontRef>
                      </wps:style>
                      <wps:bodyPr/>
                    </wps:wsp>
                  </a:graphicData>
                </a:graphic>
                <wp14:sizeRelV relativeFrom="margin">
                  <wp14:pctHeight>0</wp14:pctHeight>
                </wp14:sizeRelV>
              </wp:anchor>
            </w:drawing>
          </mc:Choice>
          <mc:Fallback>
            <w:pict>
              <v:shape id="Straight Arrow Connector 495" o:spid="_x0000_s1026" type="#_x0000_t32" style="position:absolute;margin-left:393.25pt;margin-top:9.95pt;width:69.85pt;height:0;flip:x y;z-index:2517749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" strokecolor="red" strokeweight="3pt">
                <v:stroke endarrow="open"/>
                <v:shadow on="t" color="black" opacity="22937f" origin=",.5" offset="0,.63889mm"/>
              </v:shape>
            </w:pict>
          </mc:Fallback>
        </mc:AlternateContent>
      </w:r>
      <w:r>
        <w:rPr>
          <w:noProof/>
        </w:rPr>
        <w:drawing>
          <wp:inline distT="0" distB="0" distL="0" distR="0" wp14:anchorId="44B3ACE9" wp14:editId="3BFD492D">
            <wp:extent cx="4114800" cy="276225"/>
            <wp:effectExtent l="0" t="0" r="0" b="9525"/>
            <wp:docPr id="529" name="Picture 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srcRect l="3839" t="29810" r="8888" b="65164"/>
                    <a:stretch/>
                  </pic:blipFill>
                  <pic:spPr bwMode="auto">
                    <a:xfrm>
                      <a:off x="0" y="0"/>
                      <a:ext cx="4114800" cy="276225"/>
                    </a:xfrm>
                    <a:prstGeom prst="rect">
                      <a:avLst/>
                    </a:prstGeom>
                    <a:ln>
                      <a:noFill/>
                    </a:ln>
                    <a:extLst>
                      <a:ext uri="{53640926-AAD7-44D8-BBD7-CCE9431645EC}">
                        <a14:shadowObscured xmlns:a14="http://schemas.microsoft.com/office/drawing/2010/main"/>
                      </a:ext>
                    </a:extLst>
                  </pic:spPr>
                </pic:pic>
              </a:graphicData>
            </a:graphic>
          </wp:inline>
        </w:drawing>
      </w:r>
      <w:r>
        <w:br/>
      </w:r>
    </w:p>
    <w:p w:rsidR="008E4562" w:rsidRDefault="008E4562" w:rsidP="008E4562">
      <w:pPr>
        <w:pStyle w:val="ListParagraph"/>
        <w:numPr>
          <w:ilvl w:val="1"/>
          <w:numId w:val="44"/>
        </w:numPr>
      </w:pPr>
      <w:r>
        <w:rPr>
          <w:noProof/>
        </w:rPr>
        <mc:AlternateContent>
          <mc:Choice Requires="wps">
            <w:drawing>
              <wp:anchor distT="0" distB="0" distL="114300" distR="114300" simplePos="0" relativeHeight="251777024" behindDoc="0" locked="0" layoutInCell="1" allowOverlap="1" wp14:anchorId="7EED17B7" wp14:editId="68B3B58C">
                <wp:simplePos x="0" y="0"/>
                <wp:positionH relativeFrom="column">
                  <wp:posOffset>4458335</wp:posOffset>
                </wp:positionH>
                <wp:positionV relativeFrom="paragraph">
                  <wp:posOffset>5660390</wp:posOffset>
                </wp:positionV>
                <wp:extent cx="887095" cy="0"/>
                <wp:effectExtent l="0" t="133350" r="0" b="171450"/>
                <wp:wrapNone/>
                <wp:docPr id="496" name="Straight Arrow Connector 496"/>
                <wp:cNvGraphicFramePr/>
                <a:graphic xmlns:a="http://schemas.openxmlformats.org/drawingml/2006/main">
                  <a:graphicData uri="http://schemas.microsoft.com/office/word/2010/wordprocessingShape">
                    <wps:wsp>
                      <wps:cNvCnPr/>
                      <wps:spPr>
                        <a:xfrm flipH="1" flipV="1">
                          <a:off x="0" y="0"/>
                          <a:ext cx="887095" cy="0"/>
                        </a:xfrm>
                        <a:prstGeom prst="straightConnector1">
                          <a:avLst/>
                        </a:prstGeom>
                        <a:ln>
                          <a:solidFill>
                            <a:srgbClr val="FF0000"/>
                          </a:solidFill>
                          <a:tailEnd type="arrow"/>
                        </a:ln>
                      </wps:spPr>
                      <wps:style>
                        <a:lnRef idx="3">
                          <a:schemeClr val="accent2"/>
                        </a:lnRef>
                        <a:fillRef idx="0">
                          <a:schemeClr val="accent2"/>
                        </a:fillRef>
                        <a:effectRef idx="2">
                          <a:schemeClr val="accent2"/>
                        </a:effectRef>
                        <a:fontRef idx="minor">
                          <a:schemeClr val="tx1"/>
                        </a:fontRef>
                      </wps:style>
                      <wps:bodyPr/>
                    </wps:wsp>
                  </a:graphicData>
                </a:graphic>
                <wp14:sizeRelV relativeFrom="margin">
                  <wp14:pctHeight>0</wp14:pctHeight>
                </wp14:sizeRelV>
              </wp:anchor>
            </w:drawing>
          </mc:Choice>
          <mc:Fallback>
            <w:pict>
              <v:shape id="Straight Arrow Connector 496" o:spid="_x0000_s1026" type="#_x0000_t32" style="position:absolute;margin-left:351.05pt;margin-top:445.7pt;width:69.85pt;height:0;flip:x y;z-index:2517770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" strokecolor="red" strokeweight="3pt">
                <v:stroke endarrow="open"/>
                <v:shadow on="t" color="black" opacity="22937f" origin=",.5" offset="0,.63889mm"/>
              </v:shape>
            </w:pict>
          </mc:Fallback>
        </mc:AlternateContent>
      </w:r>
      <w:r>
        <w:t xml:space="preserve">Ensure that the “Display coded value description” checkbox is selected, match </w:t>
      </w:r>
      <w:r w:rsidR="00A5663C">
        <w:t>the label text with the text below, click verify, and then click “OK”.</w:t>
      </w:r>
      <w:r>
        <w:br/>
      </w:r>
      <w:r w:rsidRPr="000D377E">
        <w:rPr>
          <w:i/>
        </w:rPr>
        <w:t>(Note: the contents of the expression field below may be copied)</w:t>
      </w:r>
      <w:r w:rsidRPr="002202B8">
        <w:rPr>
          <w:noProof/>
        </w:rPr>
        <w:t xml:space="preserve"> </w:t>
      </w:r>
      <w:r>
        <w:br/>
      </w:r>
    </w:p>
    <w:p w:rsidR="00725DC8" w:rsidRDefault="008E4562" w:rsidP="008E4562">
      <w:pPr>
        <w:rPr>
          <w:noProof/>
        </w:rPr>
      </w:pPr>
      <w:r>
        <w:rPr>
          <w:noProof/>
        </w:rPr>
        <mc:AlternateContent>
          <mc:Choice Requires="wps">
            <w:drawing>
              <wp:anchor distT="0" distB="0" distL="114300" distR="114300" simplePos="0" relativeHeight="251776000" behindDoc="0" locked="0" layoutInCell="1" allowOverlap="1" wp14:anchorId="5148B59E" wp14:editId="6D6C4E9B">
                <wp:simplePos x="0" y="0"/>
                <wp:positionH relativeFrom="column">
                  <wp:posOffset>3764280</wp:posOffset>
                </wp:positionH>
                <wp:positionV relativeFrom="paragraph">
                  <wp:posOffset>2254250</wp:posOffset>
                </wp:positionV>
                <wp:extent cx="887095" cy="0"/>
                <wp:effectExtent l="0" t="133350" r="0" b="171450"/>
                <wp:wrapNone/>
                <wp:docPr id="497" name="Straight Arrow Connector 497"/>
                <wp:cNvGraphicFramePr/>
                <a:graphic xmlns:a="http://schemas.openxmlformats.org/drawingml/2006/main">
                  <a:graphicData uri="http://schemas.microsoft.com/office/word/2010/wordprocessingShape">
                    <wps:wsp>
                      <wps:cNvCnPr/>
                      <wps:spPr>
                        <a:xfrm flipH="1" flipV="1">
                          <a:off x="0" y="0"/>
                          <a:ext cx="887095" cy="0"/>
                        </a:xfrm>
                        <a:prstGeom prst="straightConnector1">
                          <a:avLst/>
                        </a:prstGeom>
                        <a:ln>
                          <a:solidFill>
                            <a:srgbClr val="FF0000"/>
                          </a:solidFill>
                          <a:tailEnd type="arrow"/>
                        </a:ln>
                      </wps:spPr>
                      <wps:style>
                        <a:lnRef idx="3">
                          <a:schemeClr val="accent2"/>
                        </a:lnRef>
                        <a:fillRef idx="0">
                          <a:schemeClr val="accent2"/>
                        </a:fillRef>
                        <a:effectRef idx="2">
                          <a:schemeClr val="accent2"/>
                        </a:effectRef>
                        <a:fontRef idx="minor">
                          <a:schemeClr val="tx1"/>
                        </a:fontRef>
                      </wps:style>
                      <wps:bodyPr/>
                    </wps:wsp>
                  </a:graphicData>
                </a:graphic>
                <wp14:sizeRelV relativeFrom="margin">
                  <wp14:pctHeight>0</wp14:pctHeight>
                </wp14:sizeRelV>
              </wp:anchor>
            </w:drawing>
          </mc:Choice>
          <mc:Fallback>
            <w:pict>
              <v:shape id="Straight Arrow Connector 497" o:spid="_x0000_s1026" type="#_x0000_t32" style="position:absolute;margin-left:296.4pt;margin-top:177.5pt;width:69.85pt;height:0;flip:x y;z-index:2517760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" strokecolor="red" strokeweight="3pt">
                <v:stroke endarrow="open"/>
                <v:shadow on="t" color="black" opacity="22937f" origin=",.5" offset="0,.63889mm"/>
              </v:shape>
            </w:pict>
          </mc:Fallback>
        </mc:AlternateContent>
      </w:r>
    </w:p>
    <w:p w:rsidR="008E4562" w:rsidRDefault="00725DC8" w:rsidP="008E4562">
      <w:r>
        <w:rPr>
          <w:noProof/>
        </w:rPr>
        <mc:AlternateContent>
          <mc:Choice Requires="wps">
            <w:drawing>
              <wp:anchor distT="0" distB="0" distL="114300" distR="114300" simplePos="0" relativeHeight="251784192" behindDoc="0" locked="0" layoutInCell="1" allowOverlap="1" wp14:anchorId="6F1072D6" wp14:editId="6512768C">
                <wp:simplePos x="0" y="0"/>
                <wp:positionH relativeFrom="column">
                  <wp:posOffset>352425</wp:posOffset>
                </wp:positionH>
                <wp:positionV relativeFrom="paragraph">
                  <wp:posOffset>967740</wp:posOffset>
                </wp:positionV>
                <wp:extent cx="962025" cy="133350"/>
                <wp:effectExtent l="0" t="0" r="9525" b="0"/>
                <wp:wrapNone/>
                <wp:docPr id="502" name="Rectangle 502"/>
                <wp:cNvGraphicFramePr/>
                <a:graphic xmlns:a="http://schemas.openxmlformats.org/drawingml/2006/main">
                  <a:graphicData uri="http://schemas.microsoft.com/office/word/2010/wordprocessingShape">
                    <wps:wsp>
                      <wps:cNvSpPr/>
                      <wps:spPr>
                        <a:xfrm>
                          <a:off x="0" y="0"/>
                          <a:ext cx="962025" cy="1333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502" o:spid="_x0000_s1026" style="position:absolute;margin-left:27.75pt;margin-top:76.2pt;width:75.75pt;height:10.5pt;z-index:2517841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" fillcolor="white [3212]" stroked="f" strokeweight="2pt"/>
            </w:pict>
          </mc:Fallback>
        </mc:AlternateContent>
      </w:r>
      <w:r>
        <w:rPr>
          <w:noProof/>
        </w:rPr>
        <mc:AlternateContent>
          <mc:Choice Requires="wps">
            <w:drawing>
              <wp:anchor distT="0" distB="0" distL="114300" distR="114300" simplePos="0" relativeHeight="251782144" behindDoc="0" locked="0" layoutInCell="1" allowOverlap="1" wp14:anchorId="105ACDFA" wp14:editId="069C9FA1">
                <wp:simplePos x="0" y="0"/>
                <wp:positionH relativeFrom="column">
                  <wp:posOffset>285750</wp:posOffset>
                </wp:positionH>
                <wp:positionV relativeFrom="paragraph">
                  <wp:posOffset>1977390</wp:posOffset>
                </wp:positionV>
                <wp:extent cx="1742440" cy="647065"/>
                <wp:effectExtent l="0" t="0" r="29210" b="19685"/>
                <wp:wrapNone/>
                <wp:docPr id="499" name="Straight Connector 499"/>
                <wp:cNvGraphicFramePr/>
                <a:graphic xmlns:a="http://schemas.openxmlformats.org/drawingml/2006/main">
                  <a:graphicData uri="http://schemas.microsoft.com/office/word/2010/wordprocessingShape">
                    <wps:wsp>
                      <wps:cNvCnPr/>
                      <wps:spPr>
                        <a:xfrm flipH="1" flipV="1">
                          <a:off x="0" y="0"/>
                          <a:ext cx="1742440" cy="64706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499" o:spid="_x0000_s1026" style="position:absolute;flip:x y;z-index:2517821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2.5pt,155.7pt" to="159.7pt,20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" strokecolor="#4579b8 [3044]"/>
            </w:pict>
          </mc:Fallback>
        </mc:AlternateContent>
      </w:r>
      <w:r>
        <w:rPr>
          <w:noProof/>
        </w:rPr>
        <mc:AlternateContent>
          <mc:Choice Requires="wps">
            <w:drawing>
              <wp:anchor distT="0" distB="0" distL="114300" distR="114300" simplePos="0" relativeHeight="251778048" behindDoc="0" locked="0" layoutInCell="1" allowOverlap="1" wp14:anchorId="41A4929E" wp14:editId="61999AE7">
                <wp:simplePos x="0" y="0"/>
                <wp:positionH relativeFrom="column">
                  <wp:posOffset>2028825</wp:posOffset>
                </wp:positionH>
                <wp:positionV relativeFrom="paragraph">
                  <wp:posOffset>272415</wp:posOffset>
                </wp:positionV>
                <wp:extent cx="4467225" cy="2352675"/>
                <wp:effectExtent l="0" t="0" r="28575" b="28575"/>
                <wp:wrapNone/>
                <wp:docPr id="5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67225" cy="2352675"/>
                        </a:xfrm>
                        <a:prstGeom prst="rect">
                          <a:avLst/>
                        </a:prstGeom>
                        <a:solidFill>
                          <a:srgbClr val="FFFFFF"/>
                        </a:solidFill>
                        <a:ln w="9525">
                          <a:solidFill>
                            <a:schemeClr val="tx1"/>
                          </a:solidFill>
                          <a:miter lim="800000"/>
                          <a:headEnd/>
                          <a:tailEnd/>
                        </a:ln>
                      </wps:spPr>
                      <wps:txbx>
                        <w:txbxContent>
                          <w:p w:rsidR="002844FC" w:rsidRPr="00725DC8" w:rsidRDefault="002844FC" w:rsidP="00725DC8">
                            <w:pPr>
                              <w:spacing w:line="200" w:lineRule="atLeast"/>
                              <w:rPr>
                                <w:rFonts w:ascii="Times New Roman" w:hAnsi="Times New Roman"/>
                                <w:color w:val="000000"/>
                              </w:rPr>
                            </w:pPr>
                            <w:r w:rsidRPr="00725DC8">
                              <w:rPr>
                                <w:rFonts w:ascii="Courier New" w:hAnsi="Courier New" w:cs="Courier New"/>
                                <w:color w:val="000000"/>
                                <w:sz w:val="16"/>
                                <w:szCs w:val="16"/>
                              </w:rPr>
                              <w:t>﻿Function FindLabel ( [InstallJobPrefix], [InstallJobNumber], [InstallJobYear], [JPNUMBER] )</w:t>
                            </w:r>
                            <w:r w:rsidRPr="00725DC8">
                              <w:rPr>
                                <w:rFonts w:ascii="Courier New" w:hAnsi="Courier New" w:cs="Courier New"/>
                                <w:color w:val="000000"/>
                                <w:sz w:val="16"/>
                                <w:szCs w:val="16"/>
                              </w:rPr>
                              <w:br/>
                              <w:t> </w:t>
                            </w:r>
                            <w:r w:rsidRPr="00725DC8">
                              <w:rPr>
                                <w:rFonts w:ascii="Courier New" w:hAnsi="Courier New" w:cs="Courier New"/>
                                <w:color w:val="000000"/>
                                <w:sz w:val="16"/>
                                <w:szCs w:val="16"/>
                              </w:rPr>
                              <w:br/>
                              <w:t>myString = ""</w:t>
                            </w:r>
                            <w:r w:rsidRPr="00725DC8">
                              <w:rPr>
                                <w:rFonts w:ascii="Courier New" w:hAnsi="Courier New" w:cs="Courier New"/>
                                <w:color w:val="000000"/>
                                <w:sz w:val="16"/>
                                <w:szCs w:val="16"/>
                              </w:rPr>
                              <w:br/>
                              <w:t>if len([InstallJobPrefix]) &gt; 0 then</w:t>
                            </w:r>
                            <w:r w:rsidRPr="00725DC8">
                              <w:rPr>
                                <w:rFonts w:ascii="Courier New" w:hAnsi="Courier New" w:cs="Courier New"/>
                                <w:color w:val="000000"/>
                                <w:sz w:val="16"/>
                                <w:szCs w:val="16"/>
                              </w:rPr>
                              <w:br/>
                              <w:t>myString = [InstallJobPrefix]</w:t>
                            </w:r>
                            <w:r w:rsidRPr="00725DC8">
                              <w:rPr>
                                <w:rFonts w:ascii="Courier New" w:hAnsi="Courier New" w:cs="Courier New"/>
                                <w:color w:val="000000"/>
                                <w:sz w:val="16"/>
                                <w:szCs w:val="16"/>
                              </w:rPr>
                              <w:br/>
                              <w:t>End If</w:t>
                            </w:r>
                          </w:p>
                          <w:p w:rsidR="002844FC" w:rsidRPr="0068702F" w:rsidRDefault="002844FC" w:rsidP="008E4562">
                            <w:pPr>
                              <w:spacing w:line="200" w:lineRule="atLeast"/>
                              <w:rPr>
                                <w:rFonts w:ascii="Times New Roman" w:hAnsi="Times New Roman"/>
                                <w:color w:val="000000"/>
                              </w:rPr>
                            </w:pPr>
                            <w:r w:rsidRPr="00725DC8">
                              <w:rPr>
                                <w:rFonts w:ascii="Courier New" w:hAnsi="Courier New" w:cs="Courier New"/>
                                <w:color w:val="000000"/>
                                <w:sz w:val="16"/>
                                <w:szCs w:val="16"/>
                              </w:rPr>
                              <w:t>if len([InstallJobYear]) &gt; 0 then</w:t>
                            </w:r>
                            <w:r w:rsidRPr="00725DC8">
                              <w:rPr>
                                <w:rFonts w:ascii="Courier New" w:hAnsi="Courier New" w:cs="Courier New"/>
                                <w:color w:val="000000"/>
                                <w:sz w:val="16"/>
                                <w:szCs w:val="16"/>
                              </w:rPr>
                              <w:br/>
                              <w:t>if len([InstallJobYear]) = 4 then</w:t>
                            </w:r>
                            <w:r w:rsidRPr="00725DC8">
                              <w:rPr>
                                <w:rFonts w:ascii="Courier New" w:hAnsi="Courier New" w:cs="Courier New"/>
                                <w:color w:val="000000"/>
                                <w:sz w:val="16"/>
                                <w:szCs w:val="16"/>
                              </w:rPr>
                              <w:br/>
                              <w:t>  FindLabel = myString + [InstallJobNumber] + " '"+ right([InstallJobYear],2)</w:t>
                            </w:r>
                            <w:r w:rsidRPr="00725DC8">
                              <w:rPr>
                                <w:rFonts w:ascii="Courier New" w:hAnsi="Courier New" w:cs="Courier New"/>
                                <w:color w:val="000000"/>
                                <w:sz w:val="16"/>
                                <w:szCs w:val="16"/>
                              </w:rPr>
                              <w:br/>
                              <w:t>elseif len([InstallJobYear]) = 2 then</w:t>
                            </w:r>
                            <w:r w:rsidRPr="00725DC8">
                              <w:rPr>
                                <w:rFonts w:ascii="Courier New" w:hAnsi="Courier New" w:cs="Courier New"/>
                                <w:color w:val="000000"/>
                                <w:sz w:val="16"/>
                                <w:szCs w:val="16"/>
                              </w:rPr>
                              <w:br/>
                              <w:t>  FindLabel= myString + [InstallJobNumber] + " '"+ [InstallJobYear]</w:t>
                            </w:r>
                            <w:r w:rsidRPr="00725DC8">
                              <w:rPr>
                                <w:rFonts w:ascii="Courier New" w:hAnsi="Courier New" w:cs="Courier New"/>
                                <w:color w:val="000000"/>
                                <w:sz w:val="16"/>
                                <w:szCs w:val="16"/>
                              </w:rPr>
                              <w:br/>
                              <w:t>End if</w:t>
                            </w:r>
                            <w:r w:rsidRPr="00725DC8">
                              <w:rPr>
                                <w:rFonts w:ascii="Courier New" w:hAnsi="Courier New" w:cs="Courier New"/>
                                <w:color w:val="000000"/>
                                <w:sz w:val="16"/>
                                <w:szCs w:val="16"/>
                              </w:rPr>
                              <w:br/>
                              <w:t>Else</w:t>
                            </w:r>
                            <w:r w:rsidRPr="00725DC8">
                              <w:rPr>
                                <w:rFonts w:ascii="Courier New" w:hAnsi="Courier New" w:cs="Courier New"/>
                                <w:color w:val="000000"/>
                                <w:sz w:val="16"/>
                                <w:szCs w:val="16"/>
                              </w:rPr>
                              <w:br/>
                              <w:t>  FindLabel= myString + [InstallJobNumber]</w:t>
                            </w:r>
                            <w:r w:rsidRPr="00725DC8">
                              <w:rPr>
                                <w:rFonts w:ascii="Courier New" w:hAnsi="Courier New" w:cs="Courier New"/>
                                <w:color w:val="000000"/>
                                <w:sz w:val="16"/>
                                <w:szCs w:val="16"/>
                              </w:rPr>
                              <w:br/>
                              <w:t>end if</w:t>
                            </w:r>
                            <w:r w:rsidRPr="00725DC8">
                              <w:rPr>
                                <w:rFonts w:ascii="Courier New" w:hAnsi="Courier New" w:cs="Courier New"/>
                                <w:color w:val="000000"/>
                                <w:sz w:val="16"/>
                                <w:szCs w:val="16"/>
                              </w:rPr>
                              <w:br/>
                              <w:t>End Function</w:t>
                            </w:r>
                          </w:p>
                          <w:p w:rsidR="002844FC" w:rsidRPr="00BC67AB" w:rsidRDefault="002844FC" w:rsidP="008E4562">
                            <w:pPr>
                              <w:spacing w:line="200" w:lineRule="atLeast"/>
                              <w:rPr>
                                <w:sz w:val="16"/>
                              </w:rPr>
                            </w:pPr>
                          </w:p>
                          <w:p w:rsidR="002844FC" w:rsidRPr="00BC67AB" w:rsidRDefault="002844FC" w:rsidP="008E4562">
                            <w:pPr>
                              <w:rPr>
                                <w:sz w:val="16"/>
                              </w:rPr>
                            </w:pPr>
                          </w:p>
                        </w:txbxContent>
                      </wps:txbx>
                      <wps:bodyPr rot="0" vert="horz" wrap="square" lIns="91440" tIns="0" rIns="91440" bIns="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margin-left:159.75pt;margin-top:21.45pt;width:351.75pt;height:185.25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" strokecolor="black [3213]">
                <v:textbox inset=",0,,0">
                  <w:txbxContent>
                    <w:p w:rsidR="002844FC" w:rsidRPr="00725DC8" w:rsidRDefault="002844FC" w:rsidP="00725DC8">
                      <w:pPr>
                        <w:spacing w:line="200" w:lineRule="atLeast"/>
                        <w:rPr>
                          <w:rFonts w:ascii="Times New Roman" w:hAnsi="Times New Roman"/>
                          <w:color w:val="000000"/>
                        </w:rPr>
                      </w:pPr>
                      <w:r w:rsidRPr="00725DC8">
                        <w:rPr>
                          <w:rFonts w:ascii="Courier New" w:hAnsi="Courier New" w:cs="Courier New"/>
                          <w:color w:val="000000"/>
                          <w:sz w:val="16"/>
                          <w:szCs w:val="16"/>
                        </w:rPr>
                        <w:t>﻿Function FindLabel ( [InstallJobPrefix], [InstallJobNumber], [InstallJobYear], [JPNUMBER] )</w:t>
                      </w:r>
                      <w:r w:rsidRPr="00725DC8">
                        <w:rPr>
                          <w:rFonts w:ascii="Courier New" w:hAnsi="Courier New" w:cs="Courier New"/>
                          <w:color w:val="000000"/>
                          <w:sz w:val="16"/>
                          <w:szCs w:val="16"/>
                        </w:rPr>
                        <w:br/>
                        <w:t> </w:t>
                      </w:r>
                      <w:r w:rsidRPr="00725DC8">
                        <w:rPr>
                          <w:rFonts w:ascii="Courier New" w:hAnsi="Courier New" w:cs="Courier New"/>
                          <w:color w:val="000000"/>
                          <w:sz w:val="16"/>
                          <w:szCs w:val="16"/>
                        </w:rPr>
                        <w:br/>
                        <w:t>myString = ""</w:t>
                      </w:r>
                      <w:r w:rsidRPr="00725DC8">
                        <w:rPr>
                          <w:rFonts w:ascii="Courier New" w:hAnsi="Courier New" w:cs="Courier New"/>
                          <w:color w:val="000000"/>
                          <w:sz w:val="16"/>
                          <w:szCs w:val="16"/>
                        </w:rPr>
                        <w:br/>
                        <w:t>if len([InstallJobPrefix]) &gt; 0 then</w:t>
                      </w:r>
                      <w:r w:rsidRPr="00725DC8">
                        <w:rPr>
                          <w:rFonts w:ascii="Courier New" w:hAnsi="Courier New" w:cs="Courier New"/>
                          <w:color w:val="000000"/>
                          <w:sz w:val="16"/>
                          <w:szCs w:val="16"/>
                        </w:rPr>
                        <w:br/>
                        <w:t>myString = [InstallJobPrefix]</w:t>
                      </w:r>
                      <w:r w:rsidRPr="00725DC8">
                        <w:rPr>
                          <w:rFonts w:ascii="Courier New" w:hAnsi="Courier New" w:cs="Courier New"/>
                          <w:color w:val="000000"/>
                          <w:sz w:val="16"/>
                          <w:szCs w:val="16"/>
                        </w:rPr>
                        <w:br/>
                        <w:t>End If</w:t>
                      </w:r>
                    </w:p>
                    <w:p w:rsidR="002844FC" w:rsidRPr="0068702F" w:rsidRDefault="002844FC" w:rsidP="008E4562">
                      <w:pPr>
                        <w:spacing w:line="200" w:lineRule="atLeast"/>
                        <w:rPr>
                          <w:rFonts w:ascii="Times New Roman" w:hAnsi="Times New Roman"/>
                          <w:color w:val="000000"/>
                        </w:rPr>
                      </w:pPr>
                      <w:r w:rsidRPr="00725DC8">
                        <w:rPr>
                          <w:rFonts w:ascii="Courier New" w:hAnsi="Courier New" w:cs="Courier New"/>
                          <w:color w:val="000000"/>
                          <w:sz w:val="16"/>
                          <w:szCs w:val="16"/>
                        </w:rPr>
                        <w:t>if len([InstallJobYear]) &gt; 0 then</w:t>
                      </w:r>
                      <w:r w:rsidRPr="00725DC8">
                        <w:rPr>
                          <w:rFonts w:ascii="Courier New" w:hAnsi="Courier New" w:cs="Courier New"/>
                          <w:color w:val="000000"/>
                          <w:sz w:val="16"/>
                          <w:szCs w:val="16"/>
                        </w:rPr>
                        <w:br/>
                        <w:t>if len([InstallJobYear]) = 4 then</w:t>
                      </w:r>
                      <w:r w:rsidRPr="00725DC8">
                        <w:rPr>
                          <w:rFonts w:ascii="Courier New" w:hAnsi="Courier New" w:cs="Courier New"/>
                          <w:color w:val="000000"/>
                          <w:sz w:val="16"/>
                          <w:szCs w:val="16"/>
                        </w:rPr>
                        <w:br/>
                        <w:t>  FindLabel = myString + [InstallJobNumber] + " '"+ right([InstallJobYear],2)</w:t>
                      </w:r>
                      <w:r w:rsidRPr="00725DC8">
                        <w:rPr>
                          <w:rFonts w:ascii="Courier New" w:hAnsi="Courier New" w:cs="Courier New"/>
                          <w:color w:val="000000"/>
                          <w:sz w:val="16"/>
                          <w:szCs w:val="16"/>
                        </w:rPr>
                        <w:br/>
                        <w:t>elseif len([InstallJobYear]) = 2 then</w:t>
                      </w:r>
                      <w:r w:rsidRPr="00725DC8">
                        <w:rPr>
                          <w:rFonts w:ascii="Courier New" w:hAnsi="Courier New" w:cs="Courier New"/>
                          <w:color w:val="000000"/>
                          <w:sz w:val="16"/>
                          <w:szCs w:val="16"/>
                        </w:rPr>
                        <w:br/>
                        <w:t>  FindLabel= myString + [InstallJobNumber] + " '"+ [InstallJobYear]</w:t>
                      </w:r>
                      <w:r w:rsidRPr="00725DC8">
                        <w:rPr>
                          <w:rFonts w:ascii="Courier New" w:hAnsi="Courier New" w:cs="Courier New"/>
                          <w:color w:val="000000"/>
                          <w:sz w:val="16"/>
                          <w:szCs w:val="16"/>
                        </w:rPr>
                        <w:br/>
                        <w:t>End if</w:t>
                      </w:r>
                      <w:r w:rsidRPr="00725DC8">
                        <w:rPr>
                          <w:rFonts w:ascii="Courier New" w:hAnsi="Courier New" w:cs="Courier New"/>
                          <w:color w:val="000000"/>
                          <w:sz w:val="16"/>
                          <w:szCs w:val="16"/>
                        </w:rPr>
                        <w:br/>
                        <w:t>Else</w:t>
                      </w:r>
                      <w:r w:rsidRPr="00725DC8">
                        <w:rPr>
                          <w:rFonts w:ascii="Courier New" w:hAnsi="Courier New" w:cs="Courier New"/>
                          <w:color w:val="000000"/>
                          <w:sz w:val="16"/>
                          <w:szCs w:val="16"/>
                        </w:rPr>
                        <w:br/>
                        <w:t>  FindLabel= myString + [InstallJobNumber]</w:t>
                      </w:r>
                      <w:r w:rsidRPr="00725DC8">
                        <w:rPr>
                          <w:rFonts w:ascii="Courier New" w:hAnsi="Courier New" w:cs="Courier New"/>
                          <w:color w:val="000000"/>
                          <w:sz w:val="16"/>
                          <w:szCs w:val="16"/>
                        </w:rPr>
                        <w:br/>
                        <w:t>end if</w:t>
                      </w:r>
                      <w:r w:rsidRPr="00725DC8">
                        <w:rPr>
                          <w:rFonts w:ascii="Courier New" w:hAnsi="Courier New" w:cs="Courier New"/>
                          <w:color w:val="000000"/>
                          <w:sz w:val="16"/>
                          <w:szCs w:val="16"/>
                        </w:rPr>
                        <w:br/>
                        <w:t>End Function</w:t>
                      </w:r>
                    </w:p>
                    <w:p w:rsidR="002844FC" w:rsidRPr="00BC67AB" w:rsidRDefault="002844FC" w:rsidP="008E4562">
                      <w:pPr>
                        <w:spacing w:line="200" w:lineRule="atLeast"/>
                        <w:rPr>
                          <w:sz w:val="16"/>
                        </w:rPr>
                      </w:pPr>
                    </w:p>
                    <w:p w:rsidR="002844FC" w:rsidRPr="00BC67AB" w:rsidRDefault="002844FC" w:rsidP="008E4562">
                      <w:pPr>
                        <w:rPr>
                          <w:sz w:val="16"/>
                        </w:rPr>
                      </w:pPr>
                    </w:p>
                  </w:txbxContent>
                </v:textbox>
              </v:shape>
            </w:pict>
          </mc:Fallback>
        </mc:AlternateContent>
      </w:r>
      <w:r>
        <w:rPr>
          <w:noProof/>
        </w:rPr>
        <mc:AlternateContent>
          <mc:Choice Requires="wps">
            <w:drawing>
              <wp:anchor distT="0" distB="0" distL="114300" distR="114300" simplePos="0" relativeHeight="251783168" behindDoc="0" locked="0" layoutInCell="1" allowOverlap="1" wp14:anchorId="5CD87226" wp14:editId="769FFAA9">
                <wp:simplePos x="0" y="0"/>
                <wp:positionH relativeFrom="column">
                  <wp:posOffset>285750</wp:posOffset>
                </wp:positionH>
                <wp:positionV relativeFrom="paragraph">
                  <wp:posOffset>948690</wp:posOffset>
                </wp:positionV>
                <wp:extent cx="0" cy="1028700"/>
                <wp:effectExtent l="0" t="0" r="19050" b="19050"/>
                <wp:wrapNone/>
                <wp:docPr id="498" name="Straight Connector 498"/>
                <wp:cNvGraphicFramePr/>
                <a:graphic xmlns:a="http://schemas.openxmlformats.org/drawingml/2006/main">
                  <a:graphicData uri="http://schemas.microsoft.com/office/word/2010/wordprocessingShape">
                    <wps:wsp>
                      <wps:cNvCnPr/>
                      <wps:spPr>
                        <a:xfrm>
                          <a:off x="0" y="0"/>
                          <a:ext cx="0" cy="1028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498" o:spid="_x0000_s1026" style="position:absolute;z-index:251783168;visibility:visible;mso-wrap-style:square;mso-wrap-distance-left:9pt;mso-wrap-distance-top:0;mso-wrap-distance-right:9pt;mso-wrap-distance-bottom:0;mso-position-horizontal:absolute;mso-position-horizontal-relative:text;mso-position-vertical:absolute;mso-position-vertical-relative:text" from="22.5pt,74.7pt" to="22.5pt,15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" strokecolor="#4579b8 [3044]"/>
            </w:pict>
          </mc:Fallback>
        </mc:AlternateContent>
      </w:r>
      <w:r>
        <w:rPr>
          <w:noProof/>
        </w:rPr>
        <mc:AlternateContent>
          <mc:Choice Requires="wps">
            <w:drawing>
              <wp:anchor distT="0" distB="0" distL="114300" distR="114300" simplePos="0" relativeHeight="251781120" behindDoc="0" locked="0" layoutInCell="1" allowOverlap="1" wp14:anchorId="726023F2" wp14:editId="6D4FF32C">
                <wp:simplePos x="0" y="0"/>
                <wp:positionH relativeFrom="column">
                  <wp:posOffset>285750</wp:posOffset>
                </wp:positionH>
                <wp:positionV relativeFrom="paragraph">
                  <wp:posOffset>272415</wp:posOffset>
                </wp:positionV>
                <wp:extent cx="1743075" cy="676275"/>
                <wp:effectExtent l="0" t="0" r="28575" b="28575"/>
                <wp:wrapNone/>
                <wp:docPr id="500" name="Straight Connector 500"/>
                <wp:cNvGraphicFramePr/>
                <a:graphic xmlns:a="http://schemas.openxmlformats.org/drawingml/2006/main">
                  <a:graphicData uri="http://schemas.microsoft.com/office/word/2010/wordprocessingShape">
                    <wps:wsp>
                      <wps:cNvCnPr/>
                      <wps:spPr>
                        <a:xfrm flipH="1">
                          <a:off x="0" y="0"/>
                          <a:ext cx="1743075" cy="6762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500" o:spid="_x0000_s1026" style="position:absolute;flip:x;z-index:251781120;visibility:visible;mso-wrap-style:square;mso-wrap-distance-left:9pt;mso-wrap-distance-top:0;mso-wrap-distance-right:9pt;mso-wrap-distance-bottom:0;mso-position-horizontal:absolute;mso-position-horizontal-relative:text;mso-position-vertical:absolute;mso-position-vertical-relative:text" from="22.5pt,21.45pt" to="159.75pt,7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" strokecolor="#4579b8 [3044]"/>
            </w:pict>
          </mc:Fallback>
        </mc:AlternateContent>
      </w:r>
      <w:r w:rsidR="008E4562">
        <w:rPr>
          <w:noProof/>
        </w:rPr>
        <w:drawing>
          <wp:inline distT="0" distB="0" distL="0" distR="0" wp14:anchorId="2F30CD5B" wp14:editId="7E42E4F6">
            <wp:extent cx="4314825" cy="3257550"/>
            <wp:effectExtent l="0" t="0" r="9525" b="0"/>
            <wp:docPr id="530" name="Picture 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a:srcRect t="39254"/>
                    <a:stretch/>
                  </pic:blipFill>
                  <pic:spPr bwMode="auto">
                    <a:xfrm>
                      <a:off x="0" y="0"/>
                      <a:ext cx="4314825" cy="3257550"/>
                    </a:xfrm>
                    <a:prstGeom prst="rect">
                      <a:avLst/>
                    </a:prstGeom>
                    <a:ln>
                      <a:noFill/>
                    </a:ln>
                    <a:extLst>
                      <a:ext uri="{53640926-AAD7-44D8-BBD7-CCE9431645EC}">
                        <a14:shadowObscured xmlns:a14="http://schemas.microsoft.com/office/drawing/2010/main"/>
                      </a:ext>
                    </a:extLst>
                  </pic:spPr>
                </pic:pic>
              </a:graphicData>
            </a:graphic>
          </wp:inline>
        </w:drawing>
      </w:r>
      <w:r w:rsidR="008E4562">
        <w:br/>
      </w:r>
      <w:r w:rsidR="008E4562">
        <w:br/>
      </w:r>
      <w:r w:rsidR="008E4562">
        <w:br/>
      </w:r>
    </w:p>
    <w:p w:rsidR="008E4562" w:rsidRDefault="008E4562" w:rsidP="008E4562">
      <w:pPr>
        <w:pStyle w:val="ListParagraph"/>
        <w:numPr>
          <w:ilvl w:val="0"/>
          <w:numId w:val="44"/>
        </w:numPr>
      </w:pPr>
      <w:r>
        <w:t xml:space="preserve">Click on the </w:t>
      </w:r>
      <w:r w:rsidR="00725DC8">
        <w:rPr>
          <w:i/>
        </w:rPr>
        <w:t>Tower</w:t>
      </w:r>
      <w:r>
        <w:t xml:space="preserve"> annotation class to begin modifying its attributes.</w:t>
      </w:r>
      <w:r>
        <w:br/>
      </w:r>
    </w:p>
    <w:p w:rsidR="008E4562" w:rsidRDefault="008E4562" w:rsidP="00D92147">
      <w:pPr>
        <w:pStyle w:val="ListParagraph"/>
        <w:numPr>
          <w:ilvl w:val="0"/>
          <w:numId w:val="45"/>
        </w:numPr>
      </w:pPr>
      <w:r>
        <w:rPr>
          <w:noProof/>
        </w:rPr>
        <w:lastRenderedPageBreak/>
        <mc:AlternateContent>
          <mc:Choice Requires="wps">
            <w:drawing>
              <wp:anchor distT="0" distB="0" distL="114300" distR="114300" simplePos="0" relativeHeight="251797504" behindDoc="0" locked="0" layoutInCell="1" allowOverlap="1" wp14:anchorId="6A6B22CF" wp14:editId="2B23579C">
                <wp:simplePos x="0" y="0"/>
                <wp:positionH relativeFrom="column">
                  <wp:posOffset>4095751</wp:posOffset>
                </wp:positionH>
                <wp:positionV relativeFrom="paragraph">
                  <wp:posOffset>582930</wp:posOffset>
                </wp:positionV>
                <wp:extent cx="266700" cy="133350"/>
                <wp:effectExtent l="0" t="0" r="0" b="0"/>
                <wp:wrapNone/>
                <wp:docPr id="503" name="Rectangle 503"/>
                <wp:cNvGraphicFramePr/>
                <a:graphic xmlns:a="http://schemas.openxmlformats.org/drawingml/2006/main">
                  <a:graphicData uri="http://schemas.microsoft.com/office/word/2010/wordprocessingShape">
                    <wps:wsp>
                      <wps:cNvSpPr/>
                      <wps:spPr>
                        <a:xfrm>
                          <a:off x="0" y="0"/>
                          <a:ext cx="266700" cy="1333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503" o:spid="_x0000_s1026" style="position:absolute;margin-left:322.5pt;margin-top:45.9pt;width:21pt;height:10.5pt;z-index:251797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" fillcolor="white [3212]" stroked="f" strokeweight="2pt"/>
            </w:pict>
          </mc:Fallback>
        </mc:AlternateContent>
      </w:r>
      <w:r w:rsidR="00C82F43" w:rsidRPr="00C82F43">
        <w:t xml:space="preserve"> </w:t>
      </w:r>
      <w:r w:rsidR="00C82F43">
        <w:t>Under “Text Symbol”, click the “Symbol” button. Then click “Edit Symbol”.</w:t>
      </w:r>
      <w:r w:rsidR="00C82F43">
        <w:br/>
      </w:r>
      <w:r w:rsidR="00C82F43">
        <w:br/>
      </w:r>
      <w:r w:rsidR="00C82F43">
        <w:rPr>
          <w:noProof/>
        </w:rPr>
        <w:drawing>
          <wp:inline distT="0" distB="0" distL="0" distR="0" wp14:anchorId="2EB50F41" wp14:editId="73170F52">
            <wp:extent cx="523875" cy="295275"/>
            <wp:effectExtent l="0" t="0" r="9525"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7"/>
                    <a:srcRect l="77548" t="45788" r="9720" b="48534"/>
                    <a:stretch/>
                  </pic:blipFill>
                  <pic:spPr bwMode="auto">
                    <a:xfrm>
                      <a:off x="0" y="0"/>
                      <a:ext cx="523875" cy="295275"/>
                    </a:xfrm>
                    <a:prstGeom prst="rect">
                      <a:avLst/>
                    </a:prstGeom>
                    <a:ln>
                      <a:noFill/>
                    </a:ln>
                    <a:extLst>
                      <a:ext uri="{53640926-AAD7-44D8-BBD7-CCE9431645EC}">
                        <a14:shadowObscured xmlns:a14="http://schemas.microsoft.com/office/drawing/2010/main"/>
                      </a:ext>
                    </a:extLst>
                  </pic:spPr>
                </pic:pic>
              </a:graphicData>
            </a:graphic>
          </wp:inline>
        </w:drawing>
      </w:r>
    </w:p>
    <w:p w:rsidR="008E4562" w:rsidRDefault="008E4562" w:rsidP="00D92147">
      <w:pPr>
        <w:pStyle w:val="ListParagraph"/>
        <w:numPr>
          <w:ilvl w:val="0"/>
          <w:numId w:val="45"/>
        </w:numPr>
      </w:pPr>
      <w:r>
        <w:t>Ensure that the settings under the “General” tab match the example below:</w:t>
      </w:r>
      <w:r>
        <w:br/>
      </w:r>
      <w:r>
        <w:br/>
      </w:r>
      <w:r w:rsidR="00D92147">
        <w:rPr>
          <w:noProof/>
        </w:rPr>
        <w:drawing>
          <wp:inline distT="0" distB="0" distL="0" distR="0" wp14:anchorId="22EAA716" wp14:editId="1F18CA04">
            <wp:extent cx="2457450" cy="1695450"/>
            <wp:effectExtent l="0" t="0" r="0" b="0"/>
            <wp:docPr id="554" name="Picture 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2457450" cy="1695450"/>
                    </a:xfrm>
                    <a:prstGeom prst="rect">
                      <a:avLst/>
                    </a:prstGeom>
                  </pic:spPr>
                </pic:pic>
              </a:graphicData>
            </a:graphic>
          </wp:inline>
        </w:drawing>
      </w:r>
      <w:r>
        <w:br/>
      </w:r>
    </w:p>
    <w:p w:rsidR="008E4562" w:rsidRDefault="008E4562" w:rsidP="00D92147">
      <w:pPr>
        <w:pStyle w:val="ListParagraph"/>
        <w:numPr>
          <w:ilvl w:val="0"/>
          <w:numId w:val="45"/>
        </w:numPr>
      </w:pPr>
      <w:r>
        <w:t>Click “OK” to close this window.</w:t>
      </w:r>
      <w:r>
        <w:br/>
      </w:r>
    </w:p>
    <w:p w:rsidR="008E4562" w:rsidRDefault="008F0B9B" w:rsidP="00D92147">
      <w:pPr>
        <w:pStyle w:val="ListParagraph"/>
        <w:numPr>
          <w:ilvl w:val="0"/>
          <w:numId w:val="45"/>
        </w:numPr>
      </w:pPr>
      <w:r>
        <w:t>Click “OK” again. If changes were made, read and accept the warning.</w:t>
      </w:r>
      <w:r w:rsidR="008E4562">
        <w:br/>
      </w:r>
    </w:p>
    <w:p w:rsidR="008E4562" w:rsidRDefault="008E4562" w:rsidP="00D92147">
      <w:pPr>
        <w:pStyle w:val="ListParagraph"/>
        <w:numPr>
          <w:ilvl w:val="0"/>
          <w:numId w:val="45"/>
        </w:numPr>
      </w:pPr>
      <w:r>
        <w:rPr>
          <w:noProof/>
        </w:rPr>
        <mc:AlternateContent>
          <mc:Choice Requires="wps">
            <w:drawing>
              <wp:anchor distT="0" distB="0" distL="114300" distR="114300" simplePos="0" relativeHeight="251786240" behindDoc="0" locked="0" layoutInCell="1" allowOverlap="1" wp14:anchorId="150AB8D3" wp14:editId="57612110">
                <wp:simplePos x="0" y="0"/>
                <wp:positionH relativeFrom="column">
                  <wp:posOffset>1914526</wp:posOffset>
                </wp:positionH>
                <wp:positionV relativeFrom="paragraph">
                  <wp:posOffset>1525905</wp:posOffset>
                </wp:positionV>
                <wp:extent cx="761999" cy="190500"/>
                <wp:effectExtent l="0" t="95250" r="38735" b="95250"/>
                <wp:wrapNone/>
                <wp:docPr id="505" name="Straight Arrow Connector 505"/>
                <wp:cNvGraphicFramePr/>
                <a:graphic xmlns:a="http://schemas.openxmlformats.org/drawingml/2006/main">
                  <a:graphicData uri="http://schemas.microsoft.com/office/word/2010/wordprocessingShape">
                    <wps:wsp>
                      <wps:cNvCnPr/>
                      <wps:spPr>
                        <a:xfrm flipH="1" flipV="1">
                          <a:off x="0" y="0"/>
                          <a:ext cx="761999" cy="190500"/>
                        </a:xfrm>
                        <a:prstGeom prst="straightConnector1">
                          <a:avLst/>
                        </a:prstGeom>
                        <a:ln>
                          <a:solidFill>
                            <a:srgbClr val="FF0000"/>
                          </a:solidFill>
                          <a:tailEnd type="arrow"/>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05" o:spid="_x0000_s1026" type="#_x0000_t32" style="position:absolute;margin-left:150.75pt;margin-top:120.15pt;width:60pt;height:15pt;flip:x y;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" strokecolor="red" strokeweight="3pt">
                <v:stroke endarrow="open"/>
                <v:shadow on="t" color="black" opacity="22937f" origin=",.5" offset="0,.63889mm"/>
              </v:shape>
            </w:pict>
          </mc:Fallback>
        </mc:AlternateContent>
      </w:r>
      <w:r>
        <w:t>Under “Placement Properties”, click the “</w:t>
      </w:r>
      <w:r w:rsidR="00D92147">
        <w:t>Position” button and select “West”.</w:t>
      </w:r>
      <w:r>
        <w:br/>
      </w:r>
      <w:r>
        <w:br/>
      </w:r>
      <w:r w:rsidR="00D92147">
        <w:rPr>
          <w:noProof/>
        </w:rPr>
        <w:drawing>
          <wp:inline distT="0" distB="0" distL="0" distR="0" wp14:anchorId="443E354F" wp14:editId="218FF104">
            <wp:extent cx="4029075" cy="1409700"/>
            <wp:effectExtent l="0" t="0" r="9525" b="0"/>
            <wp:docPr id="555" name="Picture 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4029075" cy="1409700"/>
                    </a:xfrm>
                    <a:prstGeom prst="rect">
                      <a:avLst/>
                    </a:prstGeom>
                  </pic:spPr>
                </pic:pic>
              </a:graphicData>
            </a:graphic>
          </wp:inline>
        </w:drawing>
      </w:r>
      <w:r>
        <w:br/>
      </w:r>
    </w:p>
    <w:p w:rsidR="008E4562" w:rsidRDefault="008E4562" w:rsidP="00D92147">
      <w:pPr>
        <w:pStyle w:val="ListParagraph"/>
        <w:numPr>
          <w:ilvl w:val="0"/>
          <w:numId w:val="45"/>
        </w:numPr>
      </w:pPr>
      <w:r>
        <w:t>Click “Expression” next to the Label Field dropdown.</w:t>
      </w:r>
      <w:r w:rsidRPr="002202B8">
        <w:rPr>
          <w:noProof/>
        </w:rPr>
        <w:t xml:space="preserve"> </w:t>
      </w:r>
      <w:r>
        <w:br/>
      </w:r>
    </w:p>
    <w:p w:rsidR="008E4562" w:rsidRDefault="008E4562" w:rsidP="008E4562">
      <w:pPr>
        <w:pStyle w:val="ListParagraph"/>
        <w:ind w:left="1620"/>
      </w:pPr>
      <w:r>
        <w:rPr>
          <w:noProof/>
        </w:rPr>
        <mc:AlternateContent>
          <mc:Choice Requires="wps">
            <w:drawing>
              <wp:anchor distT="0" distB="0" distL="114300" distR="114300" simplePos="0" relativeHeight="251792384" behindDoc="0" locked="0" layoutInCell="1" allowOverlap="1" wp14:anchorId="2A1DEDB6" wp14:editId="59352EFD">
                <wp:simplePos x="0" y="0"/>
                <wp:positionH relativeFrom="column">
                  <wp:posOffset>1743075</wp:posOffset>
                </wp:positionH>
                <wp:positionV relativeFrom="paragraph">
                  <wp:posOffset>57150</wp:posOffset>
                </wp:positionV>
                <wp:extent cx="962025" cy="133350"/>
                <wp:effectExtent l="0" t="0" r="9525" b="0"/>
                <wp:wrapNone/>
                <wp:docPr id="506" name="Rectangle 506"/>
                <wp:cNvGraphicFramePr/>
                <a:graphic xmlns:a="http://schemas.openxmlformats.org/drawingml/2006/main">
                  <a:graphicData uri="http://schemas.microsoft.com/office/word/2010/wordprocessingShape">
                    <wps:wsp>
                      <wps:cNvSpPr/>
                      <wps:spPr>
                        <a:xfrm>
                          <a:off x="0" y="0"/>
                          <a:ext cx="962025" cy="1333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506" o:spid="_x0000_s1026" style="position:absolute;margin-left:137.25pt;margin-top:4.5pt;width:75.75pt;height:10.5pt;z-index:251792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" fillcolor="white [3212]" stroked="f" strokeweight="2pt"/>
            </w:pict>
          </mc:Fallback>
        </mc:AlternateContent>
      </w:r>
      <w:r>
        <w:rPr>
          <w:noProof/>
        </w:rPr>
        <mc:AlternateContent>
          <mc:Choice Requires="wps">
            <w:drawing>
              <wp:anchor distT="0" distB="0" distL="114300" distR="114300" simplePos="0" relativeHeight="251788288" behindDoc="0" locked="0" layoutInCell="1" allowOverlap="1" wp14:anchorId="685891E0" wp14:editId="28E122C8">
                <wp:simplePos x="0" y="0"/>
                <wp:positionH relativeFrom="column">
                  <wp:posOffset>4994275</wp:posOffset>
                </wp:positionH>
                <wp:positionV relativeFrom="paragraph">
                  <wp:posOffset>126365</wp:posOffset>
                </wp:positionV>
                <wp:extent cx="887095" cy="0"/>
                <wp:effectExtent l="0" t="133350" r="0" b="171450"/>
                <wp:wrapNone/>
                <wp:docPr id="507" name="Straight Arrow Connector 507"/>
                <wp:cNvGraphicFramePr/>
                <a:graphic xmlns:a="http://schemas.openxmlformats.org/drawingml/2006/main">
                  <a:graphicData uri="http://schemas.microsoft.com/office/word/2010/wordprocessingShape">
                    <wps:wsp>
                      <wps:cNvCnPr/>
                      <wps:spPr>
                        <a:xfrm flipH="1" flipV="1">
                          <a:off x="0" y="0"/>
                          <a:ext cx="887095" cy="0"/>
                        </a:xfrm>
                        <a:prstGeom prst="straightConnector1">
                          <a:avLst/>
                        </a:prstGeom>
                        <a:ln>
                          <a:solidFill>
                            <a:srgbClr val="FF0000"/>
                          </a:solidFill>
                          <a:tailEnd type="arrow"/>
                        </a:ln>
                      </wps:spPr>
                      <wps:style>
                        <a:lnRef idx="3">
                          <a:schemeClr val="accent2"/>
                        </a:lnRef>
                        <a:fillRef idx="0">
                          <a:schemeClr val="accent2"/>
                        </a:fillRef>
                        <a:effectRef idx="2">
                          <a:schemeClr val="accent2"/>
                        </a:effectRef>
                        <a:fontRef idx="minor">
                          <a:schemeClr val="tx1"/>
                        </a:fontRef>
                      </wps:style>
                      <wps:bodyPr/>
                    </wps:wsp>
                  </a:graphicData>
                </a:graphic>
                <wp14:sizeRelV relativeFrom="margin">
                  <wp14:pctHeight>0</wp14:pctHeight>
                </wp14:sizeRelV>
              </wp:anchor>
            </w:drawing>
          </mc:Choice>
          <mc:Fallback>
            <w:pict>
              <v:shape id="Straight Arrow Connector 507" o:spid="_x0000_s1026" type="#_x0000_t32" style="position:absolute;margin-left:393.25pt;margin-top:9.95pt;width:69.85pt;height:0;flip:x y;z-index:251788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" strokecolor="red" strokeweight="3pt">
                <v:stroke endarrow="open"/>
                <v:shadow on="t" color="black" opacity="22937f" origin=",.5" offset="0,.63889mm"/>
              </v:shape>
            </w:pict>
          </mc:Fallback>
        </mc:AlternateContent>
      </w:r>
      <w:r>
        <w:rPr>
          <w:noProof/>
        </w:rPr>
        <w:drawing>
          <wp:inline distT="0" distB="0" distL="0" distR="0" wp14:anchorId="6000156A" wp14:editId="7E427DA3">
            <wp:extent cx="4114800" cy="276225"/>
            <wp:effectExtent l="0" t="0" r="0" b="9525"/>
            <wp:docPr id="536" name="Picture 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srcRect l="3839" t="29810" r="8888" b="65164"/>
                    <a:stretch/>
                  </pic:blipFill>
                  <pic:spPr bwMode="auto">
                    <a:xfrm>
                      <a:off x="0" y="0"/>
                      <a:ext cx="4114800" cy="276225"/>
                    </a:xfrm>
                    <a:prstGeom prst="rect">
                      <a:avLst/>
                    </a:prstGeom>
                    <a:ln>
                      <a:noFill/>
                    </a:ln>
                    <a:extLst>
                      <a:ext uri="{53640926-AAD7-44D8-BBD7-CCE9431645EC}">
                        <a14:shadowObscured xmlns:a14="http://schemas.microsoft.com/office/drawing/2010/main"/>
                      </a:ext>
                    </a:extLst>
                  </pic:spPr>
                </pic:pic>
              </a:graphicData>
            </a:graphic>
          </wp:inline>
        </w:drawing>
      </w:r>
      <w:r>
        <w:br/>
      </w:r>
    </w:p>
    <w:p w:rsidR="008E4562" w:rsidRDefault="008E4562" w:rsidP="008E4562">
      <w:r>
        <w:br w:type="page"/>
      </w:r>
    </w:p>
    <w:p w:rsidR="008E4562" w:rsidRDefault="00D92147" w:rsidP="008E4562">
      <w:pPr>
        <w:pStyle w:val="ListParagraph"/>
        <w:numPr>
          <w:ilvl w:val="0"/>
          <w:numId w:val="45"/>
        </w:numPr>
      </w:pPr>
      <w:r>
        <w:rPr>
          <w:noProof/>
        </w:rPr>
        <w:lastRenderedPageBreak/>
        <mc:AlternateContent>
          <mc:Choice Requires="wps">
            <w:drawing>
              <wp:anchor distT="0" distB="0" distL="114300" distR="114300" simplePos="0" relativeHeight="251789312" behindDoc="0" locked="0" layoutInCell="1" allowOverlap="1" wp14:anchorId="57DAD943" wp14:editId="01CDD3B5">
                <wp:simplePos x="0" y="0"/>
                <wp:positionH relativeFrom="column">
                  <wp:posOffset>4803775</wp:posOffset>
                </wp:positionH>
                <wp:positionV relativeFrom="paragraph">
                  <wp:posOffset>2997200</wp:posOffset>
                </wp:positionV>
                <wp:extent cx="887095" cy="0"/>
                <wp:effectExtent l="0" t="133350" r="0" b="171450"/>
                <wp:wrapNone/>
                <wp:docPr id="511" name="Straight Arrow Connector 511"/>
                <wp:cNvGraphicFramePr/>
                <a:graphic xmlns:a="http://schemas.openxmlformats.org/drawingml/2006/main">
                  <a:graphicData uri="http://schemas.microsoft.com/office/word/2010/wordprocessingShape">
                    <wps:wsp>
                      <wps:cNvCnPr/>
                      <wps:spPr>
                        <a:xfrm flipH="1" flipV="1">
                          <a:off x="0" y="0"/>
                          <a:ext cx="887095" cy="0"/>
                        </a:xfrm>
                        <a:prstGeom prst="straightConnector1">
                          <a:avLst/>
                        </a:prstGeom>
                        <a:ln>
                          <a:solidFill>
                            <a:srgbClr val="FF0000"/>
                          </a:solidFill>
                          <a:tailEnd type="arrow"/>
                        </a:ln>
                      </wps:spPr>
                      <wps:style>
                        <a:lnRef idx="3">
                          <a:schemeClr val="accent2"/>
                        </a:lnRef>
                        <a:fillRef idx="0">
                          <a:schemeClr val="accent2"/>
                        </a:fillRef>
                        <a:effectRef idx="2">
                          <a:schemeClr val="accent2"/>
                        </a:effectRef>
                        <a:fontRef idx="minor">
                          <a:schemeClr val="tx1"/>
                        </a:fontRef>
                      </wps:style>
                      <wps:bodyPr/>
                    </wps:wsp>
                  </a:graphicData>
                </a:graphic>
                <wp14:sizeRelV relativeFrom="margin">
                  <wp14:pctHeight>0</wp14:pctHeight>
                </wp14:sizeRelV>
              </wp:anchor>
            </w:drawing>
          </mc:Choice>
          <mc:Fallback>
            <w:pict>
              <v:shape id="Straight Arrow Connector 511" o:spid="_x0000_s1026" type="#_x0000_t32" style="position:absolute;margin-left:378.25pt;margin-top:236pt;width:69.85pt;height:0;flip:x y;z-index:251789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" strokecolor="red" strokeweight="3pt">
                <v:stroke endarrow="open"/>
                <v:shadow on="t" color="black" opacity="22937f" origin=",.5" offset="0,.63889mm"/>
              </v:shape>
            </w:pict>
          </mc:Fallback>
        </mc:AlternateContent>
      </w:r>
      <w:r>
        <w:rPr>
          <w:noProof/>
        </w:rPr>
        <mc:AlternateContent>
          <mc:Choice Requires="wps">
            <w:drawing>
              <wp:anchor distT="0" distB="0" distL="114300" distR="114300" simplePos="0" relativeHeight="251790336" behindDoc="0" locked="0" layoutInCell="1" allowOverlap="1" wp14:anchorId="503F7D9A" wp14:editId="2EC2554A">
                <wp:simplePos x="0" y="0"/>
                <wp:positionH relativeFrom="column">
                  <wp:posOffset>4391660</wp:posOffset>
                </wp:positionH>
                <wp:positionV relativeFrom="paragraph">
                  <wp:posOffset>5877560</wp:posOffset>
                </wp:positionV>
                <wp:extent cx="887095" cy="0"/>
                <wp:effectExtent l="0" t="133350" r="0" b="171450"/>
                <wp:wrapNone/>
                <wp:docPr id="508" name="Straight Arrow Connector 508"/>
                <wp:cNvGraphicFramePr/>
                <a:graphic xmlns:a="http://schemas.openxmlformats.org/drawingml/2006/main">
                  <a:graphicData uri="http://schemas.microsoft.com/office/word/2010/wordprocessingShape">
                    <wps:wsp>
                      <wps:cNvCnPr/>
                      <wps:spPr>
                        <a:xfrm flipH="1" flipV="1">
                          <a:off x="0" y="0"/>
                          <a:ext cx="887095" cy="0"/>
                        </a:xfrm>
                        <a:prstGeom prst="straightConnector1">
                          <a:avLst/>
                        </a:prstGeom>
                        <a:ln>
                          <a:solidFill>
                            <a:srgbClr val="FF0000"/>
                          </a:solidFill>
                          <a:tailEnd type="arrow"/>
                        </a:ln>
                      </wps:spPr>
                      <wps:style>
                        <a:lnRef idx="3">
                          <a:schemeClr val="accent2"/>
                        </a:lnRef>
                        <a:fillRef idx="0">
                          <a:schemeClr val="accent2"/>
                        </a:fillRef>
                        <a:effectRef idx="2">
                          <a:schemeClr val="accent2"/>
                        </a:effectRef>
                        <a:fontRef idx="minor">
                          <a:schemeClr val="tx1"/>
                        </a:fontRef>
                      </wps:style>
                      <wps:bodyPr/>
                    </wps:wsp>
                  </a:graphicData>
                </a:graphic>
                <wp14:sizeRelV relativeFrom="margin">
                  <wp14:pctHeight>0</wp14:pctHeight>
                </wp14:sizeRelV>
              </wp:anchor>
            </w:drawing>
          </mc:Choice>
          <mc:Fallback>
            <w:pict>
              <v:shape id="Straight Arrow Connector 508" o:spid="_x0000_s1026" type="#_x0000_t32" style="position:absolute;margin-left:345.8pt;margin-top:462.8pt;width:69.85pt;height:0;flip:x y;z-index:251790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" strokecolor="red" strokeweight="3pt">
                <v:stroke endarrow="open"/>
                <v:shadow on="t" color="black" opacity="22937f" origin=",.5" offset="0,.63889mm"/>
              </v:shape>
            </w:pict>
          </mc:Fallback>
        </mc:AlternateContent>
      </w:r>
      <w:r>
        <w:rPr>
          <w:noProof/>
        </w:rPr>
        <mc:AlternateContent>
          <mc:Choice Requires="wps">
            <w:drawing>
              <wp:anchor distT="0" distB="0" distL="114300" distR="114300" simplePos="0" relativeHeight="251791360" behindDoc="0" locked="0" layoutInCell="1" allowOverlap="1" wp14:anchorId="704EC847" wp14:editId="1966482D">
                <wp:simplePos x="0" y="0"/>
                <wp:positionH relativeFrom="column">
                  <wp:posOffset>876300</wp:posOffset>
                </wp:positionH>
                <wp:positionV relativeFrom="paragraph">
                  <wp:posOffset>3760470</wp:posOffset>
                </wp:positionV>
                <wp:extent cx="4467225" cy="1190625"/>
                <wp:effectExtent l="0" t="0" r="28575" b="28575"/>
                <wp:wrapNone/>
                <wp:docPr id="5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67225" cy="1190625"/>
                        </a:xfrm>
                        <a:prstGeom prst="rect">
                          <a:avLst/>
                        </a:prstGeom>
                        <a:solidFill>
                          <a:srgbClr val="FFFFFF"/>
                        </a:solidFill>
                        <a:ln w="9525">
                          <a:solidFill>
                            <a:schemeClr val="tx1"/>
                          </a:solidFill>
                          <a:miter lim="800000"/>
                          <a:headEnd/>
                          <a:tailEnd/>
                        </a:ln>
                      </wps:spPr>
                      <wps:txbx>
                        <w:txbxContent>
                          <w:p w:rsidR="002844FC" w:rsidRPr="00D92147" w:rsidRDefault="002844FC" w:rsidP="00D92147">
                            <w:pPr>
                              <w:spacing w:line="200" w:lineRule="atLeast"/>
                              <w:rPr>
                                <w:rFonts w:ascii="Times New Roman" w:hAnsi="Times New Roman"/>
                                <w:color w:val="000000"/>
                              </w:rPr>
                            </w:pPr>
                            <w:r w:rsidRPr="00D92147">
                              <w:rPr>
                                <w:rFonts w:ascii="Courier New" w:hAnsi="Courier New" w:cs="Courier New"/>
                                <w:color w:val="000000"/>
                                <w:sz w:val="16"/>
                                <w:szCs w:val="16"/>
                              </w:rPr>
                              <w:t>Function FindLabel ( [PoleUse] , [TransmissionMileNumber] , [TransmissionStructNumber]  )</w:t>
                            </w:r>
                          </w:p>
                          <w:p w:rsidR="002844FC" w:rsidRPr="00D92147" w:rsidRDefault="002844FC" w:rsidP="00D92147">
                            <w:pPr>
                              <w:spacing w:line="200" w:lineRule="atLeast"/>
                              <w:rPr>
                                <w:rFonts w:ascii="Times New Roman" w:hAnsi="Times New Roman"/>
                                <w:color w:val="000000"/>
                              </w:rPr>
                            </w:pPr>
                            <w:r w:rsidRPr="00D92147">
                              <w:rPr>
                                <w:rFonts w:ascii="Courier New" w:hAnsi="Courier New" w:cs="Courier New"/>
                                <w:color w:val="000000"/>
                                <w:sz w:val="16"/>
                                <w:szCs w:val="16"/>
                              </w:rPr>
                              <w:t> </w:t>
                            </w:r>
                          </w:p>
                          <w:p w:rsidR="002844FC" w:rsidRPr="00D92147" w:rsidRDefault="002844FC" w:rsidP="00D92147">
                            <w:pPr>
                              <w:spacing w:line="200" w:lineRule="atLeast"/>
                              <w:rPr>
                                <w:rFonts w:ascii="Times New Roman" w:hAnsi="Times New Roman"/>
                                <w:color w:val="000000"/>
                              </w:rPr>
                            </w:pPr>
                            <w:r w:rsidRPr="00D92147">
                              <w:rPr>
                                <w:rFonts w:ascii="Courier New" w:hAnsi="Courier New" w:cs="Courier New"/>
                                <w:color w:val="000000"/>
                                <w:sz w:val="16"/>
                                <w:szCs w:val="16"/>
                              </w:rPr>
                              <w:t>If [PoleUse] = "1" or [PoleUse] = "Transmission" or [PoleUse] = "5" or [PoleUse] = "Transmission w/ Distribution" then</w:t>
                            </w:r>
                          </w:p>
                          <w:p w:rsidR="002844FC" w:rsidRPr="00D92147" w:rsidRDefault="002844FC" w:rsidP="00D92147">
                            <w:pPr>
                              <w:spacing w:line="200" w:lineRule="atLeast"/>
                              <w:rPr>
                                <w:rFonts w:ascii="Times New Roman" w:hAnsi="Times New Roman"/>
                                <w:color w:val="000000"/>
                              </w:rPr>
                            </w:pPr>
                            <w:r w:rsidRPr="00D92147">
                              <w:rPr>
                                <w:rFonts w:ascii="Courier New" w:hAnsi="Courier New" w:cs="Courier New"/>
                                <w:color w:val="000000"/>
                                <w:sz w:val="16"/>
                                <w:szCs w:val="16"/>
                              </w:rPr>
                              <w:t xml:space="preserve">  FindLabel = [TransmissionMileNumber] &amp; vbCrLf &amp; "---" &amp; vbCrLf &amp; [TransmissionStructNumber] </w:t>
                            </w:r>
                          </w:p>
                          <w:p w:rsidR="002844FC" w:rsidRPr="00D92147" w:rsidRDefault="002844FC" w:rsidP="00D92147">
                            <w:pPr>
                              <w:spacing w:line="200" w:lineRule="atLeast"/>
                              <w:rPr>
                                <w:rFonts w:ascii="Times New Roman" w:hAnsi="Times New Roman"/>
                                <w:color w:val="000000"/>
                              </w:rPr>
                            </w:pPr>
                            <w:r w:rsidRPr="00D92147">
                              <w:rPr>
                                <w:rFonts w:ascii="Courier New" w:hAnsi="Courier New" w:cs="Courier New"/>
                                <w:color w:val="000000"/>
                                <w:sz w:val="16"/>
                                <w:szCs w:val="16"/>
                              </w:rPr>
                              <w:t>End if</w:t>
                            </w:r>
                          </w:p>
                          <w:p w:rsidR="002844FC" w:rsidRPr="00D92147" w:rsidRDefault="002844FC" w:rsidP="00D92147">
                            <w:pPr>
                              <w:spacing w:line="200" w:lineRule="atLeast"/>
                              <w:rPr>
                                <w:rFonts w:ascii="Times New Roman" w:hAnsi="Times New Roman"/>
                                <w:color w:val="000000"/>
                              </w:rPr>
                            </w:pPr>
                            <w:r w:rsidRPr="00D92147">
                              <w:rPr>
                                <w:rFonts w:ascii="Courier New" w:hAnsi="Courier New" w:cs="Courier New"/>
                                <w:color w:val="000000"/>
                                <w:sz w:val="16"/>
                                <w:szCs w:val="16"/>
                              </w:rPr>
                              <w:t>End Function</w:t>
                            </w:r>
                          </w:p>
                          <w:p w:rsidR="002844FC" w:rsidRPr="0068702F" w:rsidRDefault="002844FC" w:rsidP="008E4562">
                            <w:pPr>
                              <w:contextualSpacing/>
                              <w:rPr>
                                <w:rFonts w:ascii="Times New Roman" w:hAnsi="Times New Roman"/>
                                <w:color w:val="000000"/>
                              </w:rPr>
                            </w:pPr>
                          </w:p>
                          <w:p w:rsidR="002844FC" w:rsidRPr="00BC67AB" w:rsidRDefault="002844FC" w:rsidP="008E4562">
                            <w:pPr>
                              <w:contextualSpacing/>
                              <w:rPr>
                                <w:sz w:val="16"/>
                              </w:rPr>
                            </w:pPr>
                          </w:p>
                          <w:p w:rsidR="002844FC" w:rsidRPr="00BC67AB" w:rsidRDefault="002844FC" w:rsidP="008E4562">
                            <w:pPr>
                              <w:contextualSpacing/>
                              <w:rPr>
                                <w:sz w:val="16"/>
                              </w:rPr>
                            </w:pPr>
                          </w:p>
                        </w:txbxContent>
                      </wps:txbx>
                      <wps:bodyPr rot="0" vert="horz" wrap="square" lIns="91440" tIns="0" rIns="91440" bIns="0" anchor="t"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left:0;text-align:left;margin-left:69pt;margin-top:296.1pt;width:351.75pt;height:93.75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" strokecolor="black [3213]">
                <v:textbox inset=",0,,0">
                  <w:txbxContent>
                    <w:p w:rsidR="002844FC" w:rsidRPr="00D92147" w:rsidRDefault="002844FC" w:rsidP="00D92147">
                      <w:pPr>
                        <w:spacing w:line="200" w:lineRule="atLeast"/>
                        <w:rPr>
                          <w:rFonts w:ascii="Times New Roman" w:hAnsi="Times New Roman"/>
                          <w:color w:val="000000"/>
                        </w:rPr>
                      </w:pPr>
                      <w:r w:rsidRPr="00D92147">
                        <w:rPr>
                          <w:rFonts w:ascii="Courier New" w:hAnsi="Courier New" w:cs="Courier New"/>
                          <w:color w:val="000000"/>
                          <w:sz w:val="16"/>
                          <w:szCs w:val="16"/>
                        </w:rPr>
                        <w:t>Function FindLabel ( [PoleUse] , [TransmissionMileNumber] , [TransmissionStructNumber]  )</w:t>
                      </w:r>
                    </w:p>
                    <w:p w:rsidR="002844FC" w:rsidRPr="00D92147" w:rsidRDefault="002844FC" w:rsidP="00D92147">
                      <w:pPr>
                        <w:spacing w:line="200" w:lineRule="atLeast"/>
                        <w:rPr>
                          <w:rFonts w:ascii="Times New Roman" w:hAnsi="Times New Roman"/>
                          <w:color w:val="000000"/>
                        </w:rPr>
                      </w:pPr>
                      <w:r w:rsidRPr="00D92147">
                        <w:rPr>
                          <w:rFonts w:ascii="Courier New" w:hAnsi="Courier New" w:cs="Courier New"/>
                          <w:color w:val="000000"/>
                          <w:sz w:val="16"/>
                          <w:szCs w:val="16"/>
                        </w:rPr>
                        <w:t> </w:t>
                      </w:r>
                    </w:p>
                    <w:p w:rsidR="002844FC" w:rsidRPr="00D92147" w:rsidRDefault="002844FC" w:rsidP="00D92147">
                      <w:pPr>
                        <w:spacing w:line="200" w:lineRule="atLeast"/>
                        <w:rPr>
                          <w:rFonts w:ascii="Times New Roman" w:hAnsi="Times New Roman"/>
                          <w:color w:val="000000"/>
                        </w:rPr>
                      </w:pPr>
                      <w:r w:rsidRPr="00D92147">
                        <w:rPr>
                          <w:rFonts w:ascii="Courier New" w:hAnsi="Courier New" w:cs="Courier New"/>
                          <w:color w:val="000000"/>
                          <w:sz w:val="16"/>
                          <w:szCs w:val="16"/>
                        </w:rPr>
                        <w:t>If [PoleUse] = "1" or [PoleUse] = "Transmission" or [PoleUse] = "5" or [PoleUse] = "Transmission w/ Distribution" then</w:t>
                      </w:r>
                    </w:p>
                    <w:p w:rsidR="002844FC" w:rsidRPr="00D92147" w:rsidRDefault="002844FC" w:rsidP="00D92147">
                      <w:pPr>
                        <w:spacing w:line="200" w:lineRule="atLeast"/>
                        <w:rPr>
                          <w:rFonts w:ascii="Times New Roman" w:hAnsi="Times New Roman"/>
                          <w:color w:val="000000"/>
                        </w:rPr>
                      </w:pPr>
                      <w:r w:rsidRPr="00D92147">
                        <w:rPr>
                          <w:rFonts w:ascii="Courier New" w:hAnsi="Courier New" w:cs="Courier New"/>
                          <w:color w:val="000000"/>
                          <w:sz w:val="16"/>
                          <w:szCs w:val="16"/>
                        </w:rPr>
                        <w:t xml:space="preserve">  FindLabel = [TransmissionMileNumber] &amp; vbCrLf &amp; "---" &amp; vbCrLf &amp; [TransmissionStructNumber] </w:t>
                      </w:r>
                    </w:p>
                    <w:p w:rsidR="002844FC" w:rsidRPr="00D92147" w:rsidRDefault="002844FC" w:rsidP="00D92147">
                      <w:pPr>
                        <w:spacing w:line="200" w:lineRule="atLeast"/>
                        <w:rPr>
                          <w:rFonts w:ascii="Times New Roman" w:hAnsi="Times New Roman"/>
                          <w:color w:val="000000"/>
                        </w:rPr>
                      </w:pPr>
                      <w:r w:rsidRPr="00D92147">
                        <w:rPr>
                          <w:rFonts w:ascii="Courier New" w:hAnsi="Courier New" w:cs="Courier New"/>
                          <w:color w:val="000000"/>
                          <w:sz w:val="16"/>
                          <w:szCs w:val="16"/>
                        </w:rPr>
                        <w:t>End if</w:t>
                      </w:r>
                    </w:p>
                    <w:p w:rsidR="002844FC" w:rsidRPr="00D92147" w:rsidRDefault="002844FC" w:rsidP="00D92147">
                      <w:pPr>
                        <w:spacing w:line="200" w:lineRule="atLeast"/>
                        <w:rPr>
                          <w:rFonts w:ascii="Times New Roman" w:hAnsi="Times New Roman"/>
                          <w:color w:val="000000"/>
                        </w:rPr>
                      </w:pPr>
                      <w:r w:rsidRPr="00D92147">
                        <w:rPr>
                          <w:rFonts w:ascii="Courier New" w:hAnsi="Courier New" w:cs="Courier New"/>
                          <w:color w:val="000000"/>
                          <w:sz w:val="16"/>
                          <w:szCs w:val="16"/>
                        </w:rPr>
                        <w:t>End Function</w:t>
                      </w:r>
                    </w:p>
                    <w:p w:rsidR="002844FC" w:rsidRPr="0068702F" w:rsidRDefault="002844FC" w:rsidP="008E4562">
                      <w:pPr>
                        <w:contextualSpacing/>
                        <w:rPr>
                          <w:rFonts w:ascii="Times New Roman" w:hAnsi="Times New Roman"/>
                          <w:color w:val="000000"/>
                        </w:rPr>
                      </w:pPr>
                    </w:p>
                    <w:p w:rsidR="002844FC" w:rsidRPr="00BC67AB" w:rsidRDefault="002844FC" w:rsidP="008E4562">
                      <w:pPr>
                        <w:contextualSpacing/>
                        <w:rPr>
                          <w:sz w:val="16"/>
                        </w:rPr>
                      </w:pPr>
                    </w:p>
                    <w:p w:rsidR="002844FC" w:rsidRPr="00BC67AB" w:rsidRDefault="002844FC" w:rsidP="008E4562">
                      <w:pPr>
                        <w:contextualSpacing/>
                        <w:rPr>
                          <w:sz w:val="16"/>
                        </w:rPr>
                      </w:pPr>
                    </w:p>
                  </w:txbxContent>
                </v:textbox>
              </v:shape>
            </w:pict>
          </mc:Fallback>
        </mc:AlternateContent>
      </w:r>
      <w:r w:rsidR="008E4562">
        <w:t xml:space="preserve">Ensure that the “Display coded value description” checkbox is selected, match </w:t>
      </w:r>
      <w:r w:rsidR="00A5663C">
        <w:t>the label text with the text below, click verify, and then click “OK”.</w:t>
      </w:r>
      <w:r w:rsidR="008E4562">
        <w:br/>
      </w:r>
      <w:r w:rsidR="008E4562" w:rsidRPr="00FA2FC6">
        <w:rPr>
          <w:i/>
        </w:rPr>
        <w:t>(Note: the contents of the expression field below may be copied)</w:t>
      </w:r>
      <w:r w:rsidR="008E4562" w:rsidRPr="002202B8">
        <w:rPr>
          <w:noProof/>
        </w:rPr>
        <w:t xml:space="preserve"> </w:t>
      </w:r>
      <w:r>
        <w:rPr>
          <w:noProof/>
        </w:rPr>
        <w:br/>
      </w:r>
      <w:r w:rsidR="008E4562">
        <w:br/>
      </w:r>
      <w:r w:rsidR="008E4562">
        <w:rPr>
          <w:noProof/>
        </w:rPr>
        <w:drawing>
          <wp:inline distT="0" distB="0" distL="0" distR="0" wp14:anchorId="03EBADE8" wp14:editId="037B62AB">
            <wp:extent cx="4314825" cy="5362575"/>
            <wp:effectExtent l="0" t="0" r="9525" b="9525"/>
            <wp:docPr id="537" name="Picture 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314825" cy="5362575"/>
                    </a:xfrm>
                    <a:prstGeom prst="rect">
                      <a:avLst/>
                    </a:prstGeom>
                  </pic:spPr>
                </pic:pic>
              </a:graphicData>
            </a:graphic>
          </wp:inline>
        </w:drawing>
      </w:r>
      <w:r w:rsidR="008E4562">
        <w:br/>
      </w:r>
      <w:r w:rsidR="008E4562">
        <w:br/>
      </w:r>
    </w:p>
    <w:p w:rsidR="008E4562" w:rsidRDefault="008E4562" w:rsidP="008E4562">
      <w:pPr>
        <w:pStyle w:val="ListParagraph"/>
        <w:numPr>
          <w:ilvl w:val="0"/>
          <w:numId w:val="44"/>
        </w:numPr>
      </w:pPr>
      <w:r>
        <w:t>Click “OK” to save</w:t>
      </w:r>
      <w:r w:rsidR="00D92147">
        <w:t xml:space="preserve"> </w:t>
      </w:r>
      <w:r>
        <w:t>your changes.</w:t>
      </w:r>
      <w:r>
        <w:br/>
      </w:r>
    </w:p>
    <w:p w:rsidR="008E4562" w:rsidRPr="008E4562" w:rsidRDefault="008E4562" w:rsidP="008E4562">
      <w:r>
        <w:br w:type="page"/>
      </w:r>
    </w:p>
    <w:p w:rsidR="008721AC" w:rsidRDefault="008721AC" w:rsidP="008721AC">
      <w:pPr>
        <w:pStyle w:val="Heading2"/>
      </w:pPr>
      <w:bookmarkStart w:id="42" w:name="_Ref361776641"/>
      <w:bookmarkStart w:id="43" w:name="_Toc361823741"/>
      <w:r>
        <w:lastRenderedPageBreak/>
        <w:t>Modify TransformerAnno</w:t>
      </w:r>
      <w:bookmarkEnd w:id="42"/>
      <w:bookmarkEnd w:id="43"/>
    </w:p>
    <w:p w:rsidR="00663D84" w:rsidRDefault="00663D84" w:rsidP="00663D84">
      <w:pPr>
        <w:pStyle w:val="ListParagraph"/>
        <w:numPr>
          <w:ilvl w:val="0"/>
          <w:numId w:val="46"/>
        </w:numPr>
      </w:pPr>
      <w:r>
        <w:t>Open ArcCatalog.</w:t>
      </w:r>
      <w:r>
        <w:br/>
      </w:r>
    </w:p>
    <w:p w:rsidR="00663D84" w:rsidRDefault="00663D84" w:rsidP="00663D84">
      <w:pPr>
        <w:pStyle w:val="ListParagraph"/>
        <w:numPr>
          <w:ilvl w:val="0"/>
          <w:numId w:val="46"/>
        </w:numPr>
      </w:pPr>
      <w:r>
        <w:t>Within the Catalog Tree, expand “Database Connections” and open the active connection for this process (as defined in section 2).</w:t>
      </w:r>
      <w:r>
        <w:br/>
      </w:r>
    </w:p>
    <w:p w:rsidR="00663D84" w:rsidRDefault="00663D84" w:rsidP="00663D84">
      <w:pPr>
        <w:pStyle w:val="ListParagraph"/>
        <w:numPr>
          <w:ilvl w:val="0"/>
          <w:numId w:val="46"/>
        </w:numPr>
      </w:pPr>
      <w:r>
        <w:t>Within the ElectricDataset, right-click on the “TransformerAnno” annotation feature class and click “Properties”.</w:t>
      </w:r>
      <w:r>
        <w:br/>
      </w:r>
    </w:p>
    <w:p w:rsidR="00663D84" w:rsidRDefault="00663D84" w:rsidP="00663D84">
      <w:pPr>
        <w:pStyle w:val="ListParagraph"/>
        <w:numPr>
          <w:ilvl w:val="0"/>
          <w:numId w:val="46"/>
        </w:numPr>
      </w:pPr>
      <w:r>
        <w:t>Click on the “Annotation Classes” tab.</w:t>
      </w:r>
      <w:r>
        <w:br/>
      </w:r>
      <w:r>
        <w:br/>
      </w:r>
      <w:r w:rsidR="00F378A8">
        <w:rPr>
          <w:noProof/>
        </w:rPr>
        <w:drawing>
          <wp:inline distT="0" distB="0" distL="0" distR="0" wp14:anchorId="2F84F53E" wp14:editId="1AC10B11">
            <wp:extent cx="4348326" cy="5495925"/>
            <wp:effectExtent l="0" t="0" r="0" b="0"/>
            <wp:docPr id="613" name="Picture 6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4348326" cy="5495925"/>
                    </a:xfrm>
                    <a:prstGeom prst="rect">
                      <a:avLst/>
                    </a:prstGeom>
                  </pic:spPr>
                </pic:pic>
              </a:graphicData>
            </a:graphic>
          </wp:inline>
        </w:drawing>
      </w:r>
      <w:r>
        <w:br/>
      </w:r>
    </w:p>
    <w:p w:rsidR="00663D84" w:rsidRDefault="00663D84" w:rsidP="00663D84">
      <w:pPr>
        <w:pStyle w:val="ListParagraph"/>
        <w:numPr>
          <w:ilvl w:val="0"/>
          <w:numId w:val="46"/>
        </w:numPr>
      </w:pPr>
      <w:r>
        <w:lastRenderedPageBreak/>
        <w:t xml:space="preserve">Click on the </w:t>
      </w:r>
      <w:r w:rsidR="006743F3">
        <w:rPr>
          <w:i/>
        </w:rPr>
        <w:t>CGC</w:t>
      </w:r>
      <w:r>
        <w:t xml:space="preserve"> annotation class to begin modifying its attributes.</w:t>
      </w:r>
      <w:r>
        <w:br/>
      </w:r>
    </w:p>
    <w:p w:rsidR="00663D84" w:rsidRDefault="006743F3" w:rsidP="00663D84">
      <w:pPr>
        <w:pStyle w:val="ListParagraph"/>
        <w:numPr>
          <w:ilvl w:val="1"/>
          <w:numId w:val="46"/>
        </w:numPr>
      </w:pPr>
      <w:r>
        <w:rPr>
          <w:noProof/>
        </w:rPr>
        <mc:AlternateContent>
          <mc:Choice Requires="wps">
            <w:drawing>
              <wp:anchor distT="0" distB="0" distL="114300" distR="114300" simplePos="0" relativeHeight="251854848" behindDoc="0" locked="0" layoutInCell="1" allowOverlap="1" wp14:anchorId="4A0BD7E5" wp14:editId="43664B5A">
                <wp:simplePos x="0" y="0"/>
                <wp:positionH relativeFrom="column">
                  <wp:posOffset>4095750</wp:posOffset>
                </wp:positionH>
                <wp:positionV relativeFrom="paragraph">
                  <wp:posOffset>582930</wp:posOffset>
                </wp:positionV>
                <wp:extent cx="266700" cy="133350"/>
                <wp:effectExtent l="0" t="0" r="0" b="0"/>
                <wp:wrapNone/>
                <wp:docPr id="614" name="Rectangle 614"/>
                <wp:cNvGraphicFramePr/>
                <a:graphic xmlns:a="http://schemas.openxmlformats.org/drawingml/2006/main">
                  <a:graphicData uri="http://schemas.microsoft.com/office/word/2010/wordprocessingShape">
                    <wps:wsp>
                      <wps:cNvSpPr/>
                      <wps:spPr>
                        <a:xfrm>
                          <a:off x="0" y="0"/>
                          <a:ext cx="266700" cy="1333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614" o:spid="_x0000_s1026" style="position:absolute;margin-left:322.5pt;margin-top:45.9pt;width:21pt;height:10.5pt;z-index:2518548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" fillcolor="white [3212]" stroked="f" strokeweight="2pt"/>
            </w:pict>
          </mc:Fallback>
        </mc:AlternateContent>
      </w:r>
      <w:r w:rsidR="00C82F43" w:rsidRPr="00C82F43">
        <w:t xml:space="preserve"> </w:t>
      </w:r>
      <w:r w:rsidR="00C82F43">
        <w:t>Under “Text Symbol”, click the “Symbol” button. Then click “Edit Symbol”.</w:t>
      </w:r>
      <w:r w:rsidR="00C82F43">
        <w:br/>
      </w:r>
      <w:r w:rsidR="00C82F43">
        <w:br/>
      </w:r>
      <w:r w:rsidR="00C82F43">
        <w:rPr>
          <w:noProof/>
        </w:rPr>
        <w:drawing>
          <wp:inline distT="0" distB="0" distL="0" distR="0" wp14:anchorId="2EB50F41" wp14:editId="73170F52">
            <wp:extent cx="523875" cy="295275"/>
            <wp:effectExtent l="0" t="0" r="9525"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7"/>
                    <a:srcRect l="77548" t="45788" r="9720" b="48534"/>
                    <a:stretch/>
                  </pic:blipFill>
                  <pic:spPr bwMode="auto">
                    <a:xfrm>
                      <a:off x="0" y="0"/>
                      <a:ext cx="523875" cy="295275"/>
                    </a:xfrm>
                    <a:prstGeom prst="rect">
                      <a:avLst/>
                    </a:prstGeom>
                    <a:ln>
                      <a:noFill/>
                    </a:ln>
                    <a:extLst>
                      <a:ext uri="{53640926-AAD7-44D8-BBD7-CCE9431645EC}">
                        <a14:shadowObscured xmlns:a14="http://schemas.microsoft.com/office/drawing/2010/main"/>
                      </a:ext>
                    </a:extLst>
                  </pic:spPr>
                </pic:pic>
              </a:graphicData>
            </a:graphic>
          </wp:inline>
        </w:drawing>
      </w:r>
    </w:p>
    <w:p w:rsidR="00663D84" w:rsidRDefault="00663D84" w:rsidP="00663D84">
      <w:pPr>
        <w:pStyle w:val="ListParagraph"/>
        <w:numPr>
          <w:ilvl w:val="1"/>
          <w:numId w:val="46"/>
        </w:numPr>
      </w:pPr>
      <w:r>
        <w:t>Ensure that the settings under the “General” tab match the example below:</w:t>
      </w:r>
      <w:r>
        <w:br/>
      </w:r>
      <w:r>
        <w:br/>
      </w:r>
      <w:r w:rsidR="005D3D86">
        <w:rPr>
          <w:noProof/>
        </w:rPr>
        <w:drawing>
          <wp:inline distT="0" distB="0" distL="0" distR="0" wp14:anchorId="2854F685" wp14:editId="5E821AB1">
            <wp:extent cx="2600325" cy="1743075"/>
            <wp:effectExtent l="0" t="0" r="9525" b="9525"/>
            <wp:docPr id="615" name="Picture 6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8"/>
                    <a:srcRect b="5181"/>
                    <a:stretch/>
                  </pic:blipFill>
                  <pic:spPr bwMode="auto">
                    <a:xfrm>
                      <a:off x="0" y="0"/>
                      <a:ext cx="2600325" cy="1743075"/>
                    </a:xfrm>
                    <a:prstGeom prst="rect">
                      <a:avLst/>
                    </a:prstGeom>
                    <a:ln>
                      <a:noFill/>
                    </a:ln>
                    <a:extLst>
                      <a:ext uri="{53640926-AAD7-44D8-BBD7-CCE9431645EC}">
                        <a14:shadowObscured xmlns:a14="http://schemas.microsoft.com/office/drawing/2010/main"/>
                      </a:ext>
                    </a:extLst>
                  </pic:spPr>
                </pic:pic>
              </a:graphicData>
            </a:graphic>
          </wp:inline>
        </w:drawing>
      </w:r>
      <w:r>
        <w:br/>
      </w:r>
    </w:p>
    <w:p w:rsidR="00663D84" w:rsidRDefault="00663D84" w:rsidP="00663D84">
      <w:pPr>
        <w:pStyle w:val="ListParagraph"/>
        <w:numPr>
          <w:ilvl w:val="1"/>
          <w:numId w:val="46"/>
        </w:numPr>
      </w:pPr>
      <w:r>
        <w:t>Click “OK” to close this window.</w:t>
      </w:r>
      <w:r>
        <w:br/>
      </w:r>
    </w:p>
    <w:p w:rsidR="00663D84" w:rsidRDefault="008F0B9B" w:rsidP="00663D84">
      <w:pPr>
        <w:pStyle w:val="ListParagraph"/>
        <w:numPr>
          <w:ilvl w:val="1"/>
          <w:numId w:val="46"/>
        </w:numPr>
      </w:pPr>
      <w:r>
        <w:t>Click “OK” again. If changes were made, read and accept the warning.</w:t>
      </w:r>
      <w:r w:rsidR="00663D84">
        <w:br/>
      </w:r>
    </w:p>
    <w:p w:rsidR="00663D84" w:rsidRDefault="008F0B9B" w:rsidP="00663D84">
      <w:pPr>
        <w:pStyle w:val="ListParagraph"/>
        <w:numPr>
          <w:ilvl w:val="1"/>
          <w:numId w:val="46"/>
        </w:numPr>
      </w:pPr>
      <w:r>
        <w:rPr>
          <w:noProof/>
        </w:rPr>
        <mc:AlternateContent>
          <mc:Choice Requires="wps">
            <w:drawing>
              <wp:anchor distT="0" distB="0" distL="114300" distR="114300" simplePos="0" relativeHeight="251856896" behindDoc="0" locked="0" layoutInCell="1" allowOverlap="1" wp14:anchorId="4046D1FE" wp14:editId="77F2C101">
                <wp:simplePos x="0" y="0"/>
                <wp:positionH relativeFrom="column">
                  <wp:posOffset>2628900</wp:posOffset>
                </wp:positionH>
                <wp:positionV relativeFrom="paragraph">
                  <wp:posOffset>1249680</wp:posOffset>
                </wp:positionV>
                <wp:extent cx="266700" cy="133350"/>
                <wp:effectExtent l="0" t="0" r="0" b="0"/>
                <wp:wrapNone/>
                <wp:docPr id="616" name="Rectangle 616"/>
                <wp:cNvGraphicFramePr/>
                <a:graphic xmlns:a="http://schemas.openxmlformats.org/drawingml/2006/main">
                  <a:graphicData uri="http://schemas.microsoft.com/office/word/2010/wordprocessingShape">
                    <wps:wsp>
                      <wps:cNvSpPr/>
                      <wps:spPr>
                        <a:xfrm>
                          <a:off x="0" y="0"/>
                          <a:ext cx="266700" cy="1333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616" o:spid="_x0000_s1026" style="position:absolute;margin-left:207pt;margin-top:98.4pt;width:21pt;height:10.5pt;z-index:2518568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" fillcolor="white [3212]" stroked="f" strokeweight="2pt"/>
            </w:pict>
          </mc:Fallback>
        </mc:AlternateContent>
      </w:r>
      <w:r w:rsidR="00663D84">
        <w:rPr>
          <w:noProof/>
        </w:rPr>
        <mc:AlternateContent>
          <mc:Choice Requires="wps">
            <w:drawing>
              <wp:anchor distT="0" distB="0" distL="114300" distR="114300" simplePos="0" relativeHeight="251816960" behindDoc="0" locked="0" layoutInCell="1" allowOverlap="1" wp14:anchorId="36E34B5C" wp14:editId="48CED5F9">
                <wp:simplePos x="0" y="0"/>
                <wp:positionH relativeFrom="column">
                  <wp:posOffset>4440555</wp:posOffset>
                </wp:positionH>
                <wp:positionV relativeFrom="paragraph">
                  <wp:posOffset>975995</wp:posOffset>
                </wp:positionV>
                <wp:extent cx="887095" cy="0"/>
                <wp:effectExtent l="0" t="133350" r="0" b="171450"/>
                <wp:wrapNone/>
                <wp:docPr id="557" name="Straight Arrow Connector 557"/>
                <wp:cNvGraphicFramePr/>
                <a:graphic xmlns:a="http://schemas.openxmlformats.org/drawingml/2006/main">
                  <a:graphicData uri="http://schemas.microsoft.com/office/word/2010/wordprocessingShape">
                    <wps:wsp>
                      <wps:cNvCnPr/>
                      <wps:spPr>
                        <a:xfrm flipH="1" flipV="1">
                          <a:off x="0" y="0"/>
                          <a:ext cx="887095" cy="0"/>
                        </a:xfrm>
                        <a:prstGeom prst="straightConnector1">
                          <a:avLst/>
                        </a:prstGeom>
                        <a:ln>
                          <a:solidFill>
                            <a:srgbClr val="FF0000"/>
                          </a:solidFill>
                          <a:tailEnd type="arrow"/>
                        </a:ln>
                      </wps:spPr>
                      <wps:style>
                        <a:lnRef idx="3">
                          <a:schemeClr val="accent2"/>
                        </a:lnRef>
                        <a:fillRef idx="0">
                          <a:schemeClr val="accent2"/>
                        </a:fillRef>
                        <a:effectRef idx="2">
                          <a:schemeClr val="accent2"/>
                        </a:effectRef>
                        <a:fontRef idx="minor">
                          <a:schemeClr val="tx1"/>
                        </a:fontRef>
                      </wps:style>
                      <wps:bodyPr/>
                    </wps:wsp>
                  </a:graphicData>
                </a:graphic>
                <wp14:sizeRelV relativeFrom="margin">
                  <wp14:pctHeight>0</wp14:pctHeight>
                </wp14:sizeRelV>
              </wp:anchor>
            </w:drawing>
          </mc:Choice>
          <mc:Fallback>
            <w:pict>
              <v:shape id="Straight Arrow Connector 557" o:spid="_x0000_s1026" type="#_x0000_t32" style="position:absolute;margin-left:349.65pt;margin-top:76.85pt;width:69.85pt;height:0;flip:x y;z-index:251816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" strokecolor="red" strokeweight="3pt">
                <v:stroke endarrow="open"/>
                <v:shadow on="t" color="black" opacity="22937f" origin=",.5" offset="0,.63889mm"/>
              </v:shape>
            </w:pict>
          </mc:Fallback>
        </mc:AlternateContent>
      </w:r>
      <w:r w:rsidR="00663D84">
        <w:t>Under “Placement Properties”, click the “Properties” button.</w:t>
      </w:r>
      <w:r w:rsidR="00663D84">
        <w:br/>
      </w:r>
      <w:r w:rsidR="00663D84">
        <w:br/>
      </w:r>
      <w:r w:rsidR="00663D84">
        <w:rPr>
          <w:noProof/>
        </w:rPr>
        <w:drawing>
          <wp:inline distT="0" distB="0" distL="0" distR="0" wp14:anchorId="41F38B39" wp14:editId="3730D469">
            <wp:extent cx="3619500" cy="1257300"/>
            <wp:effectExtent l="0" t="0" r="0" b="0"/>
            <wp:docPr id="593" name="Picture 5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7"/>
                    <a:srcRect l="4167" t="52931" r="7868" b="22893"/>
                    <a:stretch/>
                  </pic:blipFill>
                  <pic:spPr bwMode="auto">
                    <a:xfrm>
                      <a:off x="0" y="0"/>
                      <a:ext cx="3619500" cy="1257300"/>
                    </a:xfrm>
                    <a:prstGeom prst="rect">
                      <a:avLst/>
                    </a:prstGeom>
                    <a:ln>
                      <a:noFill/>
                    </a:ln>
                    <a:extLst>
                      <a:ext uri="{53640926-AAD7-44D8-BBD7-CCE9431645EC}">
                        <a14:shadowObscured xmlns:a14="http://schemas.microsoft.com/office/drawing/2010/main"/>
                      </a:ext>
                    </a:extLst>
                  </pic:spPr>
                </pic:pic>
              </a:graphicData>
            </a:graphic>
          </wp:inline>
        </w:drawing>
      </w:r>
      <w:r w:rsidR="00663D84">
        <w:br/>
      </w:r>
    </w:p>
    <w:p w:rsidR="00663D84" w:rsidRDefault="00663D84" w:rsidP="00663D84">
      <w:pPr>
        <w:pStyle w:val="ListParagraph"/>
        <w:numPr>
          <w:ilvl w:val="1"/>
          <w:numId w:val="46"/>
        </w:numPr>
      </w:pPr>
      <w:r>
        <w:rPr>
          <w:noProof/>
        </w:rPr>
        <w:drawing>
          <wp:anchor distT="0" distB="0" distL="114300" distR="114300" simplePos="0" relativeHeight="251817984" behindDoc="1" locked="0" layoutInCell="1" allowOverlap="1" wp14:anchorId="67519DA7" wp14:editId="411A03E2">
            <wp:simplePos x="0" y="0"/>
            <wp:positionH relativeFrom="column">
              <wp:posOffset>5419725</wp:posOffset>
            </wp:positionH>
            <wp:positionV relativeFrom="paragraph">
              <wp:posOffset>-219075</wp:posOffset>
            </wp:positionV>
            <wp:extent cx="914400" cy="809625"/>
            <wp:effectExtent l="0" t="0" r="0" b="9525"/>
            <wp:wrapTight wrapText="bothSides">
              <wp:wrapPolygon edited="0">
                <wp:start x="0" y="0"/>
                <wp:lineTo x="0" y="21346"/>
                <wp:lineTo x="21150" y="21346"/>
                <wp:lineTo x="21150" y="0"/>
                <wp:lineTo x="0" y="0"/>
              </wp:wrapPolygon>
            </wp:wrapTight>
            <wp:docPr id="594" name="Picture 5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extLst>
                        <a:ext uri="{28A0092B-C50C-407E-A947-70E740481C1C}">
                          <a14:useLocalDpi xmlns:a14="http://schemas.microsoft.com/office/drawing/2010/main" val="0"/>
                        </a:ext>
                      </a:extLst>
                    </a:blip>
                    <a:stretch>
                      <a:fillRect/>
                    </a:stretch>
                  </pic:blipFill>
                  <pic:spPr>
                    <a:xfrm>
                      <a:off x="0" y="0"/>
                      <a:ext cx="914400" cy="809625"/>
                    </a:xfrm>
                    <a:prstGeom prst="rect">
                      <a:avLst/>
                    </a:prstGeom>
                  </pic:spPr>
                </pic:pic>
              </a:graphicData>
            </a:graphic>
            <wp14:sizeRelH relativeFrom="page">
              <wp14:pctWidth>0</wp14:pctWidth>
            </wp14:sizeRelH>
            <wp14:sizeRelV relativeFrom="page">
              <wp14:pctHeight>0</wp14:pctHeight>
            </wp14:sizeRelV>
          </wp:anchor>
        </w:drawing>
      </w:r>
      <w:r>
        <w:t>In the Label Position tab, click the “Position” button and ensure the Position is set to Offset (“Best Position”).</w:t>
      </w:r>
      <w:r>
        <w:br/>
      </w:r>
      <w:r w:rsidR="00D143F5">
        <w:br/>
      </w:r>
      <w:r w:rsidR="00D143F5">
        <w:br/>
      </w:r>
      <w:r w:rsidR="00D143F5">
        <w:br/>
      </w:r>
      <w:r w:rsidR="00D143F5">
        <w:br/>
      </w:r>
      <w:r w:rsidR="00D143F5">
        <w:br/>
      </w:r>
    </w:p>
    <w:p w:rsidR="00663D84" w:rsidRDefault="00663D84" w:rsidP="00663D84">
      <w:pPr>
        <w:pStyle w:val="ListParagraph"/>
        <w:numPr>
          <w:ilvl w:val="1"/>
          <w:numId w:val="46"/>
        </w:numPr>
      </w:pPr>
      <w:r>
        <w:t xml:space="preserve">In the Label Position tab, click the “Label Offset” button and ensure that the preferred offset is </w:t>
      </w:r>
      <w:r>
        <w:rPr>
          <w:b/>
        </w:rPr>
        <w:t>3</w:t>
      </w:r>
      <w:r w:rsidR="008F0B9B">
        <w:rPr>
          <w:b/>
        </w:rPr>
        <w:t>9</w:t>
      </w:r>
      <w:r>
        <w:t>. Ensure that the “Measure offset from feature geometry” checkbox is unchecked.</w:t>
      </w:r>
      <w:r>
        <w:br/>
      </w:r>
      <w:r>
        <w:br/>
      </w:r>
      <w:r w:rsidR="00D143F5">
        <w:rPr>
          <w:noProof/>
        </w:rPr>
        <w:lastRenderedPageBreak/>
        <w:drawing>
          <wp:inline distT="0" distB="0" distL="0" distR="0" wp14:anchorId="1E13C461" wp14:editId="77617774">
            <wp:extent cx="4276725" cy="2343150"/>
            <wp:effectExtent l="0" t="0" r="9525" b="0"/>
            <wp:docPr id="617" name="Picture 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4276725" cy="2343150"/>
                    </a:xfrm>
                    <a:prstGeom prst="rect">
                      <a:avLst/>
                    </a:prstGeom>
                  </pic:spPr>
                </pic:pic>
              </a:graphicData>
            </a:graphic>
          </wp:inline>
        </w:drawing>
      </w:r>
      <w:r>
        <w:br/>
      </w:r>
    </w:p>
    <w:p w:rsidR="00663D84" w:rsidRDefault="00663D84" w:rsidP="00663D84">
      <w:pPr>
        <w:pStyle w:val="ListParagraph"/>
        <w:numPr>
          <w:ilvl w:val="1"/>
          <w:numId w:val="46"/>
        </w:numPr>
      </w:pPr>
      <w:r>
        <w:t>In the “Fitting Strategy” tab, ensure that the “Stack Label” checkbox is checked.</w:t>
      </w:r>
      <w:r>
        <w:br/>
      </w:r>
      <w:r>
        <w:br/>
      </w:r>
      <w:r>
        <w:rPr>
          <w:noProof/>
        </w:rPr>
        <w:drawing>
          <wp:inline distT="0" distB="0" distL="0" distR="0" wp14:anchorId="7130A283" wp14:editId="71D761B7">
            <wp:extent cx="3705225" cy="1190625"/>
            <wp:effectExtent l="0" t="0" r="9525" b="9525"/>
            <wp:docPr id="596" name="Picture 5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3705225" cy="1190625"/>
                    </a:xfrm>
                    <a:prstGeom prst="rect">
                      <a:avLst/>
                    </a:prstGeom>
                  </pic:spPr>
                </pic:pic>
              </a:graphicData>
            </a:graphic>
          </wp:inline>
        </w:drawing>
      </w:r>
      <w:r>
        <w:br/>
      </w:r>
      <w:r>
        <w:br/>
      </w:r>
    </w:p>
    <w:p w:rsidR="00663D84" w:rsidRDefault="00663D84" w:rsidP="00663D84">
      <w:pPr>
        <w:pStyle w:val="ListParagraph"/>
        <w:numPr>
          <w:ilvl w:val="1"/>
          <w:numId w:val="46"/>
        </w:numPr>
      </w:pPr>
      <w:r>
        <w:t>Click “OK” to close this window and return to the Feature Class Properties window.</w:t>
      </w:r>
      <w:r>
        <w:br/>
      </w:r>
    </w:p>
    <w:p w:rsidR="00663D84" w:rsidRDefault="00663D84" w:rsidP="00663D84">
      <w:pPr>
        <w:pStyle w:val="ListParagraph"/>
        <w:numPr>
          <w:ilvl w:val="1"/>
          <w:numId w:val="46"/>
        </w:numPr>
      </w:pPr>
      <w:r>
        <w:t>Click “Expression” next to the Label Field dropdown.</w:t>
      </w:r>
      <w:r w:rsidRPr="002202B8">
        <w:rPr>
          <w:noProof/>
        </w:rPr>
        <w:t xml:space="preserve"> </w:t>
      </w:r>
      <w:r>
        <w:br/>
      </w:r>
    </w:p>
    <w:p w:rsidR="00663D84" w:rsidRDefault="00663D84" w:rsidP="00663D84">
      <w:pPr>
        <w:pStyle w:val="ListParagraph"/>
        <w:ind w:left="1620"/>
      </w:pPr>
      <w:r>
        <w:rPr>
          <w:noProof/>
        </w:rPr>
        <mc:AlternateContent>
          <mc:Choice Requires="wps">
            <w:drawing>
              <wp:anchor distT="0" distB="0" distL="114300" distR="114300" simplePos="0" relativeHeight="251832320" behindDoc="0" locked="0" layoutInCell="1" allowOverlap="1" wp14:anchorId="6ECC997F" wp14:editId="3A298C42">
                <wp:simplePos x="0" y="0"/>
                <wp:positionH relativeFrom="column">
                  <wp:posOffset>1695450</wp:posOffset>
                </wp:positionH>
                <wp:positionV relativeFrom="paragraph">
                  <wp:posOffset>68580</wp:posOffset>
                </wp:positionV>
                <wp:extent cx="962025" cy="133350"/>
                <wp:effectExtent l="0" t="0" r="9525" b="0"/>
                <wp:wrapNone/>
                <wp:docPr id="558" name="Rectangle 558"/>
                <wp:cNvGraphicFramePr/>
                <a:graphic xmlns:a="http://schemas.openxmlformats.org/drawingml/2006/main">
                  <a:graphicData uri="http://schemas.microsoft.com/office/word/2010/wordprocessingShape">
                    <wps:wsp>
                      <wps:cNvSpPr/>
                      <wps:spPr>
                        <a:xfrm>
                          <a:off x="0" y="0"/>
                          <a:ext cx="962025" cy="1333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558" o:spid="_x0000_s1026" style="position:absolute;margin-left:133.5pt;margin-top:5.4pt;width:75.75pt;height:10.5pt;z-index:251832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" fillcolor="white [3212]" stroked="f" strokeweight="2pt"/>
            </w:pict>
          </mc:Fallback>
        </mc:AlternateContent>
      </w:r>
      <w:r>
        <w:rPr>
          <w:noProof/>
        </w:rPr>
        <mc:AlternateContent>
          <mc:Choice Requires="wps">
            <w:drawing>
              <wp:anchor distT="0" distB="0" distL="114300" distR="114300" simplePos="0" relativeHeight="251819008" behindDoc="0" locked="0" layoutInCell="1" allowOverlap="1" wp14:anchorId="66F681D6" wp14:editId="19DFE1FC">
                <wp:simplePos x="0" y="0"/>
                <wp:positionH relativeFrom="column">
                  <wp:posOffset>4994275</wp:posOffset>
                </wp:positionH>
                <wp:positionV relativeFrom="paragraph">
                  <wp:posOffset>126365</wp:posOffset>
                </wp:positionV>
                <wp:extent cx="887095" cy="0"/>
                <wp:effectExtent l="0" t="133350" r="0" b="171450"/>
                <wp:wrapNone/>
                <wp:docPr id="559" name="Straight Arrow Connector 559"/>
                <wp:cNvGraphicFramePr/>
                <a:graphic xmlns:a="http://schemas.openxmlformats.org/drawingml/2006/main">
                  <a:graphicData uri="http://schemas.microsoft.com/office/word/2010/wordprocessingShape">
                    <wps:wsp>
                      <wps:cNvCnPr/>
                      <wps:spPr>
                        <a:xfrm flipH="1" flipV="1">
                          <a:off x="0" y="0"/>
                          <a:ext cx="887095" cy="0"/>
                        </a:xfrm>
                        <a:prstGeom prst="straightConnector1">
                          <a:avLst/>
                        </a:prstGeom>
                        <a:ln>
                          <a:solidFill>
                            <a:srgbClr val="FF0000"/>
                          </a:solidFill>
                          <a:tailEnd type="arrow"/>
                        </a:ln>
                      </wps:spPr>
                      <wps:style>
                        <a:lnRef idx="3">
                          <a:schemeClr val="accent2"/>
                        </a:lnRef>
                        <a:fillRef idx="0">
                          <a:schemeClr val="accent2"/>
                        </a:fillRef>
                        <a:effectRef idx="2">
                          <a:schemeClr val="accent2"/>
                        </a:effectRef>
                        <a:fontRef idx="minor">
                          <a:schemeClr val="tx1"/>
                        </a:fontRef>
                      </wps:style>
                      <wps:bodyPr/>
                    </wps:wsp>
                  </a:graphicData>
                </a:graphic>
                <wp14:sizeRelV relativeFrom="margin">
                  <wp14:pctHeight>0</wp14:pctHeight>
                </wp14:sizeRelV>
              </wp:anchor>
            </w:drawing>
          </mc:Choice>
          <mc:Fallback>
            <w:pict>
              <v:shape id="Straight Arrow Connector 559" o:spid="_x0000_s1026" type="#_x0000_t32" style="position:absolute;margin-left:393.25pt;margin-top:9.95pt;width:69.85pt;height:0;flip:x y;z-index:251819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" strokecolor="red" strokeweight="3pt">
                <v:stroke endarrow="open"/>
                <v:shadow on="t" color="black" opacity="22937f" origin=",.5" offset="0,.63889mm"/>
              </v:shape>
            </w:pict>
          </mc:Fallback>
        </mc:AlternateContent>
      </w:r>
      <w:r>
        <w:rPr>
          <w:noProof/>
        </w:rPr>
        <w:drawing>
          <wp:inline distT="0" distB="0" distL="0" distR="0" wp14:anchorId="3CED41F6" wp14:editId="750843CB">
            <wp:extent cx="4114800" cy="276225"/>
            <wp:effectExtent l="0" t="0" r="0" b="9525"/>
            <wp:docPr id="597" name="Picture 5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srcRect l="3839" t="29810" r="8888" b="65164"/>
                    <a:stretch/>
                  </pic:blipFill>
                  <pic:spPr bwMode="auto">
                    <a:xfrm>
                      <a:off x="0" y="0"/>
                      <a:ext cx="4114800" cy="276225"/>
                    </a:xfrm>
                    <a:prstGeom prst="rect">
                      <a:avLst/>
                    </a:prstGeom>
                    <a:ln>
                      <a:noFill/>
                    </a:ln>
                    <a:extLst>
                      <a:ext uri="{53640926-AAD7-44D8-BBD7-CCE9431645EC}">
                        <a14:shadowObscured xmlns:a14="http://schemas.microsoft.com/office/drawing/2010/main"/>
                      </a:ext>
                    </a:extLst>
                  </pic:spPr>
                </pic:pic>
              </a:graphicData>
            </a:graphic>
          </wp:inline>
        </w:drawing>
      </w:r>
      <w:r>
        <w:br/>
      </w:r>
      <w:r>
        <w:br/>
      </w:r>
      <w:r>
        <w:br/>
      </w:r>
      <w:r>
        <w:br/>
      </w:r>
      <w:r w:rsidR="00D143F5">
        <w:br/>
      </w:r>
      <w:r w:rsidR="00D143F5">
        <w:br/>
      </w:r>
      <w:r w:rsidR="00D143F5">
        <w:br/>
      </w:r>
      <w:r>
        <w:br/>
      </w:r>
    </w:p>
    <w:p w:rsidR="00D143F5" w:rsidRDefault="00663D84" w:rsidP="00663D84">
      <w:pPr>
        <w:pStyle w:val="ListParagraph"/>
        <w:numPr>
          <w:ilvl w:val="1"/>
          <w:numId w:val="46"/>
        </w:numPr>
      </w:pPr>
      <w:r>
        <w:rPr>
          <w:noProof/>
        </w:rPr>
        <mc:AlternateContent>
          <mc:Choice Requires="wps">
            <w:drawing>
              <wp:anchor distT="0" distB="0" distL="114300" distR="114300" simplePos="0" relativeHeight="251821056" behindDoc="0" locked="0" layoutInCell="1" allowOverlap="1" wp14:anchorId="591DC33F" wp14:editId="65D83581">
                <wp:simplePos x="0" y="0"/>
                <wp:positionH relativeFrom="column">
                  <wp:posOffset>4458335</wp:posOffset>
                </wp:positionH>
                <wp:positionV relativeFrom="paragraph">
                  <wp:posOffset>5660390</wp:posOffset>
                </wp:positionV>
                <wp:extent cx="887095" cy="0"/>
                <wp:effectExtent l="0" t="133350" r="0" b="171450"/>
                <wp:wrapNone/>
                <wp:docPr id="560" name="Straight Arrow Connector 560"/>
                <wp:cNvGraphicFramePr/>
                <a:graphic xmlns:a="http://schemas.openxmlformats.org/drawingml/2006/main">
                  <a:graphicData uri="http://schemas.microsoft.com/office/word/2010/wordprocessingShape">
                    <wps:wsp>
                      <wps:cNvCnPr/>
                      <wps:spPr>
                        <a:xfrm flipH="1" flipV="1">
                          <a:off x="0" y="0"/>
                          <a:ext cx="887095" cy="0"/>
                        </a:xfrm>
                        <a:prstGeom prst="straightConnector1">
                          <a:avLst/>
                        </a:prstGeom>
                        <a:ln>
                          <a:solidFill>
                            <a:srgbClr val="FF0000"/>
                          </a:solidFill>
                          <a:tailEnd type="arrow"/>
                        </a:ln>
                      </wps:spPr>
                      <wps:style>
                        <a:lnRef idx="3">
                          <a:schemeClr val="accent2"/>
                        </a:lnRef>
                        <a:fillRef idx="0">
                          <a:schemeClr val="accent2"/>
                        </a:fillRef>
                        <a:effectRef idx="2">
                          <a:schemeClr val="accent2"/>
                        </a:effectRef>
                        <a:fontRef idx="minor">
                          <a:schemeClr val="tx1"/>
                        </a:fontRef>
                      </wps:style>
                      <wps:bodyPr/>
                    </wps:wsp>
                  </a:graphicData>
                </a:graphic>
                <wp14:sizeRelV relativeFrom="margin">
                  <wp14:pctHeight>0</wp14:pctHeight>
                </wp14:sizeRelV>
              </wp:anchor>
            </w:drawing>
          </mc:Choice>
          <mc:Fallback>
            <w:pict>
              <v:shape id="Straight Arrow Connector 560" o:spid="_x0000_s1026" type="#_x0000_t32" style="position:absolute;margin-left:351.05pt;margin-top:445.7pt;width:69.85pt;height:0;flip:x y;z-index:251821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" strokecolor="red" strokeweight="3pt">
                <v:stroke endarrow="open"/>
                <v:shadow on="t" color="black" opacity="22937f" origin=",.5" offset="0,.63889mm"/>
              </v:shape>
            </w:pict>
          </mc:Fallback>
        </mc:AlternateContent>
      </w:r>
      <w:r>
        <w:t xml:space="preserve">Ensure that the “Display coded value description” checkbox is selected, match </w:t>
      </w:r>
      <w:r w:rsidR="00A5663C">
        <w:t>the label text with the text below, click verify, and then click “OK”.</w:t>
      </w:r>
      <w:r>
        <w:br/>
      </w:r>
      <w:r>
        <w:rPr>
          <w:i/>
        </w:rPr>
        <w:t>(Note: the contents of the expression field below may be copied)</w:t>
      </w:r>
      <w:r w:rsidRPr="002202B8">
        <w:rPr>
          <w:noProof/>
        </w:rPr>
        <w:t xml:space="preserve"> </w:t>
      </w:r>
    </w:p>
    <w:p w:rsidR="00663D84" w:rsidRDefault="00D143F5" w:rsidP="00D143F5">
      <w:pPr>
        <w:pStyle w:val="ListParagraph"/>
        <w:ind w:left="-180"/>
      </w:pPr>
      <w:r w:rsidRPr="00D143F5">
        <w:rPr>
          <w:noProof/>
        </w:rPr>
        <w:lastRenderedPageBreak/>
        <mc:AlternateContent>
          <mc:Choice Requires="wps">
            <w:drawing>
              <wp:anchor distT="0" distB="0" distL="114300" distR="114300" simplePos="0" relativeHeight="251859968" behindDoc="0" locked="0" layoutInCell="1" allowOverlap="1" wp14:anchorId="32898C1A" wp14:editId="61D08D0C">
                <wp:simplePos x="0" y="0"/>
                <wp:positionH relativeFrom="column">
                  <wp:posOffset>180975</wp:posOffset>
                </wp:positionH>
                <wp:positionV relativeFrom="paragraph">
                  <wp:posOffset>4274820</wp:posOffset>
                </wp:positionV>
                <wp:extent cx="1189990" cy="2952750"/>
                <wp:effectExtent l="0" t="0" r="29210" b="19050"/>
                <wp:wrapNone/>
                <wp:docPr id="619" name="Straight Connector 619"/>
                <wp:cNvGraphicFramePr/>
                <a:graphic xmlns:a="http://schemas.openxmlformats.org/drawingml/2006/main">
                  <a:graphicData uri="http://schemas.microsoft.com/office/word/2010/wordprocessingShape">
                    <wps:wsp>
                      <wps:cNvCnPr/>
                      <wps:spPr>
                        <a:xfrm flipH="1" flipV="1">
                          <a:off x="0" y="0"/>
                          <a:ext cx="1189990" cy="29527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619" o:spid="_x0000_s1026" style="position:absolute;flip:x y;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25pt,336.6pt" to="107.95pt,56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" strokecolor="#4579b8 [3044]"/>
            </w:pict>
          </mc:Fallback>
        </mc:AlternateContent>
      </w:r>
      <w:r>
        <w:rPr>
          <w:noProof/>
        </w:rPr>
        <mc:AlternateContent>
          <mc:Choice Requires="wps">
            <w:drawing>
              <wp:anchor distT="0" distB="0" distL="114300" distR="114300" simplePos="0" relativeHeight="251822080" behindDoc="0" locked="0" layoutInCell="1" allowOverlap="1" wp14:anchorId="18BFE9C4" wp14:editId="1577C6F8">
                <wp:simplePos x="0" y="0"/>
                <wp:positionH relativeFrom="column">
                  <wp:posOffset>1371600</wp:posOffset>
                </wp:positionH>
                <wp:positionV relativeFrom="paragraph">
                  <wp:posOffset>2912745</wp:posOffset>
                </wp:positionV>
                <wp:extent cx="4619625" cy="4314825"/>
                <wp:effectExtent l="0" t="0" r="28575" b="28575"/>
                <wp:wrapNone/>
                <wp:docPr id="5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19625" cy="4314825"/>
                        </a:xfrm>
                        <a:prstGeom prst="rect">
                          <a:avLst/>
                        </a:prstGeom>
                        <a:solidFill>
                          <a:srgbClr val="FFFFFF"/>
                        </a:solidFill>
                        <a:ln w="9525">
                          <a:solidFill>
                            <a:schemeClr val="tx1"/>
                          </a:solidFill>
                          <a:miter lim="800000"/>
                          <a:headEnd/>
                          <a:tailEnd/>
                        </a:ln>
                      </wps:spPr>
                      <wps:txbx>
                        <w:txbxContent>
                          <w:p w:rsidR="002844FC" w:rsidRPr="00D143F5" w:rsidRDefault="002844FC" w:rsidP="00D143F5">
                            <w:pPr>
                              <w:spacing w:line="200" w:lineRule="atLeast"/>
                              <w:rPr>
                                <w:rFonts w:ascii="Times New Roman" w:hAnsi="Times New Roman"/>
                                <w:color w:val="000000"/>
                              </w:rPr>
                            </w:pPr>
                            <w:r w:rsidRPr="00D143F5">
                              <w:rPr>
                                <w:rFonts w:ascii="Courier New" w:hAnsi="Courier New" w:cs="Courier New"/>
                                <w:color w:val="000000"/>
                                <w:sz w:val="16"/>
                                <w:szCs w:val="16"/>
                              </w:rPr>
                              <w:t>﻿﻿Function FindLabel ( [SUBTYPECD], [CGC12], [INSTALLATIONTYPE], [LABELTEXT])</w:t>
                            </w:r>
                          </w:p>
                          <w:p w:rsidR="002844FC" w:rsidRPr="00D143F5" w:rsidRDefault="002844FC" w:rsidP="00D143F5">
                            <w:pPr>
                              <w:spacing w:line="200" w:lineRule="atLeast"/>
                              <w:rPr>
                                <w:rFonts w:ascii="Times New Roman" w:hAnsi="Times New Roman"/>
                                <w:color w:val="000000"/>
                              </w:rPr>
                            </w:pPr>
                            <w:r w:rsidRPr="00D143F5">
                              <w:rPr>
                                <w:rFonts w:ascii="Courier New" w:hAnsi="Courier New" w:cs="Courier New"/>
                                <w:color w:val="000000"/>
                                <w:sz w:val="16"/>
                                <w:szCs w:val="16"/>
                              </w:rPr>
                              <w:t>pos1 = InStr (1, [LABELTEXT], chr(10))</w:t>
                            </w:r>
                          </w:p>
                          <w:p w:rsidR="002844FC" w:rsidRPr="00D143F5" w:rsidRDefault="002844FC" w:rsidP="00D143F5">
                            <w:pPr>
                              <w:spacing w:line="200" w:lineRule="atLeast"/>
                              <w:rPr>
                                <w:rFonts w:ascii="Times New Roman" w:hAnsi="Times New Roman"/>
                                <w:color w:val="000000"/>
                              </w:rPr>
                            </w:pPr>
                            <w:r w:rsidRPr="00D143F5">
                              <w:rPr>
                                <w:rFonts w:ascii="Courier New" w:hAnsi="Courier New" w:cs="Courier New"/>
                                <w:color w:val="000000"/>
                                <w:sz w:val="16"/>
                                <w:szCs w:val="16"/>
                              </w:rPr>
                              <w:t>if pos1 &gt; 0 then</w:t>
                            </w:r>
                          </w:p>
                          <w:p w:rsidR="002844FC" w:rsidRPr="00D143F5" w:rsidRDefault="002844FC" w:rsidP="00D143F5">
                            <w:pPr>
                              <w:spacing w:line="200" w:lineRule="atLeast"/>
                              <w:rPr>
                                <w:rFonts w:ascii="Times New Roman" w:hAnsi="Times New Roman"/>
                                <w:color w:val="000000"/>
                              </w:rPr>
                            </w:pPr>
                            <w:r w:rsidRPr="00D143F5">
                              <w:rPr>
                                <w:rFonts w:ascii="Courier New" w:hAnsi="Courier New" w:cs="Courier New"/>
                                <w:color w:val="000000"/>
                                <w:sz w:val="16"/>
                                <w:szCs w:val="16"/>
                              </w:rPr>
                              <w:t>  pos2 = InStr(pos1 + 1, [LABELTEXT], chr(10))</w:t>
                            </w:r>
                          </w:p>
                          <w:p w:rsidR="002844FC" w:rsidRPr="00D143F5" w:rsidRDefault="002844FC" w:rsidP="00D143F5">
                            <w:pPr>
                              <w:spacing w:line="200" w:lineRule="atLeast"/>
                              <w:rPr>
                                <w:rFonts w:ascii="Times New Roman" w:hAnsi="Times New Roman"/>
                                <w:color w:val="000000"/>
                              </w:rPr>
                            </w:pPr>
                            <w:r w:rsidRPr="00D143F5">
                              <w:rPr>
                                <w:rFonts w:ascii="Courier New" w:hAnsi="Courier New" w:cs="Courier New"/>
                                <w:color w:val="000000"/>
                                <w:sz w:val="16"/>
                                <w:szCs w:val="16"/>
                              </w:rPr>
                              <w:t>else</w:t>
                            </w:r>
                          </w:p>
                          <w:p w:rsidR="002844FC" w:rsidRPr="00D143F5" w:rsidRDefault="002844FC" w:rsidP="00D143F5">
                            <w:pPr>
                              <w:spacing w:line="200" w:lineRule="atLeast"/>
                              <w:rPr>
                                <w:rFonts w:ascii="Times New Roman" w:hAnsi="Times New Roman"/>
                                <w:color w:val="000000"/>
                              </w:rPr>
                            </w:pPr>
                            <w:r w:rsidRPr="00D143F5">
                              <w:rPr>
                                <w:rFonts w:ascii="Courier New" w:hAnsi="Courier New" w:cs="Courier New"/>
                                <w:color w:val="000000"/>
                                <w:sz w:val="16"/>
                                <w:szCs w:val="16"/>
                              </w:rPr>
                              <w:t> pos2 = -1</w:t>
                            </w:r>
                          </w:p>
                          <w:p w:rsidR="002844FC" w:rsidRPr="00D143F5" w:rsidRDefault="002844FC" w:rsidP="00D143F5">
                            <w:pPr>
                              <w:spacing w:line="200" w:lineRule="atLeast"/>
                              <w:rPr>
                                <w:rFonts w:ascii="Times New Roman" w:hAnsi="Times New Roman"/>
                                <w:color w:val="000000"/>
                              </w:rPr>
                            </w:pPr>
                            <w:r w:rsidRPr="00D143F5">
                              <w:rPr>
                                <w:rFonts w:ascii="Courier New" w:hAnsi="Courier New" w:cs="Courier New"/>
                                <w:color w:val="000000"/>
                                <w:sz w:val="16"/>
                                <w:szCs w:val="16"/>
                              </w:rPr>
                              <w:t>end if</w:t>
                            </w:r>
                          </w:p>
                          <w:p w:rsidR="002844FC" w:rsidRPr="00D143F5" w:rsidRDefault="002844FC" w:rsidP="00D143F5">
                            <w:pPr>
                              <w:spacing w:line="200" w:lineRule="atLeast"/>
                              <w:rPr>
                                <w:rFonts w:ascii="Times New Roman" w:hAnsi="Times New Roman"/>
                                <w:color w:val="000000"/>
                              </w:rPr>
                            </w:pPr>
                            <w:r w:rsidRPr="00D143F5">
                              <w:rPr>
                                <w:rFonts w:ascii="Courier New" w:hAnsi="Courier New" w:cs="Courier New"/>
                                <w:color w:val="000000"/>
                                <w:sz w:val="16"/>
                                <w:szCs w:val="16"/>
                              </w:rPr>
                              <w:t>if ( pos1 &gt; 0) and (pos2 &gt; 0) and (pos2 - pos1 &gt; 1) then</w:t>
                            </w:r>
                          </w:p>
                          <w:p w:rsidR="002844FC" w:rsidRPr="00D143F5" w:rsidRDefault="002844FC" w:rsidP="00D143F5">
                            <w:pPr>
                              <w:spacing w:line="200" w:lineRule="atLeast"/>
                              <w:rPr>
                                <w:rFonts w:ascii="Times New Roman" w:hAnsi="Times New Roman"/>
                                <w:color w:val="000000"/>
                              </w:rPr>
                            </w:pPr>
                            <w:r w:rsidRPr="00D143F5">
                              <w:rPr>
                                <w:rFonts w:ascii="Courier New" w:hAnsi="Courier New" w:cs="Courier New"/>
                                <w:color w:val="000000"/>
                                <w:sz w:val="16"/>
                                <w:szCs w:val="16"/>
                              </w:rPr>
                              <w:t>  lineCount = 3</w:t>
                            </w:r>
                          </w:p>
                          <w:p w:rsidR="002844FC" w:rsidRPr="00D143F5" w:rsidRDefault="002844FC" w:rsidP="00D143F5">
                            <w:pPr>
                              <w:spacing w:line="200" w:lineRule="atLeast"/>
                              <w:rPr>
                                <w:rFonts w:ascii="Times New Roman" w:hAnsi="Times New Roman"/>
                                <w:color w:val="000000"/>
                              </w:rPr>
                            </w:pPr>
                            <w:r w:rsidRPr="00D143F5">
                              <w:rPr>
                                <w:rFonts w:ascii="Courier New" w:hAnsi="Courier New" w:cs="Courier New"/>
                                <w:color w:val="000000"/>
                                <w:sz w:val="16"/>
                                <w:szCs w:val="16"/>
                              </w:rPr>
                              <w:t>elseif pos1 &gt; 0 then</w:t>
                            </w:r>
                          </w:p>
                          <w:p w:rsidR="002844FC" w:rsidRPr="00D143F5" w:rsidRDefault="002844FC" w:rsidP="00D143F5">
                            <w:pPr>
                              <w:spacing w:line="200" w:lineRule="atLeast"/>
                              <w:rPr>
                                <w:rFonts w:ascii="Times New Roman" w:hAnsi="Times New Roman"/>
                                <w:color w:val="000000"/>
                              </w:rPr>
                            </w:pPr>
                            <w:r w:rsidRPr="00D143F5">
                              <w:rPr>
                                <w:rFonts w:ascii="Courier New" w:hAnsi="Courier New" w:cs="Courier New"/>
                                <w:color w:val="000000"/>
                                <w:sz w:val="16"/>
                                <w:szCs w:val="16"/>
                              </w:rPr>
                              <w:t>  lineCount = 2</w:t>
                            </w:r>
                          </w:p>
                          <w:p w:rsidR="002844FC" w:rsidRPr="00D143F5" w:rsidRDefault="002844FC" w:rsidP="00D143F5">
                            <w:pPr>
                              <w:spacing w:line="200" w:lineRule="atLeast"/>
                              <w:rPr>
                                <w:rFonts w:ascii="Times New Roman" w:hAnsi="Times New Roman"/>
                                <w:color w:val="000000"/>
                              </w:rPr>
                            </w:pPr>
                            <w:r w:rsidRPr="00D143F5">
                              <w:rPr>
                                <w:rFonts w:ascii="Courier New" w:hAnsi="Courier New" w:cs="Courier New"/>
                                <w:color w:val="000000"/>
                                <w:sz w:val="16"/>
                                <w:szCs w:val="16"/>
                              </w:rPr>
                              <w:t>else</w:t>
                            </w:r>
                          </w:p>
                          <w:p w:rsidR="002844FC" w:rsidRPr="00D143F5" w:rsidRDefault="002844FC" w:rsidP="00D143F5">
                            <w:pPr>
                              <w:spacing w:line="200" w:lineRule="atLeast"/>
                              <w:rPr>
                                <w:rFonts w:ascii="Times New Roman" w:hAnsi="Times New Roman"/>
                                <w:color w:val="000000"/>
                              </w:rPr>
                            </w:pPr>
                            <w:r w:rsidRPr="00D143F5">
                              <w:rPr>
                                <w:rFonts w:ascii="Courier New" w:hAnsi="Courier New" w:cs="Courier New"/>
                                <w:color w:val="000000"/>
                                <w:sz w:val="16"/>
                                <w:szCs w:val="16"/>
                              </w:rPr>
                              <w:t>  lineCount = 1</w:t>
                            </w:r>
                          </w:p>
                          <w:p w:rsidR="002844FC" w:rsidRPr="00D143F5" w:rsidRDefault="002844FC" w:rsidP="00D143F5">
                            <w:pPr>
                              <w:spacing w:line="200" w:lineRule="atLeast"/>
                              <w:rPr>
                                <w:rFonts w:ascii="Times New Roman" w:hAnsi="Times New Roman"/>
                                <w:color w:val="000000"/>
                              </w:rPr>
                            </w:pPr>
                            <w:r w:rsidRPr="00D143F5">
                              <w:rPr>
                                <w:rFonts w:ascii="Courier New" w:hAnsi="Courier New" w:cs="Courier New"/>
                                <w:color w:val="000000"/>
                                <w:sz w:val="16"/>
                                <w:szCs w:val="16"/>
                              </w:rPr>
                              <w:t>end if</w:t>
                            </w:r>
                          </w:p>
                          <w:p w:rsidR="002844FC" w:rsidRPr="00D143F5" w:rsidRDefault="002844FC" w:rsidP="00D143F5">
                            <w:pPr>
                              <w:spacing w:line="200" w:lineRule="atLeast"/>
                              <w:rPr>
                                <w:rFonts w:ascii="Times New Roman" w:hAnsi="Times New Roman"/>
                                <w:color w:val="000000"/>
                              </w:rPr>
                            </w:pPr>
                            <w:r w:rsidRPr="00D143F5">
                              <w:rPr>
                                <w:rFonts w:ascii="Courier New" w:hAnsi="Courier New" w:cs="Courier New"/>
                                <w:color w:val="000000"/>
                                <w:sz w:val="16"/>
                                <w:szCs w:val="16"/>
                              </w:rPr>
                              <w:t> </w:t>
                            </w:r>
                          </w:p>
                          <w:p w:rsidR="002844FC" w:rsidRPr="00D143F5" w:rsidRDefault="002844FC" w:rsidP="00D143F5">
                            <w:pPr>
                              <w:spacing w:line="200" w:lineRule="atLeast"/>
                              <w:rPr>
                                <w:rFonts w:ascii="Times New Roman" w:hAnsi="Times New Roman"/>
                                <w:color w:val="000000"/>
                              </w:rPr>
                            </w:pPr>
                            <w:r w:rsidRPr="00D143F5">
                              <w:rPr>
                                <w:rFonts w:ascii="Courier New" w:hAnsi="Courier New" w:cs="Courier New"/>
                                <w:color w:val="000000"/>
                                <w:sz w:val="16"/>
                                <w:szCs w:val="16"/>
                              </w:rPr>
                              <w:t>if  [SUBTYPECD] = "Distribution Overhead" or _</w:t>
                            </w:r>
                          </w:p>
                          <w:p w:rsidR="002844FC" w:rsidRPr="00D143F5" w:rsidRDefault="002844FC" w:rsidP="00D143F5">
                            <w:pPr>
                              <w:spacing w:line="200" w:lineRule="atLeast"/>
                              <w:rPr>
                                <w:rFonts w:ascii="Times New Roman" w:hAnsi="Times New Roman"/>
                                <w:color w:val="000000"/>
                              </w:rPr>
                            </w:pPr>
                            <w:r w:rsidRPr="00D143F5">
                              <w:rPr>
                                <w:rFonts w:ascii="Courier New" w:hAnsi="Courier New" w:cs="Courier New"/>
                                <w:color w:val="000000"/>
                                <w:sz w:val="16"/>
                                <w:szCs w:val="16"/>
                              </w:rPr>
                              <w:t>   ([SUBTYPECD] = "Equipment" and [INSTALLATIONTYPE] = "Overhead") or _</w:t>
                            </w:r>
                          </w:p>
                          <w:p w:rsidR="002844FC" w:rsidRPr="00D143F5" w:rsidRDefault="002844FC" w:rsidP="00D143F5">
                            <w:pPr>
                              <w:spacing w:line="200" w:lineRule="atLeast"/>
                              <w:rPr>
                                <w:rFonts w:ascii="Times New Roman" w:hAnsi="Times New Roman"/>
                                <w:color w:val="000000"/>
                              </w:rPr>
                            </w:pPr>
                            <w:r w:rsidRPr="00D143F5">
                              <w:rPr>
                                <w:rFonts w:ascii="Courier New" w:hAnsi="Courier New" w:cs="Courier New"/>
                                <w:color w:val="000000"/>
                                <w:sz w:val="16"/>
                                <w:szCs w:val="16"/>
                              </w:rPr>
                              <w:t>   ([SUBTYPECD] = "Street Light" and [INSTALLATIONTYPE] = "Overhead") or  _</w:t>
                            </w:r>
                          </w:p>
                          <w:p w:rsidR="002844FC" w:rsidRPr="00D143F5" w:rsidRDefault="002844FC" w:rsidP="00D143F5">
                            <w:pPr>
                              <w:spacing w:line="200" w:lineRule="atLeast"/>
                              <w:rPr>
                                <w:rFonts w:ascii="Times New Roman" w:hAnsi="Times New Roman"/>
                                <w:color w:val="000000"/>
                              </w:rPr>
                            </w:pPr>
                            <w:r w:rsidRPr="00D143F5">
                              <w:rPr>
                                <w:rFonts w:ascii="Courier New" w:hAnsi="Courier New" w:cs="Courier New"/>
                                <w:color w:val="000000"/>
                                <w:sz w:val="16"/>
                                <w:szCs w:val="16"/>
                              </w:rPr>
                              <w:t>   ([SUBTYPECD] = "Secondary" and [INSTALLATIONTYPE] = "Overhead") then</w:t>
                            </w:r>
                          </w:p>
                          <w:p w:rsidR="002844FC" w:rsidRPr="00D143F5" w:rsidRDefault="002844FC" w:rsidP="00D143F5">
                            <w:pPr>
                              <w:spacing w:line="200" w:lineRule="atLeast"/>
                              <w:rPr>
                                <w:rFonts w:ascii="Times New Roman" w:hAnsi="Times New Roman"/>
                                <w:color w:val="000000"/>
                              </w:rPr>
                            </w:pPr>
                            <w:r w:rsidRPr="00D143F5">
                              <w:rPr>
                                <w:rFonts w:ascii="Courier New" w:hAnsi="Courier New" w:cs="Courier New"/>
                                <w:color w:val="000000"/>
                                <w:sz w:val="16"/>
                                <w:szCs w:val="16"/>
                              </w:rPr>
                              <w:t>  myX = mid([CGC12],4,4)</w:t>
                            </w:r>
                          </w:p>
                          <w:p w:rsidR="002844FC" w:rsidRPr="00D143F5" w:rsidRDefault="002844FC" w:rsidP="00D143F5">
                            <w:pPr>
                              <w:spacing w:line="200" w:lineRule="atLeast"/>
                              <w:rPr>
                                <w:rFonts w:ascii="Times New Roman" w:hAnsi="Times New Roman"/>
                                <w:color w:val="000000"/>
                              </w:rPr>
                            </w:pPr>
                            <w:r w:rsidRPr="00D143F5">
                              <w:rPr>
                                <w:rFonts w:ascii="Courier New" w:hAnsi="Courier New" w:cs="Courier New"/>
                                <w:color w:val="000000"/>
                                <w:sz w:val="16"/>
                                <w:szCs w:val="16"/>
                              </w:rPr>
                              <w:t>  myY = mid([CGC12],9,4)</w:t>
                            </w:r>
                          </w:p>
                          <w:p w:rsidR="002844FC" w:rsidRPr="00D143F5" w:rsidRDefault="002844FC" w:rsidP="00D143F5">
                            <w:pPr>
                              <w:spacing w:line="200" w:lineRule="atLeast"/>
                              <w:rPr>
                                <w:rFonts w:ascii="Times New Roman" w:hAnsi="Times New Roman"/>
                                <w:color w:val="000000"/>
                              </w:rPr>
                            </w:pPr>
                            <w:r w:rsidRPr="00D143F5">
                              <w:rPr>
                                <w:rFonts w:ascii="Courier New" w:hAnsi="Courier New" w:cs="Courier New"/>
                                <w:color w:val="000000"/>
                                <w:sz w:val="16"/>
                                <w:szCs w:val="16"/>
                              </w:rPr>
                              <w:t>  if LineCount = 3 then</w:t>
                            </w:r>
                          </w:p>
                          <w:p w:rsidR="002844FC" w:rsidRPr="00D143F5" w:rsidRDefault="002844FC" w:rsidP="00D143F5">
                            <w:pPr>
                              <w:spacing w:line="200" w:lineRule="atLeast"/>
                              <w:rPr>
                                <w:rFonts w:ascii="Times New Roman" w:hAnsi="Times New Roman"/>
                                <w:color w:val="000000"/>
                              </w:rPr>
                            </w:pPr>
                            <w:r w:rsidRPr="00D143F5">
                              <w:rPr>
                                <w:rFonts w:ascii="Courier New" w:hAnsi="Courier New" w:cs="Courier New"/>
                                <w:color w:val="000000"/>
                                <w:sz w:val="16"/>
                                <w:szCs w:val="16"/>
                              </w:rPr>
                              <w:t xml:space="preserve">    FindLabel = myX + "-" + myY </w:t>
                            </w:r>
                          </w:p>
                          <w:p w:rsidR="002844FC" w:rsidRPr="00D143F5" w:rsidRDefault="002844FC" w:rsidP="00D143F5">
                            <w:pPr>
                              <w:spacing w:line="200" w:lineRule="atLeast"/>
                              <w:rPr>
                                <w:rFonts w:ascii="Times New Roman" w:hAnsi="Times New Roman"/>
                                <w:color w:val="000000"/>
                              </w:rPr>
                            </w:pPr>
                            <w:r w:rsidRPr="00D143F5">
                              <w:rPr>
                                <w:rFonts w:ascii="Courier New" w:hAnsi="Courier New" w:cs="Courier New"/>
                                <w:color w:val="000000"/>
                                <w:sz w:val="16"/>
                                <w:szCs w:val="16"/>
                              </w:rPr>
                              <w:t>  elseif LineCount = 2 then</w:t>
                            </w:r>
                          </w:p>
                          <w:p w:rsidR="002844FC" w:rsidRPr="00D143F5" w:rsidRDefault="002844FC" w:rsidP="00D143F5">
                            <w:pPr>
                              <w:spacing w:line="200" w:lineRule="atLeast"/>
                              <w:rPr>
                                <w:rFonts w:ascii="Times New Roman" w:hAnsi="Times New Roman"/>
                                <w:color w:val="000000"/>
                              </w:rPr>
                            </w:pPr>
                            <w:r w:rsidRPr="00D143F5">
                              <w:rPr>
                                <w:rFonts w:ascii="Courier New" w:hAnsi="Courier New" w:cs="Courier New"/>
                                <w:color w:val="000000"/>
                                <w:sz w:val="16"/>
                                <w:szCs w:val="16"/>
                              </w:rPr>
                              <w:t>    FindLabel = myX + "-" + myY + vbCrLf + chr(129)</w:t>
                            </w:r>
                          </w:p>
                          <w:p w:rsidR="002844FC" w:rsidRPr="00D143F5" w:rsidRDefault="002844FC" w:rsidP="00D143F5">
                            <w:pPr>
                              <w:spacing w:line="200" w:lineRule="atLeast"/>
                              <w:rPr>
                                <w:rFonts w:ascii="Times New Roman" w:hAnsi="Times New Roman"/>
                                <w:color w:val="000000"/>
                              </w:rPr>
                            </w:pPr>
                            <w:r w:rsidRPr="00D143F5">
                              <w:rPr>
                                <w:rFonts w:ascii="Courier New" w:hAnsi="Courier New" w:cs="Courier New"/>
                                <w:color w:val="000000"/>
                                <w:sz w:val="16"/>
                                <w:szCs w:val="16"/>
                              </w:rPr>
                              <w:t>  else</w:t>
                            </w:r>
                          </w:p>
                          <w:p w:rsidR="002844FC" w:rsidRPr="00D143F5" w:rsidRDefault="002844FC" w:rsidP="00D143F5">
                            <w:pPr>
                              <w:spacing w:line="200" w:lineRule="atLeast"/>
                              <w:rPr>
                                <w:rFonts w:ascii="Times New Roman" w:hAnsi="Times New Roman"/>
                                <w:color w:val="000000"/>
                              </w:rPr>
                            </w:pPr>
                            <w:r w:rsidRPr="00D143F5">
                              <w:rPr>
                                <w:rFonts w:ascii="Courier New" w:hAnsi="Courier New" w:cs="Courier New"/>
                                <w:color w:val="000000"/>
                                <w:sz w:val="16"/>
                                <w:szCs w:val="16"/>
                              </w:rPr>
                              <w:t>    FindLabel = myX + "-" + myY + vbCrLf +  chr(129) + vbCrLf +  chr(129)</w:t>
                            </w:r>
                          </w:p>
                          <w:p w:rsidR="002844FC" w:rsidRPr="00D143F5" w:rsidRDefault="002844FC" w:rsidP="00D143F5">
                            <w:pPr>
                              <w:spacing w:line="200" w:lineRule="atLeast"/>
                              <w:rPr>
                                <w:rFonts w:ascii="Times New Roman" w:hAnsi="Times New Roman"/>
                                <w:color w:val="000000"/>
                              </w:rPr>
                            </w:pPr>
                            <w:r w:rsidRPr="00D143F5">
                              <w:rPr>
                                <w:rFonts w:ascii="Courier New" w:hAnsi="Courier New" w:cs="Courier New"/>
                                <w:color w:val="000000"/>
                                <w:sz w:val="16"/>
                                <w:szCs w:val="16"/>
                              </w:rPr>
                              <w:t>  end if</w:t>
                            </w:r>
                          </w:p>
                          <w:p w:rsidR="002844FC" w:rsidRPr="00D143F5" w:rsidRDefault="002844FC" w:rsidP="00D143F5">
                            <w:pPr>
                              <w:spacing w:line="200" w:lineRule="atLeast"/>
                              <w:rPr>
                                <w:rFonts w:ascii="Times New Roman" w:hAnsi="Times New Roman"/>
                                <w:color w:val="000000"/>
                              </w:rPr>
                            </w:pPr>
                            <w:r w:rsidRPr="00D143F5">
                              <w:rPr>
                                <w:rFonts w:ascii="Courier New" w:hAnsi="Courier New" w:cs="Courier New"/>
                                <w:color w:val="000000"/>
                                <w:sz w:val="16"/>
                                <w:szCs w:val="16"/>
                              </w:rPr>
                              <w:t>end if</w:t>
                            </w:r>
                          </w:p>
                          <w:p w:rsidR="002844FC" w:rsidRPr="00D143F5" w:rsidRDefault="002844FC" w:rsidP="00D143F5">
                            <w:pPr>
                              <w:spacing w:line="200" w:lineRule="atLeast"/>
                              <w:rPr>
                                <w:rFonts w:ascii="Times New Roman" w:hAnsi="Times New Roman"/>
                                <w:color w:val="000000"/>
                              </w:rPr>
                            </w:pPr>
                            <w:r w:rsidRPr="00D143F5">
                              <w:rPr>
                                <w:rFonts w:ascii="Courier New" w:hAnsi="Courier New" w:cs="Courier New"/>
                                <w:color w:val="000000"/>
                                <w:sz w:val="16"/>
                                <w:szCs w:val="16"/>
                              </w:rPr>
                              <w:t>End Function</w:t>
                            </w:r>
                          </w:p>
                          <w:p w:rsidR="002844FC" w:rsidRPr="00BC67AB" w:rsidRDefault="002844FC" w:rsidP="00D143F5">
                            <w:pPr>
                              <w:spacing w:line="200" w:lineRule="atLeast"/>
                              <w:rPr>
                                <w:sz w:val="16"/>
                              </w:rPr>
                            </w:pPr>
                          </w:p>
                        </w:txbxContent>
                      </wps:txbx>
                      <wps:bodyPr rot="0" vert="horz" wrap="square" lIns="91440" tIns="0" rIns="91440" bIns="0" anchor="t" anchorCtr="0">
                        <a:noAutofit/>
                      </wps:bodyPr>
                    </wps:wsp>
                  </a:graphicData>
                </a:graphic>
                <wp14:sizeRelH relativeFrom="margin">
                  <wp14:pctWidth>0</wp14:pctWidth>
                </wp14:sizeRelH>
                <wp14:sizeRelV relativeFrom="margin">
                  <wp14:pctHeight>0</wp14:pctHeight>
                </wp14:sizeRelV>
              </wp:anchor>
            </w:drawing>
          </mc:Choice>
          <mc:Fallback>
            <w:pict>
              <v:shape id="_x0000_s1034" type="#_x0000_t202" style="position:absolute;left:0;text-align:left;margin-left:108pt;margin-top:229.35pt;width:363.75pt;height:339.75pt;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" strokecolor="black [3213]">
                <v:textbox inset=",0,,0">
                  <w:txbxContent>
                    <w:p w:rsidR="002844FC" w:rsidRPr="00D143F5" w:rsidRDefault="002844FC" w:rsidP="00D143F5">
                      <w:pPr>
                        <w:spacing w:line="200" w:lineRule="atLeast"/>
                        <w:rPr>
                          <w:rFonts w:ascii="Times New Roman" w:hAnsi="Times New Roman"/>
                          <w:color w:val="000000"/>
                        </w:rPr>
                      </w:pPr>
                      <w:r w:rsidRPr="00D143F5">
                        <w:rPr>
                          <w:rFonts w:ascii="Courier New" w:hAnsi="Courier New" w:cs="Courier New"/>
                          <w:color w:val="000000"/>
                          <w:sz w:val="16"/>
                          <w:szCs w:val="16"/>
                        </w:rPr>
                        <w:t>﻿﻿Function FindLabel ( [SUBTYPECD], [CGC12], [INSTALLATIONTYPE], [LABELTEXT])</w:t>
                      </w:r>
                    </w:p>
                    <w:p w:rsidR="002844FC" w:rsidRPr="00D143F5" w:rsidRDefault="002844FC" w:rsidP="00D143F5">
                      <w:pPr>
                        <w:spacing w:line="200" w:lineRule="atLeast"/>
                        <w:rPr>
                          <w:rFonts w:ascii="Times New Roman" w:hAnsi="Times New Roman"/>
                          <w:color w:val="000000"/>
                        </w:rPr>
                      </w:pPr>
                      <w:r w:rsidRPr="00D143F5">
                        <w:rPr>
                          <w:rFonts w:ascii="Courier New" w:hAnsi="Courier New" w:cs="Courier New"/>
                          <w:color w:val="000000"/>
                          <w:sz w:val="16"/>
                          <w:szCs w:val="16"/>
                        </w:rPr>
                        <w:t>pos1 = InStr (1, [LABELTEXT], chr(10))</w:t>
                      </w:r>
                    </w:p>
                    <w:p w:rsidR="002844FC" w:rsidRPr="00D143F5" w:rsidRDefault="002844FC" w:rsidP="00D143F5">
                      <w:pPr>
                        <w:spacing w:line="200" w:lineRule="atLeast"/>
                        <w:rPr>
                          <w:rFonts w:ascii="Times New Roman" w:hAnsi="Times New Roman"/>
                          <w:color w:val="000000"/>
                        </w:rPr>
                      </w:pPr>
                      <w:r w:rsidRPr="00D143F5">
                        <w:rPr>
                          <w:rFonts w:ascii="Courier New" w:hAnsi="Courier New" w:cs="Courier New"/>
                          <w:color w:val="000000"/>
                          <w:sz w:val="16"/>
                          <w:szCs w:val="16"/>
                        </w:rPr>
                        <w:t>if pos1 &gt; 0 then</w:t>
                      </w:r>
                    </w:p>
                    <w:p w:rsidR="002844FC" w:rsidRPr="00D143F5" w:rsidRDefault="002844FC" w:rsidP="00D143F5">
                      <w:pPr>
                        <w:spacing w:line="200" w:lineRule="atLeast"/>
                        <w:rPr>
                          <w:rFonts w:ascii="Times New Roman" w:hAnsi="Times New Roman"/>
                          <w:color w:val="000000"/>
                        </w:rPr>
                      </w:pPr>
                      <w:r w:rsidRPr="00D143F5">
                        <w:rPr>
                          <w:rFonts w:ascii="Courier New" w:hAnsi="Courier New" w:cs="Courier New"/>
                          <w:color w:val="000000"/>
                          <w:sz w:val="16"/>
                          <w:szCs w:val="16"/>
                        </w:rPr>
                        <w:t>  pos2 = InStr(pos1 + 1, [LABELTEXT], chr(10))</w:t>
                      </w:r>
                    </w:p>
                    <w:p w:rsidR="002844FC" w:rsidRPr="00D143F5" w:rsidRDefault="002844FC" w:rsidP="00D143F5">
                      <w:pPr>
                        <w:spacing w:line="200" w:lineRule="atLeast"/>
                        <w:rPr>
                          <w:rFonts w:ascii="Times New Roman" w:hAnsi="Times New Roman"/>
                          <w:color w:val="000000"/>
                        </w:rPr>
                      </w:pPr>
                      <w:r w:rsidRPr="00D143F5">
                        <w:rPr>
                          <w:rFonts w:ascii="Courier New" w:hAnsi="Courier New" w:cs="Courier New"/>
                          <w:color w:val="000000"/>
                          <w:sz w:val="16"/>
                          <w:szCs w:val="16"/>
                        </w:rPr>
                        <w:t>else</w:t>
                      </w:r>
                    </w:p>
                    <w:p w:rsidR="002844FC" w:rsidRPr="00D143F5" w:rsidRDefault="002844FC" w:rsidP="00D143F5">
                      <w:pPr>
                        <w:spacing w:line="200" w:lineRule="atLeast"/>
                        <w:rPr>
                          <w:rFonts w:ascii="Times New Roman" w:hAnsi="Times New Roman"/>
                          <w:color w:val="000000"/>
                        </w:rPr>
                      </w:pPr>
                      <w:r w:rsidRPr="00D143F5">
                        <w:rPr>
                          <w:rFonts w:ascii="Courier New" w:hAnsi="Courier New" w:cs="Courier New"/>
                          <w:color w:val="000000"/>
                          <w:sz w:val="16"/>
                          <w:szCs w:val="16"/>
                        </w:rPr>
                        <w:t> pos2 = -1</w:t>
                      </w:r>
                    </w:p>
                    <w:p w:rsidR="002844FC" w:rsidRPr="00D143F5" w:rsidRDefault="002844FC" w:rsidP="00D143F5">
                      <w:pPr>
                        <w:spacing w:line="200" w:lineRule="atLeast"/>
                        <w:rPr>
                          <w:rFonts w:ascii="Times New Roman" w:hAnsi="Times New Roman"/>
                          <w:color w:val="000000"/>
                        </w:rPr>
                      </w:pPr>
                      <w:r w:rsidRPr="00D143F5">
                        <w:rPr>
                          <w:rFonts w:ascii="Courier New" w:hAnsi="Courier New" w:cs="Courier New"/>
                          <w:color w:val="000000"/>
                          <w:sz w:val="16"/>
                          <w:szCs w:val="16"/>
                        </w:rPr>
                        <w:t>end if</w:t>
                      </w:r>
                    </w:p>
                    <w:p w:rsidR="002844FC" w:rsidRPr="00D143F5" w:rsidRDefault="002844FC" w:rsidP="00D143F5">
                      <w:pPr>
                        <w:spacing w:line="200" w:lineRule="atLeast"/>
                        <w:rPr>
                          <w:rFonts w:ascii="Times New Roman" w:hAnsi="Times New Roman"/>
                          <w:color w:val="000000"/>
                        </w:rPr>
                      </w:pPr>
                      <w:r w:rsidRPr="00D143F5">
                        <w:rPr>
                          <w:rFonts w:ascii="Courier New" w:hAnsi="Courier New" w:cs="Courier New"/>
                          <w:color w:val="000000"/>
                          <w:sz w:val="16"/>
                          <w:szCs w:val="16"/>
                        </w:rPr>
                        <w:t>if ( pos1 &gt; 0) and (pos2 &gt; 0) and (pos2 - pos1 &gt; 1) then</w:t>
                      </w:r>
                    </w:p>
                    <w:p w:rsidR="002844FC" w:rsidRPr="00D143F5" w:rsidRDefault="002844FC" w:rsidP="00D143F5">
                      <w:pPr>
                        <w:spacing w:line="200" w:lineRule="atLeast"/>
                        <w:rPr>
                          <w:rFonts w:ascii="Times New Roman" w:hAnsi="Times New Roman"/>
                          <w:color w:val="000000"/>
                        </w:rPr>
                      </w:pPr>
                      <w:r w:rsidRPr="00D143F5">
                        <w:rPr>
                          <w:rFonts w:ascii="Courier New" w:hAnsi="Courier New" w:cs="Courier New"/>
                          <w:color w:val="000000"/>
                          <w:sz w:val="16"/>
                          <w:szCs w:val="16"/>
                        </w:rPr>
                        <w:t>  lineCount = 3</w:t>
                      </w:r>
                    </w:p>
                    <w:p w:rsidR="002844FC" w:rsidRPr="00D143F5" w:rsidRDefault="002844FC" w:rsidP="00D143F5">
                      <w:pPr>
                        <w:spacing w:line="200" w:lineRule="atLeast"/>
                        <w:rPr>
                          <w:rFonts w:ascii="Times New Roman" w:hAnsi="Times New Roman"/>
                          <w:color w:val="000000"/>
                        </w:rPr>
                      </w:pPr>
                      <w:r w:rsidRPr="00D143F5">
                        <w:rPr>
                          <w:rFonts w:ascii="Courier New" w:hAnsi="Courier New" w:cs="Courier New"/>
                          <w:color w:val="000000"/>
                          <w:sz w:val="16"/>
                          <w:szCs w:val="16"/>
                        </w:rPr>
                        <w:t>elseif pos1 &gt; 0 then</w:t>
                      </w:r>
                    </w:p>
                    <w:p w:rsidR="002844FC" w:rsidRPr="00D143F5" w:rsidRDefault="002844FC" w:rsidP="00D143F5">
                      <w:pPr>
                        <w:spacing w:line="200" w:lineRule="atLeast"/>
                        <w:rPr>
                          <w:rFonts w:ascii="Times New Roman" w:hAnsi="Times New Roman"/>
                          <w:color w:val="000000"/>
                        </w:rPr>
                      </w:pPr>
                      <w:r w:rsidRPr="00D143F5">
                        <w:rPr>
                          <w:rFonts w:ascii="Courier New" w:hAnsi="Courier New" w:cs="Courier New"/>
                          <w:color w:val="000000"/>
                          <w:sz w:val="16"/>
                          <w:szCs w:val="16"/>
                        </w:rPr>
                        <w:t>  lineCount = 2</w:t>
                      </w:r>
                    </w:p>
                    <w:p w:rsidR="002844FC" w:rsidRPr="00D143F5" w:rsidRDefault="002844FC" w:rsidP="00D143F5">
                      <w:pPr>
                        <w:spacing w:line="200" w:lineRule="atLeast"/>
                        <w:rPr>
                          <w:rFonts w:ascii="Times New Roman" w:hAnsi="Times New Roman"/>
                          <w:color w:val="000000"/>
                        </w:rPr>
                      </w:pPr>
                      <w:r w:rsidRPr="00D143F5">
                        <w:rPr>
                          <w:rFonts w:ascii="Courier New" w:hAnsi="Courier New" w:cs="Courier New"/>
                          <w:color w:val="000000"/>
                          <w:sz w:val="16"/>
                          <w:szCs w:val="16"/>
                        </w:rPr>
                        <w:t>else</w:t>
                      </w:r>
                    </w:p>
                    <w:p w:rsidR="002844FC" w:rsidRPr="00D143F5" w:rsidRDefault="002844FC" w:rsidP="00D143F5">
                      <w:pPr>
                        <w:spacing w:line="200" w:lineRule="atLeast"/>
                        <w:rPr>
                          <w:rFonts w:ascii="Times New Roman" w:hAnsi="Times New Roman"/>
                          <w:color w:val="000000"/>
                        </w:rPr>
                      </w:pPr>
                      <w:r w:rsidRPr="00D143F5">
                        <w:rPr>
                          <w:rFonts w:ascii="Courier New" w:hAnsi="Courier New" w:cs="Courier New"/>
                          <w:color w:val="000000"/>
                          <w:sz w:val="16"/>
                          <w:szCs w:val="16"/>
                        </w:rPr>
                        <w:t>  lineCount = 1</w:t>
                      </w:r>
                    </w:p>
                    <w:p w:rsidR="002844FC" w:rsidRPr="00D143F5" w:rsidRDefault="002844FC" w:rsidP="00D143F5">
                      <w:pPr>
                        <w:spacing w:line="200" w:lineRule="atLeast"/>
                        <w:rPr>
                          <w:rFonts w:ascii="Times New Roman" w:hAnsi="Times New Roman"/>
                          <w:color w:val="000000"/>
                        </w:rPr>
                      </w:pPr>
                      <w:r w:rsidRPr="00D143F5">
                        <w:rPr>
                          <w:rFonts w:ascii="Courier New" w:hAnsi="Courier New" w:cs="Courier New"/>
                          <w:color w:val="000000"/>
                          <w:sz w:val="16"/>
                          <w:szCs w:val="16"/>
                        </w:rPr>
                        <w:t>end if</w:t>
                      </w:r>
                    </w:p>
                    <w:p w:rsidR="002844FC" w:rsidRPr="00D143F5" w:rsidRDefault="002844FC" w:rsidP="00D143F5">
                      <w:pPr>
                        <w:spacing w:line="200" w:lineRule="atLeast"/>
                        <w:rPr>
                          <w:rFonts w:ascii="Times New Roman" w:hAnsi="Times New Roman"/>
                          <w:color w:val="000000"/>
                        </w:rPr>
                      </w:pPr>
                      <w:r w:rsidRPr="00D143F5">
                        <w:rPr>
                          <w:rFonts w:ascii="Courier New" w:hAnsi="Courier New" w:cs="Courier New"/>
                          <w:color w:val="000000"/>
                          <w:sz w:val="16"/>
                          <w:szCs w:val="16"/>
                        </w:rPr>
                        <w:t> </w:t>
                      </w:r>
                    </w:p>
                    <w:p w:rsidR="002844FC" w:rsidRPr="00D143F5" w:rsidRDefault="002844FC" w:rsidP="00D143F5">
                      <w:pPr>
                        <w:spacing w:line="200" w:lineRule="atLeast"/>
                        <w:rPr>
                          <w:rFonts w:ascii="Times New Roman" w:hAnsi="Times New Roman"/>
                          <w:color w:val="000000"/>
                        </w:rPr>
                      </w:pPr>
                      <w:r w:rsidRPr="00D143F5">
                        <w:rPr>
                          <w:rFonts w:ascii="Courier New" w:hAnsi="Courier New" w:cs="Courier New"/>
                          <w:color w:val="000000"/>
                          <w:sz w:val="16"/>
                          <w:szCs w:val="16"/>
                        </w:rPr>
                        <w:t>if  [SUBTYPECD] = "Distribution Overhead" or _</w:t>
                      </w:r>
                    </w:p>
                    <w:p w:rsidR="002844FC" w:rsidRPr="00D143F5" w:rsidRDefault="002844FC" w:rsidP="00D143F5">
                      <w:pPr>
                        <w:spacing w:line="200" w:lineRule="atLeast"/>
                        <w:rPr>
                          <w:rFonts w:ascii="Times New Roman" w:hAnsi="Times New Roman"/>
                          <w:color w:val="000000"/>
                        </w:rPr>
                      </w:pPr>
                      <w:r w:rsidRPr="00D143F5">
                        <w:rPr>
                          <w:rFonts w:ascii="Courier New" w:hAnsi="Courier New" w:cs="Courier New"/>
                          <w:color w:val="000000"/>
                          <w:sz w:val="16"/>
                          <w:szCs w:val="16"/>
                        </w:rPr>
                        <w:t>   ([SUBTYPECD] = "Equipment" and [INSTALLATIONTYPE] = "Overhead") or _</w:t>
                      </w:r>
                    </w:p>
                    <w:p w:rsidR="002844FC" w:rsidRPr="00D143F5" w:rsidRDefault="002844FC" w:rsidP="00D143F5">
                      <w:pPr>
                        <w:spacing w:line="200" w:lineRule="atLeast"/>
                        <w:rPr>
                          <w:rFonts w:ascii="Times New Roman" w:hAnsi="Times New Roman"/>
                          <w:color w:val="000000"/>
                        </w:rPr>
                      </w:pPr>
                      <w:r w:rsidRPr="00D143F5">
                        <w:rPr>
                          <w:rFonts w:ascii="Courier New" w:hAnsi="Courier New" w:cs="Courier New"/>
                          <w:color w:val="000000"/>
                          <w:sz w:val="16"/>
                          <w:szCs w:val="16"/>
                        </w:rPr>
                        <w:t>   ([SUBTYPECD] = "Street Light" and [INSTALLATIONTYPE] = "Overhead") or  _</w:t>
                      </w:r>
                    </w:p>
                    <w:p w:rsidR="002844FC" w:rsidRPr="00D143F5" w:rsidRDefault="002844FC" w:rsidP="00D143F5">
                      <w:pPr>
                        <w:spacing w:line="200" w:lineRule="atLeast"/>
                        <w:rPr>
                          <w:rFonts w:ascii="Times New Roman" w:hAnsi="Times New Roman"/>
                          <w:color w:val="000000"/>
                        </w:rPr>
                      </w:pPr>
                      <w:r w:rsidRPr="00D143F5">
                        <w:rPr>
                          <w:rFonts w:ascii="Courier New" w:hAnsi="Courier New" w:cs="Courier New"/>
                          <w:color w:val="000000"/>
                          <w:sz w:val="16"/>
                          <w:szCs w:val="16"/>
                        </w:rPr>
                        <w:t>   ([SUBTYPECD] = "Secondary" and [INSTALLATIONTYPE] = "Overhead") then</w:t>
                      </w:r>
                    </w:p>
                    <w:p w:rsidR="002844FC" w:rsidRPr="00D143F5" w:rsidRDefault="002844FC" w:rsidP="00D143F5">
                      <w:pPr>
                        <w:spacing w:line="200" w:lineRule="atLeast"/>
                        <w:rPr>
                          <w:rFonts w:ascii="Times New Roman" w:hAnsi="Times New Roman"/>
                          <w:color w:val="000000"/>
                        </w:rPr>
                      </w:pPr>
                      <w:r w:rsidRPr="00D143F5">
                        <w:rPr>
                          <w:rFonts w:ascii="Courier New" w:hAnsi="Courier New" w:cs="Courier New"/>
                          <w:color w:val="000000"/>
                          <w:sz w:val="16"/>
                          <w:szCs w:val="16"/>
                        </w:rPr>
                        <w:t>  myX = mid([CGC12],4,4)</w:t>
                      </w:r>
                    </w:p>
                    <w:p w:rsidR="002844FC" w:rsidRPr="00D143F5" w:rsidRDefault="002844FC" w:rsidP="00D143F5">
                      <w:pPr>
                        <w:spacing w:line="200" w:lineRule="atLeast"/>
                        <w:rPr>
                          <w:rFonts w:ascii="Times New Roman" w:hAnsi="Times New Roman"/>
                          <w:color w:val="000000"/>
                        </w:rPr>
                      </w:pPr>
                      <w:r w:rsidRPr="00D143F5">
                        <w:rPr>
                          <w:rFonts w:ascii="Courier New" w:hAnsi="Courier New" w:cs="Courier New"/>
                          <w:color w:val="000000"/>
                          <w:sz w:val="16"/>
                          <w:szCs w:val="16"/>
                        </w:rPr>
                        <w:t>  myY = mid([CGC12],9,4)</w:t>
                      </w:r>
                    </w:p>
                    <w:p w:rsidR="002844FC" w:rsidRPr="00D143F5" w:rsidRDefault="002844FC" w:rsidP="00D143F5">
                      <w:pPr>
                        <w:spacing w:line="200" w:lineRule="atLeast"/>
                        <w:rPr>
                          <w:rFonts w:ascii="Times New Roman" w:hAnsi="Times New Roman"/>
                          <w:color w:val="000000"/>
                        </w:rPr>
                      </w:pPr>
                      <w:r w:rsidRPr="00D143F5">
                        <w:rPr>
                          <w:rFonts w:ascii="Courier New" w:hAnsi="Courier New" w:cs="Courier New"/>
                          <w:color w:val="000000"/>
                          <w:sz w:val="16"/>
                          <w:szCs w:val="16"/>
                        </w:rPr>
                        <w:t>  if LineCount = 3 then</w:t>
                      </w:r>
                    </w:p>
                    <w:p w:rsidR="002844FC" w:rsidRPr="00D143F5" w:rsidRDefault="002844FC" w:rsidP="00D143F5">
                      <w:pPr>
                        <w:spacing w:line="200" w:lineRule="atLeast"/>
                        <w:rPr>
                          <w:rFonts w:ascii="Times New Roman" w:hAnsi="Times New Roman"/>
                          <w:color w:val="000000"/>
                        </w:rPr>
                      </w:pPr>
                      <w:r w:rsidRPr="00D143F5">
                        <w:rPr>
                          <w:rFonts w:ascii="Courier New" w:hAnsi="Courier New" w:cs="Courier New"/>
                          <w:color w:val="000000"/>
                          <w:sz w:val="16"/>
                          <w:szCs w:val="16"/>
                        </w:rPr>
                        <w:t xml:space="preserve">    FindLabel = myX + "-" + myY </w:t>
                      </w:r>
                    </w:p>
                    <w:p w:rsidR="002844FC" w:rsidRPr="00D143F5" w:rsidRDefault="002844FC" w:rsidP="00D143F5">
                      <w:pPr>
                        <w:spacing w:line="200" w:lineRule="atLeast"/>
                        <w:rPr>
                          <w:rFonts w:ascii="Times New Roman" w:hAnsi="Times New Roman"/>
                          <w:color w:val="000000"/>
                        </w:rPr>
                      </w:pPr>
                      <w:r w:rsidRPr="00D143F5">
                        <w:rPr>
                          <w:rFonts w:ascii="Courier New" w:hAnsi="Courier New" w:cs="Courier New"/>
                          <w:color w:val="000000"/>
                          <w:sz w:val="16"/>
                          <w:szCs w:val="16"/>
                        </w:rPr>
                        <w:t>  elseif LineCount = 2 then</w:t>
                      </w:r>
                    </w:p>
                    <w:p w:rsidR="002844FC" w:rsidRPr="00D143F5" w:rsidRDefault="002844FC" w:rsidP="00D143F5">
                      <w:pPr>
                        <w:spacing w:line="200" w:lineRule="atLeast"/>
                        <w:rPr>
                          <w:rFonts w:ascii="Times New Roman" w:hAnsi="Times New Roman"/>
                          <w:color w:val="000000"/>
                        </w:rPr>
                      </w:pPr>
                      <w:r w:rsidRPr="00D143F5">
                        <w:rPr>
                          <w:rFonts w:ascii="Courier New" w:hAnsi="Courier New" w:cs="Courier New"/>
                          <w:color w:val="000000"/>
                          <w:sz w:val="16"/>
                          <w:szCs w:val="16"/>
                        </w:rPr>
                        <w:t>    FindLabel = myX + "-" + myY + vbCrLf + chr(129)</w:t>
                      </w:r>
                    </w:p>
                    <w:p w:rsidR="002844FC" w:rsidRPr="00D143F5" w:rsidRDefault="002844FC" w:rsidP="00D143F5">
                      <w:pPr>
                        <w:spacing w:line="200" w:lineRule="atLeast"/>
                        <w:rPr>
                          <w:rFonts w:ascii="Times New Roman" w:hAnsi="Times New Roman"/>
                          <w:color w:val="000000"/>
                        </w:rPr>
                      </w:pPr>
                      <w:r w:rsidRPr="00D143F5">
                        <w:rPr>
                          <w:rFonts w:ascii="Courier New" w:hAnsi="Courier New" w:cs="Courier New"/>
                          <w:color w:val="000000"/>
                          <w:sz w:val="16"/>
                          <w:szCs w:val="16"/>
                        </w:rPr>
                        <w:t>  else</w:t>
                      </w:r>
                    </w:p>
                    <w:p w:rsidR="002844FC" w:rsidRPr="00D143F5" w:rsidRDefault="002844FC" w:rsidP="00D143F5">
                      <w:pPr>
                        <w:spacing w:line="200" w:lineRule="atLeast"/>
                        <w:rPr>
                          <w:rFonts w:ascii="Times New Roman" w:hAnsi="Times New Roman"/>
                          <w:color w:val="000000"/>
                        </w:rPr>
                      </w:pPr>
                      <w:r w:rsidRPr="00D143F5">
                        <w:rPr>
                          <w:rFonts w:ascii="Courier New" w:hAnsi="Courier New" w:cs="Courier New"/>
                          <w:color w:val="000000"/>
                          <w:sz w:val="16"/>
                          <w:szCs w:val="16"/>
                        </w:rPr>
                        <w:t>    FindLabel = myX + "-" + myY + vbCrLf +  chr(129) + vbCrLf +  chr(129)</w:t>
                      </w:r>
                    </w:p>
                    <w:p w:rsidR="002844FC" w:rsidRPr="00D143F5" w:rsidRDefault="002844FC" w:rsidP="00D143F5">
                      <w:pPr>
                        <w:spacing w:line="200" w:lineRule="atLeast"/>
                        <w:rPr>
                          <w:rFonts w:ascii="Times New Roman" w:hAnsi="Times New Roman"/>
                          <w:color w:val="000000"/>
                        </w:rPr>
                      </w:pPr>
                      <w:r w:rsidRPr="00D143F5">
                        <w:rPr>
                          <w:rFonts w:ascii="Courier New" w:hAnsi="Courier New" w:cs="Courier New"/>
                          <w:color w:val="000000"/>
                          <w:sz w:val="16"/>
                          <w:szCs w:val="16"/>
                        </w:rPr>
                        <w:t>  end if</w:t>
                      </w:r>
                    </w:p>
                    <w:p w:rsidR="002844FC" w:rsidRPr="00D143F5" w:rsidRDefault="002844FC" w:rsidP="00D143F5">
                      <w:pPr>
                        <w:spacing w:line="200" w:lineRule="atLeast"/>
                        <w:rPr>
                          <w:rFonts w:ascii="Times New Roman" w:hAnsi="Times New Roman"/>
                          <w:color w:val="000000"/>
                        </w:rPr>
                      </w:pPr>
                      <w:r w:rsidRPr="00D143F5">
                        <w:rPr>
                          <w:rFonts w:ascii="Courier New" w:hAnsi="Courier New" w:cs="Courier New"/>
                          <w:color w:val="000000"/>
                          <w:sz w:val="16"/>
                          <w:szCs w:val="16"/>
                        </w:rPr>
                        <w:t>end if</w:t>
                      </w:r>
                    </w:p>
                    <w:p w:rsidR="002844FC" w:rsidRPr="00D143F5" w:rsidRDefault="002844FC" w:rsidP="00D143F5">
                      <w:pPr>
                        <w:spacing w:line="200" w:lineRule="atLeast"/>
                        <w:rPr>
                          <w:rFonts w:ascii="Times New Roman" w:hAnsi="Times New Roman"/>
                          <w:color w:val="000000"/>
                        </w:rPr>
                      </w:pPr>
                      <w:r w:rsidRPr="00D143F5">
                        <w:rPr>
                          <w:rFonts w:ascii="Courier New" w:hAnsi="Courier New" w:cs="Courier New"/>
                          <w:color w:val="000000"/>
                          <w:sz w:val="16"/>
                          <w:szCs w:val="16"/>
                        </w:rPr>
                        <w:t>End Function</w:t>
                      </w:r>
                    </w:p>
                    <w:p w:rsidR="002844FC" w:rsidRPr="00BC67AB" w:rsidRDefault="002844FC" w:rsidP="00D143F5">
                      <w:pPr>
                        <w:spacing w:line="200" w:lineRule="atLeast"/>
                        <w:rPr>
                          <w:sz w:val="16"/>
                        </w:rPr>
                      </w:pPr>
                    </w:p>
                  </w:txbxContent>
                </v:textbox>
              </v:shape>
            </w:pict>
          </mc:Fallback>
        </mc:AlternateContent>
      </w:r>
      <w:r w:rsidRPr="00D143F5">
        <w:rPr>
          <w:noProof/>
        </w:rPr>
        <mc:AlternateContent>
          <mc:Choice Requires="wps">
            <w:drawing>
              <wp:anchor distT="0" distB="0" distL="114300" distR="114300" simplePos="0" relativeHeight="251858944" behindDoc="0" locked="0" layoutInCell="1" allowOverlap="1" wp14:anchorId="2F18C580" wp14:editId="645D9C2F">
                <wp:simplePos x="0" y="0"/>
                <wp:positionH relativeFrom="column">
                  <wp:posOffset>180975</wp:posOffset>
                </wp:positionH>
                <wp:positionV relativeFrom="paragraph">
                  <wp:posOffset>2912745</wp:posOffset>
                </wp:positionV>
                <wp:extent cx="1189990" cy="333375"/>
                <wp:effectExtent l="0" t="0" r="29210" b="28575"/>
                <wp:wrapNone/>
                <wp:docPr id="618" name="Straight Connector 618"/>
                <wp:cNvGraphicFramePr/>
                <a:graphic xmlns:a="http://schemas.openxmlformats.org/drawingml/2006/main">
                  <a:graphicData uri="http://schemas.microsoft.com/office/word/2010/wordprocessingShape">
                    <wps:wsp>
                      <wps:cNvCnPr/>
                      <wps:spPr>
                        <a:xfrm flipH="1">
                          <a:off x="0" y="0"/>
                          <a:ext cx="1189990" cy="3333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618" o:spid="_x0000_s1026" style="position:absolute;flip:x;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25pt,229.35pt" to="107.95pt,25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" strokecolor="#4579b8 [3044]"/>
            </w:pict>
          </mc:Fallback>
        </mc:AlternateContent>
      </w:r>
      <w:r w:rsidRPr="00D143F5">
        <w:rPr>
          <w:noProof/>
        </w:rPr>
        <mc:AlternateContent>
          <mc:Choice Requires="wps">
            <w:drawing>
              <wp:anchor distT="0" distB="0" distL="114300" distR="114300" simplePos="0" relativeHeight="251862016" behindDoc="0" locked="0" layoutInCell="1" allowOverlap="1" wp14:anchorId="763DAB5C" wp14:editId="36E3E507">
                <wp:simplePos x="0" y="0"/>
                <wp:positionH relativeFrom="column">
                  <wp:posOffset>247650</wp:posOffset>
                </wp:positionH>
                <wp:positionV relativeFrom="paragraph">
                  <wp:posOffset>3261360</wp:posOffset>
                </wp:positionV>
                <wp:extent cx="962025" cy="133350"/>
                <wp:effectExtent l="0" t="0" r="9525" b="0"/>
                <wp:wrapNone/>
                <wp:docPr id="621" name="Rectangle 621"/>
                <wp:cNvGraphicFramePr/>
                <a:graphic xmlns:a="http://schemas.openxmlformats.org/drawingml/2006/main">
                  <a:graphicData uri="http://schemas.microsoft.com/office/word/2010/wordprocessingShape">
                    <wps:wsp>
                      <wps:cNvSpPr/>
                      <wps:spPr>
                        <a:xfrm>
                          <a:off x="0" y="0"/>
                          <a:ext cx="962025" cy="1333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621" o:spid="_x0000_s1026" style="position:absolute;margin-left:19.5pt;margin-top:256.8pt;width:75.75pt;height:10.5pt;z-index:2518620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" fillcolor="white [3212]" stroked="f" strokeweight="2pt"/>
            </w:pict>
          </mc:Fallback>
        </mc:AlternateContent>
      </w:r>
      <w:r w:rsidRPr="00D143F5">
        <w:rPr>
          <w:noProof/>
        </w:rPr>
        <mc:AlternateContent>
          <mc:Choice Requires="wps">
            <w:drawing>
              <wp:anchor distT="0" distB="0" distL="114300" distR="114300" simplePos="0" relativeHeight="251860992" behindDoc="0" locked="0" layoutInCell="1" allowOverlap="1" wp14:anchorId="5FD61A14" wp14:editId="33B3579E">
                <wp:simplePos x="0" y="0"/>
                <wp:positionH relativeFrom="column">
                  <wp:posOffset>180975</wp:posOffset>
                </wp:positionH>
                <wp:positionV relativeFrom="paragraph">
                  <wp:posOffset>3242310</wp:posOffset>
                </wp:positionV>
                <wp:extent cx="0" cy="1028700"/>
                <wp:effectExtent l="0" t="0" r="19050" b="19050"/>
                <wp:wrapNone/>
                <wp:docPr id="620" name="Straight Connector 620"/>
                <wp:cNvGraphicFramePr/>
                <a:graphic xmlns:a="http://schemas.openxmlformats.org/drawingml/2006/main">
                  <a:graphicData uri="http://schemas.microsoft.com/office/word/2010/wordprocessingShape">
                    <wps:wsp>
                      <wps:cNvCnPr/>
                      <wps:spPr>
                        <a:xfrm>
                          <a:off x="0" y="0"/>
                          <a:ext cx="0" cy="1028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620" o:spid="_x0000_s1026" style="position:absolute;z-index:251860992;visibility:visible;mso-wrap-style:square;mso-wrap-distance-left:9pt;mso-wrap-distance-top:0;mso-wrap-distance-right:9pt;mso-wrap-distance-bottom:0;mso-position-horizontal:absolute;mso-position-horizontal-relative:text;mso-position-vertical:absolute;mso-position-vertical-relative:text" from="14.25pt,255.3pt" to="14.25pt,33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" strokecolor="#4579b8 [3044]"/>
            </w:pict>
          </mc:Fallback>
        </mc:AlternateContent>
      </w:r>
      <w:r>
        <w:rPr>
          <w:noProof/>
        </w:rPr>
        <mc:AlternateContent>
          <mc:Choice Requires="wps">
            <w:drawing>
              <wp:anchor distT="0" distB="0" distL="114300" distR="114300" simplePos="0" relativeHeight="251820032" behindDoc="0" locked="0" layoutInCell="1" allowOverlap="1" wp14:anchorId="023526E3" wp14:editId="4C2187D0">
                <wp:simplePos x="0" y="0"/>
                <wp:positionH relativeFrom="column">
                  <wp:posOffset>3696335</wp:posOffset>
                </wp:positionH>
                <wp:positionV relativeFrom="paragraph">
                  <wp:posOffset>2467610</wp:posOffset>
                </wp:positionV>
                <wp:extent cx="887095" cy="0"/>
                <wp:effectExtent l="0" t="133350" r="0" b="171450"/>
                <wp:wrapNone/>
                <wp:docPr id="561" name="Straight Arrow Connector 561"/>
                <wp:cNvGraphicFramePr/>
                <a:graphic xmlns:a="http://schemas.openxmlformats.org/drawingml/2006/main">
                  <a:graphicData uri="http://schemas.microsoft.com/office/word/2010/wordprocessingShape">
                    <wps:wsp>
                      <wps:cNvCnPr/>
                      <wps:spPr>
                        <a:xfrm flipH="1" flipV="1">
                          <a:off x="0" y="0"/>
                          <a:ext cx="887095" cy="0"/>
                        </a:xfrm>
                        <a:prstGeom prst="straightConnector1">
                          <a:avLst/>
                        </a:prstGeom>
                        <a:ln>
                          <a:solidFill>
                            <a:srgbClr val="FF0000"/>
                          </a:solidFill>
                          <a:tailEnd type="arrow"/>
                        </a:ln>
                      </wps:spPr>
                      <wps:style>
                        <a:lnRef idx="3">
                          <a:schemeClr val="accent2"/>
                        </a:lnRef>
                        <a:fillRef idx="0">
                          <a:schemeClr val="accent2"/>
                        </a:fillRef>
                        <a:effectRef idx="2">
                          <a:schemeClr val="accent2"/>
                        </a:effectRef>
                        <a:fontRef idx="minor">
                          <a:schemeClr val="tx1"/>
                        </a:fontRef>
                      </wps:style>
                      <wps:bodyPr/>
                    </wps:wsp>
                  </a:graphicData>
                </a:graphic>
                <wp14:sizeRelV relativeFrom="margin">
                  <wp14:pctHeight>0</wp14:pctHeight>
                </wp14:sizeRelV>
              </wp:anchor>
            </w:drawing>
          </mc:Choice>
          <mc:Fallback>
            <w:pict>
              <v:shape id="Straight Arrow Connector 561" o:spid="_x0000_s1026" type="#_x0000_t32" style="position:absolute;margin-left:291.05pt;margin-top:194.3pt;width:69.85pt;height:0;flip:x y;z-index:251820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" strokecolor="red" strokeweight="3pt">
                <v:stroke endarrow="open"/>
                <v:shadow on="t" color="black" opacity="22937f" origin=",.5" offset="0,.63889mm"/>
              </v:shape>
            </w:pict>
          </mc:Fallback>
        </mc:AlternateContent>
      </w:r>
      <w:r w:rsidR="00663D84">
        <w:br/>
      </w:r>
      <w:r w:rsidR="00663D84">
        <w:rPr>
          <w:noProof/>
        </w:rPr>
        <w:drawing>
          <wp:inline distT="0" distB="0" distL="0" distR="0" wp14:anchorId="3D641CFE" wp14:editId="44B9125E">
            <wp:extent cx="4314825" cy="5362575"/>
            <wp:effectExtent l="0" t="0" r="9525" b="9525"/>
            <wp:docPr id="598" name="Picture 5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314825" cy="5362575"/>
                    </a:xfrm>
                    <a:prstGeom prst="rect">
                      <a:avLst/>
                    </a:prstGeom>
                  </pic:spPr>
                </pic:pic>
              </a:graphicData>
            </a:graphic>
          </wp:inline>
        </w:drawing>
      </w:r>
      <w:r w:rsidR="00663D84">
        <w:rPr>
          <w:noProof/>
        </w:rPr>
        <w:br/>
      </w:r>
      <w:r>
        <w:br/>
      </w:r>
      <w:r>
        <w:br/>
      </w:r>
      <w:r>
        <w:br/>
      </w:r>
      <w:r>
        <w:br/>
      </w:r>
      <w:r>
        <w:br/>
      </w:r>
      <w:r>
        <w:br/>
      </w:r>
      <w:r>
        <w:br/>
      </w:r>
      <w:r>
        <w:br/>
      </w:r>
      <w:r>
        <w:br/>
      </w:r>
    </w:p>
    <w:p w:rsidR="00663D84" w:rsidRDefault="00663D84" w:rsidP="00663D84">
      <w:pPr>
        <w:pStyle w:val="ListParagraph"/>
        <w:numPr>
          <w:ilvl w:val="0"/>
          <w:numId w:val="46"/>
        </w:numPr>
      </w:pPr>
      <w:r>
        <w:t xml:space="preserve">Click on the </w:t>
      </w:r>
      <w:r w:rsidR="001714B3">
        <w:rPr>
          <w:i/>
        </w:rPr>
        <w:t>Default</w:t>
      </w:r>
      <w:r>
        <w:t xml:space="preserve"> annotation class to begin modifying its attributes.</w:t>
      </w:r>
      <w:r>
        <w:br/>
      </w:r>
    </w:p>
    <w:p w:rsidR="00663D84" w:rsidRDefault="00663D84" w:rsidP="00663D84">
      <w:pPr>
        <w:pStyle w:val="ListParagraph"/>
        <w:numPr>
          <w:ilvl w:val="1"/>
          <w:numId w:val="46"/>
        </w:numPr>
      </w:pPr>
      <w:r>
        <w:rPr>
          <w:noProof/>
        </w:rPr>
        <w:lastRenderedPageBreak/>
        <mc:AlternateContent>
          <mc:Choice Requires="wps">
            <w:drawing>
              <wp:anchor distT="0" distB="0" distL="114300" distR="114300" simplePos="0" relativeHeight="251850752" behindDoc="0" locked="0" layoutInCell="1" allowOverlap="1" wp14:anchorId="36679520" wp14:editId="3ED0AABE">
                <wp:simplePos x="0" y="0"/>
                <wp:positionH relativeFrom="column">
                  <wp:posOffset>4097020</wp:posOffset>
                </wp:positionH>
                <wp:positionV relativeFrom="paragraph">
                  <wp:posOffset>567690</wp:posOffset>
                </wp:positionV>
                <wp:extent cx="266700" cy="133350"/>
                <wp:effectExtent l="0" t="0" r="0" b="0"/>
                <wp:wrapNone/>
                <wp:docPr id="564" name="Rectangle 564"/>
                <wp:cNvGraphicFramePr/>
                <a:graphic xmlns:a="http://schemas.openxmlformats.org/drawingml/2006/main">
                  <a:graphicData uri="http://schemas.microsoft.com/office/word/2010/wordprocessingShape">
                    <wps:wsp>
                      <wps:cNvSpPr/>
                      <wps:spPr>
                        <a:xfrm>
                          <a:off x="0" y="0"/>
                          <a:ext cx="266700" cy="1333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564" o:spid="_x0000_s1026" style="position:absolute;margin-left:322.6pt;margin-top:44.7pt;width:21pt;height:10.5pt;z-index:2518507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" fillcolor="white [3212]" stroked="f" strokeweight="2pt"/>
            </w:pict>
          </mc:Fallback>
        </mc:AlternateContent>
      </w:r>
      <w:r w:rsidR="00C82F43" w:rsidRPr="00C82F43">
        <w:t xml:space="preserve"> </w:t>
      </w:r>
      <w:r w:rsidR="00C82F43">
        <w:t>Under “Text Symbol”, click the “Symbol” button. Then click “Edit Symbol”.</w:t>
      </w:r>
      <w:r w:rsidR="00C82F43">
        <w:br/>
      </w:r>
      <w:r w:rsidR="00C82F43">
        <w:br/>
      </w:r>
      <w:r w:rsidR="00C82F43">
        <w:rPr>
          <w:noProof/>
        </w:rPr>
        <w:drawing>
          <wp:inline distT="0" distB="0" distL="0" distR="0" wp14:anchorId="2EB50F41" wp14:editId="73170F52">
            <wp:extent cx="523875" cy="295275"/>
            <wp:effectExtent l="0" t="0" r="952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7"/>
                    <a:srcRect l="77548" t="45788" r="9720" b="48534"/>
                    <a:stretch/>
                  </pic:blipFill>
                  <pic:spPr bwMode="auto">
                    <a:xfrm>
                      <a:off x="0" y="0"/>
                      <a:ext cx="523875" cy="295275"/>
                    </a:xfrm>
                    <a:prstGeom prst="rect">
                      <a:avLst/>
                    </a:prstGeom>
                    <a:ln>
                      <a:noFill/>
                    </a:ln>
                    <a:extLst>
                      <a:ext uri="{53640926-AAD7-44D8-BBD7-CCE9431645EC}">
                        <a14:shadowObscured xmlns:a14="http://schemas.microsoft.com/office/drawing/2010/main"/>
                      </a:ext>
                    </a:extLst>
                  </pic:spPr>
                </pic:pic>
              </a:graphicData>
            </a:graphic>
          </wp:inline>
        </w:drawing>
      </w:r>
    </w:p>
    <w:p w:rsidR="00663D84" w:rsidRDefault="00663D84" w:rsidP="00663D84">
      <w:pPr>
        <w:pStyle w:val="ListParagraph"/>
        <w:numPr>
          <w:ilvl w:val="1"/>
          <w:numId w:val="46"/>
        </w:numPr>
      </w:pPr>
      <w:r>
        <w:t>Ensure that the settings under the “General” tab match the example below:</w:t>
      </w:r>
      <w:r>
        <w:br/>
      </w:r>
      <w:r>
        <w:br/>
      </w:r>
      <w:r w:rsidR="00FD3EAE">
        <w:rPr>
          <w:noProof/>
        </w:rPr>
        <w:drawing>
          <wp:inline distT="0" distB="0" distL="0" distR="0" wp14:anchorId="39CE7005" wp14:editId="3FAC5100">
            <wp:extent cx="2771775" cy="1676400"/>
            <wp:effectExtent l="0" t="0" r="9525" b="0"/>
            <wp:docPr id="623" name="Picture 6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2771775" cy="1676400"/>
                    </a:xfrm>
                    <a:prstGeom prst="rect">
                      <a:avLst/>
                    </a:prstGeom>
                  </pic:spPr>
                </pic:pic>
              </a:graphicData>
            </a:graphic>
          </wp:inline>
        </w:drawing>
      </w:r>
      <w:r>
        <w:br/>
      </w:r>
    </w:p>
    <w:p w:rsidR="00663D84" w:rsidRDefault="00663D84" w:rsidP="00663D84">
      <w:pPr>
        <w:pStyle w:val="ListParagraph"/>
        <w:numPr>
          <w:ilvl w:val="1"/>
          <w:numId w:val="46"/>
        </w:numPr>
      </w:pPr>
      <w:r>
        <w:t>Click “OK” to close this window.</w:t>
      </w:r>
      <w:r>
        <w:br/>
      </w:r>
    </w:p>
    <w:p w:rsidR="00663D84" w:rsidRDefault="008F0B9B" w:rsidP="00663D84">
      <w:pPr>
        <w:pStyle w:val="ListParagraph"/>
        <w:numPr>
          <w:ilvl w:val="1"/>
          <w:numId w:val="46"/>
        </w:numPr>
      </w:pPr>
      <w:r>
        <w:t>Click “OK” again. If changes were made, read and accept the warning.</w:t>
      </w:r>
      <w:r w:rsidR="00663D84">
        <w:br/>
      </w:r>
    </w:p>
    <w:p w:rsidR="00663D84" w:rsidRDefault="00663D84" w:rsidP="00663D84">
      <w:pPr>
        <w:pStyle w:val="ListParagraph"/>
        <w:numPr>
          <w:ilvl w:val="1"/>
          <w:numId w:val="46"/>
        </w:numPr>
      </w:pPr>
      <w:r>
        <w:rPr>
          <w:noProof/>
        </w:rPr>
        <mc:AlternateContent>
          <mc:Choice Requires="wps">
            <w:drawing>
              <wp:anchor distT="0" distB="0" distL="114300" distR="114300" simplePos="0" relativeHeight="251852800" behindDoc="0" locked="0" layoutInCell="1" allowOverlap="1" wp14:anchorId="50AC3707" wp14:editId="79C7F310">
                <wp:simplePos x="0" y="0"/>
                <wp:positionH relativeFrom="column">
                  <wp:posOffset>2590800</wp:posOffset>
                </wp:positionH>
                <wp:positionV relativeFrom="paragraph">
                  <wp:posOffset>1259205</wp:posOffset>
                </wp:positionV>
                <wp:extent cx="304800" cy="104775"/>
                <wp:effectExtent l="0" t="0" r="0" b="9525"/>
                <wp:wrapNone/>
                <wp:docPr id="566" name="Rectangle 566"/>
                <wp:cNvGraphicFramePr/>
                <a:graphic xmlns:a="http://schemas.openxmlformats.org/drawingml/2006/main">
                  <a:graphicData uri="http://schemas.microsoft.com/office/word/2010/wordprocessingShape">
                    <wps:wsp>
                      <wps:cNvSpPr/>
                      <wps:spPr>
                        <a:xfrm>
                          <a:off x="0" y="0"/>
                          <a:ext cx="304800" cy="10477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66" o:spid="_x0000_s1026" style="position:absolute;margin-left:204pt;margin-top:99.15pt;width:24pt;height:8.25pt;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" fillcolor="white [3212]" stroked="f" strokeweight="2pt"/>
            </w:pict>
          </mc:Fallback>
        </mc:AlternateContent>
      </w:r>
      <w:r>
        <w:rPr>
          <w:noProof/>
        </w:rPr>
        <mc:AlternateContent>
          <mc:Choice Requires="wps">
            <w:drawing>
              <wp:anchor distT="0" distB="0" distL="114300" distR="114300" simplePos="0" relativeHeight="251825152" behindDoc="0" locked="0" layoutInCell="1" allowOverlap="1" wp14:anchorId="06C49FC2" wp14:editId="40317B2A">
                <wp:simplePos x="0" y="0"/>
                <wp:positionH relativeFrom="column">
                  <wp:posOffset>4440555</wp:posOffset>
                </wp:positionH>
                <wp:positionV relativeFrom="paragraph">
                  <wp:posOffset>975995</wp:posOffset>
                </wp:positionV>
                <wp:extent cx="887095" cy="0"/>
                <wp:effectExtent l="0" t="133350" r="0" b="171450"/>
                <wp:wrapNone/>
                <wp:docPr id="567" name="Straight Arrow Connector 567"/>
                <wp:cNvGraphicFramePr/>
                <a:graphic xmlns:a="http://schemas.openxmlformats.org/drawingml/2006/main">
                  <a:graphicData uri="http://schemas.microsoft.com/office/word/2010/wordprocessingShape">
                    <wps:wsp>
                      <wps:cNvCnPr/>
                      <wps:spPr>
                        <a:xfrm flipH="1" flipV="1">
                          <a:off x="0" y="0"/>
                          <a:ext cx="887095" cy="0"/>
                        </a:xfrm>
                        <a:prstGeom prst="straightConnector1">
                          <a:avLst/>
                        </a:prstGeom>
                        <a:ln>
                          <a:solidFill>
                            <a:srgbClr val="FF0000"/>
                          </a:solidFill>
                          <a:tailEnd type="arrow"/>
                        </a:ln>
                      </wps:spPr>
                      <wps:style>
                        <a:lnRef idx="3">
                          <a:schemeClr val="accent2"/>
                        </a:lnRef>
                        <a:fillRef idx="0">
                          <a:schemeClr val="accent2"/>
                        </a:fillRef>
                        <a:effectRef idx="2">
                          <a:schemeClr val="accent2"/>
                        </a:effectRef>
                        <a:fontRef idx="minor">
                          <a:schemeClr val="tx1"/>
                        </a:fontRef>
                      </wps:style>
                      <wps:bodyPr/>
                    </wps:wsp>
                  </a:graphicData>
                </a:graphic>
                <wp14:sizeRelV relativeFrom="margin">
                  <wp14:pctHeight>0</wp14:pctHeight>
                </wp14:sizeRelV>
              </wp:anchor>
            </w:drawing>
          </mc:Choice>
          <mc:Fallback>
            <w:pict>
              <v:shape id="Straight Arrow Connector 567" o:spid="_x0000_s1026" type="#_x0000_t32" style="position:absolute;margin-left:349.65pt;margin-top:76.85pt;width:69.85pt;height:0;flip:x y;z-index:251825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" strokecolor="red" strokeweight="3pt">
                <v:stroke endarrow="open"/>
                <v:shadow on="t" color="black" opacity="22937f" origin=",.5" offset="0,.63889mm"/>
              </v:shape>
            </w:pict>
          </mc:Fallback>
        </mc:AlternateContent>
      </w:r>
      <w:r>
        <w:t>Under “Placement Properties”, click the “Properties” button.</w:t>
      </w:r>
      <w:r>
        <w:br/>
      </w:r>
      <w:r>
        <w:br/>
      </w:r>
      <w:r>
        <w:rPr>
          <w:noProof/>
        </w:rPr>
        <w:drawing>
          <wp:inline distT="0" distB="0" distL="0" distR="0" wp14:anchorId="454EE21C" wp14:editId="7E451C91">
            <wp:extent cx="3619500" cy="1257300"/>
            <wp:effectExtent l="0" t="0" r="0" b="0"/>
            <wp:docPr id="601" name="Picture 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7"/>
                    <a:srcRect l="4167" t="52931" r="7868" b="22893"/>
                    <a:stretch/>
                  </pic:blipFill>
                  <pic:spPr bwMode="auto">
                    <a:xfrm>
                      <a:off x="0" y="0"/>
                      <a:ext cx="3619500" cy="1257300"/>
                    </a:xfrm>
                    <a:prstGeom prst="rect">
                      <a:avLst/>
                    </a:prstGeom>
                    <a:ln>
                      <a:noFill/>
                    </a:ln>
                    <a:extLst>
                      <a:ext uri="{53640926-AAD7-44D8-BBD7-CCE9431645EC}">
                        <a14:shadowObscured xmlns:a14="http://schemas.microsoft.com/office/drawing/2010/main"/>
                      </a:ext>
                    </a:extLst>
                  </pic:spPr>
                </pic:pic>
              </a:graphicData>
            </a:graphic>
          </wp:inline>
        </w:drawing>
      </w:r>
      <w:r>
        <w:br/>
      </w:r>
    </w:p>
    <w:p w:rsidR="00663D84" w:rsidRDefault="00663D84" w:rsidP="00663D84">
      <w:pPr>
        <w:pStyle w:val="ListParagraph"/>
        <w:numPr>
          <w:ilvl w:val="1"/>
          <w:numId w:val="46"/>
        </w:numPr>
      </w:pPr>
      <w:r>
        <w:rPr>
          <w:noProof/>
        </w:rPr>
        <w:drawing>
          <wp:anchor distT="0" distB="0" distL="114300" distR="114300" simplePos="0" relativeHeight="251826176" behindDoc="1" locked="0" layoutInCell="1" allowOverlap="1" wp14:anchorId="3C65E30F" wp14:editId="2BC47E02">
            <wp:simplePos x="0" y="0"/>
            <wp:positionH relativeFrom="column">
              <wp:posOffset>5419725</wp:posOffset>
            </wp:positionH>
            <wp:positionV relativeFrom="paragraph">
              <wp:posOffset>-219075</wp:posOffset>
            </wp:positionV>
            <wp:extent cx="914400" cy="809625"/>
            <wp:effectExtent l="0" t="0" r="0" b="9525"/>
            <wp:wrapTight wrapText="bothSides">
              <wp:wrapPolygon edited="0">
                <wp:start x="0" y="0"/>
                <wp:lineTo x="0" y="21346"/>
                <wp:lineTo x="21150" y="21346"/>
                <wp:lineTo x="21150" y="0"/>
                <wp:lineTo x="0" y="0"/>
              </wp:wrapPolygon>
            </wp:wrapTight>
            <wp:docPr id="602" name="Picture 6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extLst>
                        <a:ext uri="{28A0092B-C50C-407E-A947-70E740481C1C}">
                          <a14:useLocalDpi xmlns:a14="http://schemas.microsoft.com/office/drawing/2010/main" val="0"/>
                        </a:ext>
                      </a:extLst>
                    </a:blip>
                    <a:stretch>
                      <a:fillRect/>
                    </a:stretch>
                  </pic:blipFill>
                  <pic:spPr>
                    <a:xfrm>
                      <a:off x="0" y="0"/>
                      <a:ext cx="914400" cy="809625"/>
                    </a:xfrm>
                    <a:prstGeom prst="rect">
                      <a:avLst/>
                    </a:prstGeom>
                  </pic:spPr>
                </pic:pic>
              </a:graphicData>
            </a:graphic>
            <wp14:sizeRelH relativeFrom="page">
              <wp14:pctWidth>0</wp14:pctWidth>
            </wp14:sizeRelH>
            <wp14:sizeRelV relativeFrom="page">
              <wp14:pctHeight>0</wp14:pctHeight>
            </wp14:sizeRelV>
          </wp:anchor>
        </w:drawing>
      </w:r>
      <w:r>
        <w:t>In the Label Position tab, click the “Position” button and ensure the Position is set to Offset (“Best Position”).</w:t>
      </w:r>
      <w:r>
        <w:br/>
      </w:r>
    </w:p>
    <w:p w:rsidR="00663D84" w:rsidRDefault="00663D84" w:rsidP="00663D84">
      <w:pPr>
        <w:pStyle w:val="ListParagraph"/>
        <w:numPr>
          <w:ilvl w:val="1"/>
          <w:numId w:val="46"/>
        </w:numPr>
      </w:pPr>
      <w:r>
        <w:t xml:space="preserve">In the Label Position tab, click the “Label Offset” button and ensure that the preferred offset is </w:t>
      </w:r>
      <w:r w:rsidR="00FD3EAE">
        <w:rPr>
          <w:b/>
        </w:rPr>
        <w:t>66</w:t>
      </w:r>
      <w:r>
        <w:t>.</w:t>
      </w:r>
      <w:r w:rsidRPr="0068702F">
        <w:t xml:space="preserve"> </w:t>
      </w:r>
      <w:r>
        <w:t>Ensure that the “Measure offset from feature geometry” checkbox is unchecked.</w:t>
      </w:r>
      <w:r>
        <w:br/>
      </w:r>
    </w:p>
    <w:p w:rsidR="00663D84" w:rsidRDefault="00663D84" w:rsidP="00663D84">
      <w:pPr>
        <w:pStyle w:val="ListParagraph"/>
        <w:numPr>
          <w:ilvl w:val="1"/>
          <w:numId w:val="46"/>
        </w:numPr>
      </w:pPr>
      <w:r>
        <w:t>In the “Fitting Strategy” tab, ensure that the “Stack Label” checkbox is chec</w:t>
      </w:r>
      <w:r w:rsidR="00FD3EAE">
        <w:t>ked.</w:t>
      </w:r>
      <w:r>
        <w:br/>
      </w:r>
    </w:p>
    <w:p w:rsidR="00663D84" w:rsidRDefault="00663D84" w:rsidP="00663D84">
      <w:pPr>
        <w:pStyle w:val="ListParagraph"/>
        <w:numPr>
          <w:ilvl w:val="1"/>
          <w:numId w:val="46"/>
        </w:numPr>
      </w:pPr>
      <w:r>
        <w:t>Click “OK” to close this window and return to the Feature Class Properties window.</w:t>
      </w:r>
      <w:r>
        <w:br/>
      </w:r>
    </w:p>
    <w:p w:rsidR="00663D84" w:rsidRDefault="00663D84" w:rsidP="00663D84">
      <w:pPr>
        <w:pStyle w:val="ListParagraph"/>
        <w:numPr>
          <w:ilvl w:val="1"/>
          <w:numId w:val="46"/>
        </w:numPr>
      </w:pPr>
      <w:r>
        <w:t>Click “Expression” next to the Label Field dropdown.</w:t>
      </w:r>
      <w:r w:rsidRPr="002202B8">
        <w:rPr>
          <w:noProof/>
        </w:rPr>
        <w:t xml:space="preserve"> </w:t>
      </w:r>
      <w:r>
        <w:br/>
      </w:r>
    </w:p>
    <w:p w:rsidR="00663D84" w:rsidRDefault="00663D84" w:rsidP="00663D84">
      <w:pPr>
        <w:pStyle w:val="ListParagraph"/>
        <w:ind w:left="1620"/>
      </w:pPr>
      <w:r>
        <w:rPr>
          <w:noProof/>
        </w:rPr>
        <w:lastRenderedPageBreak/>
        <mc:AlternateContent>
          <mc:Choice Requires="wps">
            <w:drawing>
              <wp:anchor distT="0" distB="0" distL="114300" distR="114300" simplePos="0" relativeHeight="251831296" behindDoc="0" locked="0" layoutInCell="1" allowOverlap="1" wp14:anchorId="2C22D81D" wp14:editId="4FC98BA7">
                <wp:simplePos x="0" y="0"/>
                <wp:positionH relativeFrom="column">
                  <wp:posOffset>1743075</wp:posOffset>
                </wp:positionH>
                <wp:positionV relativeFrom="paragraph">
                  <wp:posOffset>57150</wp:posOffset>
                </wp:positionV>
                <wp:extent cx="962025" cy="133350"/>
                <wp:effectExtent l="0" t="0" r="9525" b="0"/>
                <wp:wrapNone/>
                <wp:docPr id="568" name="Rectangle 568"/>
                <wp:cNvGraphicFramePr/>
                <a:graphic xmlns:a="http://schemas.openxmlformats.org/drawingml/2006/main">
                  <a:graphicData uri="http://schemas.microsoft.com/office/word/2010/wordprocessingShape">
                    <wps:wsp>
                      <wps:cNvSpPr/>
                      <wps:spPr>
                        <a:xfrm>
                          <a:off x="0" y="0"/>
                          <a:ext cx="962025" cy="1333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568" o:spid="_x0000_s1026" style="position:absolute;margin-left:137.25pt;margin-top:4.5pt;width:75.75pt;height:10.5pt;z-index:251831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" fillcolor="white [3212]" stroked="f" strokeweight="2pt"/>
            </w:pict>
          </mc:Fallback>
        </mc:AlternateContent>
      </w:r>
      <w:r>
        <w:rPr>
          <w:noProof/>
        </w:rPr>
        <mc:AlternateContent>
          <mc:Choice Requires="wps">
            <w:drawing>
              <wp:anchor distT="0" distB="0" distL="114300" distR="114300" simplePos="0" relativeHeight="251827200" behindDoc="0" locked="0" layoutInCell="1" allowOverlap="1" wp14:anchorId="01FF6B93" wp14:editId="3ECE9B14">
                <wp:simplePos x="0" y="0"/>
                <wp:positionH relativeFrom="column">
                  <wp:posOffset>4994275</wp:posOffset>
                </wp:positionH>
                <wp:positionV relativeFrom="paragraph">
                  <wp:posOffset>126365</wp:posOffset>
                </wp:positionV>
                <wp:extent cx="887095" cy="0"/>
                <wp:effectExtent l="0" t="133350" r="0" b="171450"/>
                <wp:wrapNone/>
                <wp:docPr id="569" name="Straight Arrow Connector 569"/>
                <wp:cNvGraphicFramePr/>
                <a:graphic xmlns:a="http://schemas.openxmlformats.org/drawingml/2006/main">
                  <a:graphicData uri="http://schemas.microsoft.com/office/word/2010/wordprocessingShape">
                    <wps:wsp>
                      <wps:cNvCnPr/>
                      <wps:spPr>
                        <a:xfrm flipH="1" flipV="1">
                          <a:off x="0" y="0"/>
                          <a:ext cx="887095" cy="0"/>
                        </a:xfrm>
                        <a:prstGeom prst="straightConnector1">
                          <a:avLst/>
                        </a:prstGeom>
                        <a:ln>
                          <a:solidFill>
                            <a:srgbClr val="FF0000"/>
                          </a:solidFill>
                          <a:tailEnd type="arrow"/>
                        </a:ln>
                      </wps:spPr>
                      <wps:style>
                        <a:lnRef idx="3">
                          <a:schemeClr val="accent2"/>
                        </a:lnRef>
                        <a:fillRef idx="0">
                          <a:schemeClr val="accent2"/>
                        </a:fillRef>
                        <a:effectRef idx="2">
                          <a:schemeClr val="accent2"/>
                        </a:effectRef>
                        <a:fontRef idx="minor">
                          <a:schemeClr val="tx1"/>
                        </a:fontRef>
                      </wps:style>
                      <wps:bodyPr/>
                    </wps:wsp>
                  </a:graphicData>
                </a:graphic>
                <wp14:sizeRelV relativeFrom="margin">
                  <wp14:pctHeight>0</wp14:pctHeight>
                </wp14:sizeRelV>
              </wp:anchor>
            </w:drawing>
          </mc:Choice>
          <mc:Fallback>
            <w:pict>
              <v:shape id="Straight Arrow Connector 569" o:spid="_x0000_s1026" type="#_x0000_t32" style="position:absolute;margin-left:393.25pt;margin-top:9.95pt;width:69.85pt;height:0;flip:x y;z-index:2518272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" strokecolor="red" strokeweight="3pt">
                <v:stroke endarrow="open"/>
                <v:shadow on="t" color="black" opacity="22937f" origin=",.5" offset="0,.63889mm"/>
              </v:shape>
            </w:pict>
          </mc:Fallback>
        </mc:AlternateContent>
      </w:r>
      <w:r>
        <w:rPr>
          <w:noProof/>
        </w:rPr>
        <w:drawing>
          <wp:inline distT="0" distB="0" distL="0" distR="0" wp14:anchorId="17201C59" wp14:editId="45EC30CA">
            <wp:extent cx="4114800" cy="276225"/>
            <wp:effectExtent l="0" t="0" r="0" b="9525"/>
            <wp:docPr id="604" name="Picture 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srcRect l="3839" t="29810" r="8888" b="65164"/>
                    <a:stretch/>
                  </pic:blipFill>
                  <pic:spPr bwMode="auto">
                    <a:xfrm>
                      <a:off x="0" y="0"/>
                      <a:ext cx="4114800" cy="276225"/>
                    </a:xfrm>
                    <a:prstGeom prst="rect">
                      <a:avLst/>
                    </a:prstGeom>
                    <a:ln>
                      <a:noFill/>
                    </a:ln>
                    <a:extLst>
                      <a:ext uri="{53640926-AAD7-44D8-BBD7-CCE9431645EC}">
                        <a14:shadowObscured xmlns:a14="http://schemas.microsoft.com/office/drawing/2010/main"/>
                      </a:ext>
                    </a:extLst>
                  </pic:spPr>
                </pic:pic>
              </a:graphicData>
            </a:graphic>
          </wp:inline>
        </w:drawing>
      </w:r>
      <w:r>
        <w:br/>
      </w:r>
    </w:p>
    <w:p w:rsidR="00663D84" w:rsidRDefault="007547B1" w:rsidP="00663D84">
      <w:pPr>
        <w:pStyle w:val="ListParagraph"/>
        <w:numPr>
          <w:ilvl w:val="1"/>
          <w:numId w:val="46"/>
        </w:numPr>
      </w:pPr>
      <w:r>
        <w:rPr>
          <w:noProof/>
        </w:rPr>
        <mc:AlternateContent>
          <mc:Choice Requires="wps">
            <w:drawing>
              <wp:anchor distT="0" distB="0" distL="114300" distR="114300" simplePos="0" relativeHeight="251829248" behindDoc="0" locked="0" layoutInCell="1" allowOverlap="1" wp14:anchorId="1118808A" wp14:editId="7407E8B9">
                <wp:simplePos x="0" y="0"/>
                <wp:positionH relativeFrom="column">
                  <wp:posOffset>4372610</wp:posOffset>
                </wp:positionH>
                <wp:positionV relativeFrom="paragraph">
                  <wp:posOffset>5873750</wp:posOffset>
                </wp:positionV>
                <wp:extent cx="887095" cy="0"/>
                <wp:effectExtent l="0" t="133350" r="0" b="171450"/>
                <wp:wrapNone/>
                <wp:docPr id="570" name="Straight Arrow Connector 570"/>
                <wp:cNvGraphicFramePr/>
                <a:graphic xmlns:a="http://schemas.openxmlformats.org/drawingml/2006/main">
                  <a:graphicData uri="http://schemas.microsoft.com/office/word/2010/wordprocessingShape">
                    <wps:wsp>
                      <wps:cNvCnPr/>
                      <wps:spPr>
                        <a:xfrm flipH="1" flipV="1">
                          <a:off x="0" y="0"/>
                          <a:ext cx="887095" cy="0"/>
                        </a:xfrm>
                        <a:prstGeom prst="straightConnector1">
                          <a:avLst/>
                        </a:prstGeom>
                        <a:ln>
                          <a:solidFill>
                            <a:srgbClr val="FF0000"/>
                          </a:solidFill>
                          <a:tailEnd type="arrow"/>
                        </a:ln>
                      </wps:spPr>
                      <wps:style>
                        <a:lnRef idx="3">
                          <a:schemeClr val="accent2"/>
                        </a:lnRef>
                        <a:fillRef idx="0">
                          <a:schemeClr val="accent2"/>
                        </a:fillRef>
                        <a:effectRef idx="2">
                          <a:schemeClr val="accent2"/>
                        </a:effectRef>
                        <a:fontRef idx="minor">
                          <a:schemeClr val="tx1"/>
                        </a:fontRef>
                      </wps:style>
                      <wps:bodyPr/>
                    </wps:wsp>
                  </a:graphicData>
                </a:graphic>
                <wp14:sizeRelV relativeFrom="margin">
                  <wp14:pctHeight>0</wp14:pctHeight>
                </wp14:sizeRelV>
              </wp:anchor>
            </w:drawing>
          </mc:Choice>
          <mc:Fallback>
            <w:pict>
              <v:shape id="Straight Arrow Connector 570" o:spid="_x0000_s1026" type="#_x0000_t32" style="position:absolute;margin-left:344.3pt;margin-top:462.5pt;width:69.85pt;height:0;flip:x y;z-index:251829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" strokecolor="red" strokeweight="3pt">
                <v:stroke endarrow="open"/>
                <v:shadow on="t" color="black" opacity="22937f" origin=",.5" offset="0,.63889mm"/>
              </v:shape>
            </w:pict>
          </mc:Fallback>
        </mc:AlternateContent>
      </w:r>
      <w:r w:rsidR="005B4125">
        <w:rPr>
          <w:noProof/>
        </w:rPr>
        <mc:AlternateContent>
          <mc:Choice Requires="wps">
            <w:drawing>
              <wp:anchor distT="0" distB="0" distL="114300" distR="114300" simplePos="0" relativeHeight="251828224" behindDoc="0" locked="0" layoutInCell="1" allowOverlap="1" wp14:anchorId="6E78030E" wp14:editId="0D1A280D">
                <wp:simplePos x="0" y="0"/>
                <wp:positionH relativeFrom="column">
                  <wp:posOffset>4754880</wp:posOffset>
                </wp:positionH>
                <wp:positionV relativeFrom="paragraph">
                  <wp:posOffset>2959100</wp:posOffset>
                </wp:positionV>
                <wp:extent cx="887095" cy="0"/>
                <wp:effectExtent l="0" t="133350" r="0" b="171450"/>
                <wp:wrapNone/>
                <wp:docPr id="571" name="Straight Arrow Connector 571"/>
                <wp:cNvGraphicFramePr/>
                <a:graphic xmlns:a="http://schemas.openxmlformats.org/drawingml/2006/main">
                  <a:graphicData uri="http://schemas.microsoft.com/office/word/2010/wordprocessingShape">
                    <wps:wsp>
                      <wps:cNvCnPr/>
                      <wps:spPr>
                        <a:xfrm flipH="1" flipV="1">
                          <a:off x="0" y="0"/>
                          <a:ext cx="887095" cy="0"/>
                        </a:xfrm>
                        <a:prstGeom prst="straightConnector1">
                          <a:avLst/>
                        </a:prstGeom>
                        <a:ln>
                          <a:solidFill>
                            <a:srgbClr val="FF0000"/>
                          </a:solidFill>
                          <a:tailEnd type="arrow"/>
                        </a:ln>
                      </wps:spPr>
                      <wps:style>
                        <a:lnRef idx="3">
                          <a:schemeClr val="accent2"/>
                        </a:lnRef>
                        <a:fillRef idx="0">
                          <a:schemeClr val="accent2"/>
                        </a:fillRef>
                        <a:effectRef idx="2">
                          <a:schemeClr val="accent2"/>
                        </a:effectRef>
                        <a:fontRef idx="minor">
                          <a:schemeClr val="tx1"/>
                        </a:fontRef>
                      </wps:style>
                      <wps:bodyPr/>
                    </wps:wsp>
                  </a:graphicData>
                </a:graphic>
                <wp14:sizeRelV relativeFrom="margin">
                  <wp14:pctHeight>0</wp14:pctHeight>
                </wp14:sizeRelV>
              </wp:anchor>
            </w:drawing>
          </mc:Choice>
          <mc:Fallback>
            <w:pict>
              <v:shape id="Straight Arrow Connector 571" o:spid="_x0000_s1026" type="#_x0000_t32" style="position:absolute;margin-left:374.4pt;margin-top:233pt;width:69.85pt;height:0;flip:x y;z-index:251828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" strokecolor="red" strokeweight="3pt">
                <v:stroke endarrow="open"/>
                <v:shadow on="t" color="black" opacity="22937f" origin=",.5" offset="0,.63889mm"/>
              </v:shape>
            </w:pict>
          </mc:Fallback>
        </mc:AlternateContent>
      </w:r>
      <w:r w:rsidR="005B4125">
        <w:rPr>
          <w:noProof/>
        </w:rPr>
        <mc:AlternateContent>
          <mc:Choice Requires="wps">
            <w:drawing>
              <wp:anchor distT="0" distB="0" distL="114300" distR="114300" simplePos="0" relativeHeight="251830272" behindDoc="0" locked="0" layoutInCell="1" allowOverlap="1" wp14:anchorId="3F7F26DB" wp14:editId="0C0278E0">
                <wp:simplePos x="0" y="0"/>
                <wp:positionH relativeFrom="column">
                  <wp:posOffset>1276350</wp:posOffset>
                </wp:positionH>
                <wp:positionV relativeFrom="paragraph">
                  <wp:posOffset>3752850</wp:posOffset>
                </wp:positionV>
                <wp:extent cx="3714750" cy="1162050"/>
                <wp:effectExtent l="0" t="0" r="19050" b="19050"/>
                <wp:wrapNone/>
                <wp:docPr id="5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14750" cy="1162050"/>
                        </a:xfrm>
                        <a:prstGeom prst="rect">
                          <a:avLst/>
                        </a:prstGeom>
                        <a:solidFill>
                          <a:srgbClr val="FFFFFF"/>
                        </a:solidFill>
                        <a:ln w="9525">
                          <a:solidFill>
                            <a:schemeClr val="tx1"/>
                          </a:solidFill>
                          <a:miter lim="800000"/>
                          <a:headEnd/>
                          <a:tailEnd/>
                        </a:ln>
                      </wps:spPr>
                      <wps:txbx>
                        <w:txbxContent>
                          <w:p w:rsidR="002844FC" w:rsidRPr="00FD3EAE" w:rsidRDefault="002844FC" w:rsidP="00FD3EAE">
                            <w:pPr>
                              <w:spacing w:line="200" w:lineRule="atLeast"/>
                              <w:rPr>
                                <w:rFonts w:ascii="Times New Roman" w:hAnsi="Times New Roman"/>
                                <w:color w:val="000000"/>
                              </w:rPr>
                            </w:pPr>
                            <w:r w:rsidRPr="00FD3EAE">
                              <w:rPr>
                                <w:rFonts w:ascii="Courier New" w:hAnsi="Courier New" w:cs="Courier New"/>
                                <w:color w:val="000000"/>
                                <w:sz w:val="16"/>
                                <w:szCs w:val="16"/>
                              </w:rPr>
                              <w:t>﻿Function FindLabel ( [OPERATINGNUMBER], [SUBTYPECD], [INSTALLATIONTYPE] )</w:t>
                            </w:r>
                          </w:p>
                          <w:p w:rsidR="002844FC" w:rsidRPr="00FD3EAE" w:rsidRDefault="002844FC" w:rsidP="00FD3EAE">
                            <w:pPr>
                              <w:spacing w:line="200" w:lineRule="atLeast"/>
                              <w:rPr>
                                <w:rFonts w:ascii="Times New Roman" w:hAnsi="Times New Roman"/>
                                <w:color w:val="000000"/>
                              </w:rPr>
                            </w:pPr>
                            <w:r w:rsidRPr="00FD3EAE">
                              <w:rPr>
                                <w:rFonts w:ascii="Courier New" w:hAnsi="Courier New" w:cs="Courier New"/>
                                <w:color w:val="000000"/>
                                <w:sz w:val="16"/>
                                <w:szCs w:val="16"/>
                              </w:rPr>
                              <w:t>if [SUBTYPECD] &lt;&gt; "Distribution Overhead" then</w:t>
                            </w:r>
                          </w:p>
                          <w:p w:rsidR="002844FC" w:rsidRPr="00FD3EAE" w:rsidRDefault="002844FC" w:rsidP="00FD3EAE">
                            <w:pPr>
                              <w:spacing w:line="200" w:lineRule="atLeast"/>
                              <w:rPr>
                                <w:rFonts w:ascii="Times New Roman" w:hAnsi="Times New Roman"/>
                                <w:color w:val="000000"/>
                              </w:rPr>
                            </w:pPr>
                            <w:r w:rsidRPr="00FD3EAE">
                              <w:rPr>
                                <w:rFonts w:ascii="Courier New" w:hAnsi="Courier New" w:cs="Courier New"/>
                                <w:color w:val="000000"/>
                                <w:sz w:val="16"/>
                                <w:szCs w:val="16"/>
                              </w:rPr>
                              <w:t>  if IsNull( [INSTALLATIONTYPE] ) or _</w:t>
                            </w:r>
                          </w:p>
                          <w:p w:rsidR="002844FC" w:rsidRPr="00FD3EAE" w:rsidRDefault="002844FC" w:rsidP="00FD3EAE">
                            <w:pPr>
                              <w:spacing w:line="200" w:lineRule="atLeast"/>
                              <w:rPr>
                                <w:rFonts w:ascii="Times New Roman" w:hAnsi="Times New Roman"/>
                                <w:color w:val="000000"/>
                              </w:rPr>
                            </w:pPr>
                            <w:r w:rsidRPr="00FD3EAE">
                              <w:rPr>
                                <w:rFonts w:ascii="Courier New" w:hAnsi="Courier New" w:cs="Courier New"/>
                                <w:color w:val="000000"/>
                                <w:sz w:val="16"/>
                                <w:szCs w:val="16"/>
                              </w:rPr>
                              <w:t>   [INSTALLATIONTYPE] &lt;&gt; "Overhead" then</w:t>
                            </w:r>
                          </w:p>
                          <w:p w:rsidR="002844FC" w:rsidRPr="00FD3EAE" w:rsidRDefault="002844FC" w:rsidP="00FD3EAE">
                            <w:pPr>
                              <w:spacing w:line="200" w:lineRule="atLeast"/>
                              <w:rPr>
                                <w:rFonts w:ascii="Times New Roman" w:hAnsi="Times New Roman"/>
                                <w:color w:val="000000"/>
                              </w:rPr>
                            </w:pPr>
                            <w:r w:rsidRPr="00FD3EAE">
                              <w:rPr>
                                <w:rFonts w:ascii="Courier New" w:hAnsi="Courier New" w:cs="Courier New"/>
                                <w:color w:val="000000"/>
                                <w:sz w:val="16"/>
                                <w:szCs w:val="16"/>
                              </w:rPr>
                              <w:t xml:space="preserve">    FindLabel = [OPERATINGNUMBER] </w:t>
                            </w:r>
                          </w:p>
                          <w:p w:rsidR="002844FC" w:rsidRPr="00FD3EAE" w:rsidRDefault="002844FC" w:rsidP="00FD3EAE">
                            <w:pPr>
                              <w:spacing w:line="200" w:lineRule="atLeast"/>
                              <w:rPr>
                                <w:rFonts w:ascii="Times New Roman" w:hAnsi="Times New Roman"/>
                                <w:color w:val="000000"/>
                              </w:rPr>
                            </w:pPr>
                            <w:r w:rsidRPr="00FD3EAE">
                              <w:rPr>
                                <w:rFonts w:ascii="Courier New" w:hAnsi="Courier New" w:cs="Courier New"/>
                                <w:color w:val="000000"/>
                                <w:sz w:val="16"/>
                                <w:szCs w:val="16"/>
                              </w:rPr>
                              <w:t> end if</w:t>
                            </w:r>
                          </w:p>
                          <w:p w:rsidR="002844FC" w:rsidRPr="00FD3EAE" w:rsidRDefault="002844FC" w:rsidP="00FD3EAE">
                            <w:pPr>
                              <w:spacing w:line="200" w:lineRule="atLeast"/>
                              <w:rPr>
                                <w:rFonts w:ascii="Times New Roman" w:hAnsi="Times New Roman"/>
                                <w:color w:val="000000"/>
                              </w:rPr>
                            </w:pPr>
                            <w:r w:rsidRPr="00FD3EAE">
                              <w:rPr>
                                <w:rFonts w:ascii="Courier New" w:hAnsi="Courier New" w:cs="Courier New"/>
                                <w:color w:val="000000"/>
                                <w:sz w:val="16"/>
                                <w:szCs w:val="16"/>
                              </w:rPr>
                              <w:t>end if</w:t>
                            </w:r>
                          </w:p>
                          <w:p w:rsidR="002844FC" w:rsidRPr="0068702F" w:rsidRDefault="002844FC" w:rsidP="00663D84">
                            <w:pPr>
                              <w:spacing w:line="200" w:lineRule="atLeast"/>
                              <w:rPr>
                                <w:rFonts w:ascii="Times New Roman" w:hAnsi="Times New Roman"/>
                                <w:color w:val="000000"/>
                              </w:rPr>
                            </w:pPr>
                            <w:r w:rsidRPr="00FD3EAE">
                              <w:rPr>
                                <w:rFonts w:ascii="Courier New" w:hAnsi="Courier New" w:cs="Courier New"/>
                                <w:color w:val="000000"/>
                                <w:sz w:val="16"/>
                                <w:szCs w:val="16"/>
                              </w:rPr>
                              <w:t>End Function</w:t>
                            </w:r>
                          </w:p>
                          <w:p w:rsidR="002844FC" w:rsidRPr="00BC67AB" w:rsidRDefault="002844FC" w:rsidP="00663D84">
                            <w:pPr>
                              <w:spacing w:line="200" w:lineRule="atLeast"/>
                              <w:rPr>
                                <w:sz w:val="16"/>
                              </w:rPr>
                            </w:pPr>
                          </w:p>
                          <w:p w:rsidR="002844FC" w:rsidRPr="00BC67AB" w:rsidRDefault="002844FC" w:rsidP="00663D84">
                            <w:pPr>
                              <w:rPr>
                                <w:sz w:val="16"/>
                              </w:rPr>
                            </w:pPr>
                          </w:p>
                        </w:txbxContent>
                      </wps:txbx>
                      <wps:bodyPr rot="0" vert="horz" wrap="square" lIns="91440" tIns="0" rIns="91440" bIns="0" anchor="t" anchorCtr="0">
                        <a:noAutofit/>
                      </wps:bodyPr>
                    </wps:wsp>
                  </a:graphicData>
                </a:graphic>
                <wp14:sizeRelH relativeFrom="margin">
                  <wp14:pctWidth>0</wp14:pctWidth>
                </wp14:sizeRelH>
                <wp14:sizeRelV relativeFrom="margin">
                  <wp14:pctHeight>0</wp14:pctHeight>
                </wp14:sizeRelV>
              </wp:anchor>
            </w:drawing>
          </mc:Choice>
          <mc:Fallback>
            <w:pict>
              <v:shape id="_x0000_s1035" type="#_x0000_t202" style="position:absolute;left:0;text-align:left;margin-left:100.5pt;margin-top:295.5pt;width:292.5pt;height:91.5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" strokecolor="black [3213]">
                <v:textbox inset=",0,,0">
                  <w:txbxContent>
                    <w:p w:rsidR="002844FC" w:rsidRPr="00FD3EAE" w:rsidRDefault="002844FC" w:rsidP="00FD3EAE">
                      <w:pPr>
                        <w:spacing w:line="200" w:lineRule="atLeast"/>
                        <w:rPr>
                          <w:rFonts w:ascii="Times New Roman" w:hAnsi="Times New Roman"/>
                          <w:color w:val="000000"/>
                        </w:rPr>
                      </w:pPr>
                      <w:r w:rsidRPr="00FD3EAE">
                        <w:rPr>
                          <w:rFonts w:ascii="Courier New" w:hAnsi="Courier New" w:cs="Courier New"/>
                          <w:color w:val="000000"/>
                          <w:sz w:val="16"/>
                          <w:szCs w:val="16"/>
                        </w:rPr>
                        <w:t>﻿Function FindLabel ( [OPERATINGNUMBER], [SUBTYPECD], [INSTALLATIONTYPE] )</w:t>
                      </w:r>
                    </w:p>
                    <w:p w:rsidR="002844FC" w:rsidRPr="00FD3EAE" w:rsidRDefault="002844FC" w:rsidP="00FD3EAE">
                      <w:pPr>
                        <w:spacing w:line="200" w:lineRule="atLeast"/>
                        <w:rPr>
                          <w:rFonts w:ascii="Times New Roman" w:hAnsi="Times New Roman"/>
                          <w:color w:val="000000"/>
                        </w:rPr>
                      </w:pPr>
                      <w:r w:rsidRPr="00FD3EAE">
                        <w:rPr>
                          <w:rFonts w:ascii="Courier New" w:hAnsi="Courier New" w:cs="Courier New"/>
                          <w:color w:val="000000"/>
                          <w:sz w:val="16"/>
                          <w:szCs w:val="16"/>
                        </w:rPr>
                        <w:t>if [SUBTYPECD] &lt;&gt; "Distribution Overhead" then</w:t>
                      </w:r>
                    </w:p>
                    <w:p w:rsidR="002844FC" w:rsidRPr="00FD3EAE" w:rsidRDefault="002844FC" w:rsidP="00FD3EAE">
                      <w:pPr>
                        <w:spacing w:line="200" w:lineRule="atLeast"/>
                        <w:rPr>
                          <w:rFonts w:ascii="Times New Roman" w:hAnsi="Times New Roman"/>
                          <w:color w:val="000000"/>
                        </w:rPr>
                      </w:pPr>
                      <w:r w:rsidRPr="00FD3EAE">
                        <w:rPr>
                          <w:rFonts w:ascii="Courier New" w:hAnsi="Courier New" w:cs="Courier New"/>
                          <w:color w:val="000000"/>
                          <w:sz w:val="16"/>
                          <w:szCs w:val="16"/>
                        </w:rPr>
                        <w:t>  if IsNull( [INSTALLATIONTYPE] ) or _</w:t>
                      </w:r>
                    </w:p>
                    <w:p w:rsidR="002844FC" w:rsidRPr="00FD3EAE" w:rsidRDefault="002844FC" w:rsidP="00FD3EAE">
                      <w:pPr>
                        <w:spacing w:line="200" w:lineRule="atLeast"/>
                        <w:rPr>
                          <w:rFonts w:ascii="Times New Roman" w:hAnsi="Times New Roman"/>
                          <w:color w:val="000000"/>
                        </w:rPr>
                      </w:pPr>
                      <w:r w:rsidRPr="00FD3EAE">
                        <w:rPr>
                          <w:rFonts w:ascii="Courier New" w:hAnsi="Courier New" w:cs="Courier New"/>
                          <w:color w:val="000000"/>
                          <w:sz w:val="16"/>
                          <w:szCs w:val="16"/>
                        </w:rPr>
                        <w:t>   [INSTALLATIONTYPE] &lt;&gt; "Overhead" then</w:t>
                      </w:r>
                    </w:p>
                    <w:p w:rsidR="002844FC" w:rsidRPr="00FD3EAE" w:rsidRDefault="002844FC" w:rsidP="00FD3EAE">
                      <w:pPr>
                        <w:spacing w:line="200" w:lineRule="atLeast"/>
                        <w:rPr>
                          <w:rFonts w:ascii="Times New Roman" w:hAnsi="Times New Roman"/>
                          <w:color w:val="000000"/>
                        </w:rPr>
                      </w:pPr>
                      <w:r w:rsidRPr="00FD3EAE">
                        <w:rPr>
                          <w:rFonts w:ascii="Courier New" w:hAnsi="Courier New" w:cs="Courier New"/>
                          <w:color w:val="000000"/>
                          <w:sz w:val="16"/>
                          <w:szCs w:val="16"/>
                        </w:rPr>
                        <w:t xml:space="preserve">    FindLabel = [OPERATINGNUMBER] </w:t>
                      </w:r>
                    </w:p>
                    <w:p w:rsidR="002844FC" w:rsidRPr="00FD3EAE" w:rsidRDefault="002844FC" w:rsidP="00FD3EAE">
                      <w:pPr>
                        <w:spacing w:line="200" w:lineRule="atLeast"/>
                        <w:rPr>
                          <w:rFonts w:ascii="Times New Roman" w:hAnsi="Times New Roman"/>
                          <w:color w:val="000000"/>
                        </w:rPr>
                      </w:pPr>
                      <w:r w:rsidRPr="00FD3EAE">
                        <w:rPr>
                          <w:rFonts w:ascii="Courier New" w:hAnsi="Courier New" w:cs="Courier New"/>
                          <w:color w:val="000000"/>
                          <w:sz w:val="16"/>
                          <w:szCs w:val="16"/>
                        </w:rPr>
                        <w:t> end if</w:t>
                      </w:r>
                    </w:p>
                    <w:p w:rsidR="002844FC" w:rsidRPr="00FD3EAE" w:rsidRDefault="002844FC" w:rsidP="00FD3EAE">
                      <w:pPr>
                        <w:spacing w:line="200" w:lineRule="atLeast"/>
                        <w:rPr>
                          <w:rFonts w:ascii="Times New Roman" w:hAnsi="Times New Roman"/>
                          <w:color w:val="000000"/>
                        </w:rPr>
                      </w:pPr>
                      <w:r w:rsidRPr="00FD3EAE">
                        <w:rPr>
                          <w:rFonts w:ascii="Courier New" w:hAnsi="Courier New" w:cs="Courier New"/>
                          <w:color w:val="000000"/>
                          <w:sz w:val="16"/>
                          <w:szCs w:val="16"/>
                        </w:rPr>
                        <w:t>end if</w:t>
                      </w:r>
                    </w:p>
                    <w:p w:rsidR="002844FC" w:rsidRPr="0068702F" w:rsidRDefault="002844FC" w:rsidP="00663D84">
                      <w:pPr>
                        <w:spacing w:line="200" w:lineRule="atLeast"/>
                        <w:rPr>
                          <w:rFonts w:ascii="Times New Roman" w:hAnsi="Times New Roman"/>
                          <w:color w:val="000000"/>
                        </w:rPr>
                      </w:pPr>
                      <w:r w:rsidRPr="00FD3EAE">
                        <w:rPr>
                          <w:rFonts w:ascii="Courier New" w:hAnsi="Courier New" w:cs="Courier New"/>
                          <w:color w:val="000000"/>
                          <w:sz w:val="16"/>
                          <w:szCs w:val="16"/>
                        </w:rPr>
                        <w:t>End Function</w:t>
                      </w:r>
                    </w:p>
                    <w:p w:rsidR="002844FC" w:rsidRPr="00BC67AB" w:rsidRDefault="002844FC" w:rsidP="00663D84">
                      <w:pPr>
                        <w:spacing w:line="200" w:lineRule="atLeast"/>
                        <w:rPr>
                          <w:sz w:val="16"/>
                        </w:rPr>
                      </w:pPr>
                    </w:p>
                    <w:p w:rsidR="002844FC" w:rsidRPr="00BC67AB" w:rsidRDefault="002844FC" w:rsidP="00663D84">
                      <w:pPr>
                        <w:rPr>
                          <w:sz w:val="16"/>
                        </w:rPr>
                      </w:pPr>
                    </w:p>
                  </w:txbxContent>
                </v:textbox>
              </v:shape>
            </w:pict>
          </mc:Fallback>
        </mc:AlternateContent>
      </w:r>
      <w:r w:rsidR="005B4125">
        <w:rPr>
          <w:noProof/>
        </w:rPr>
        <mc:AlternateContent>
          <mc:Choice Requires="wps">
            <w:drawing>
              <wp:anchor distT="0" distB="0" distL="114300" distR="114300" simplePos="0" relativeHeight="251866112" behindDoc="0" locked="0" layoutInCell="1" allowOverlap="1" wp14:anchorId="55E3F0A1" wp14:editId="249346BA">
                <wp:simplePos x="0" y="0"/>
                <wp:positionH relativeFrom="column">
                  <wp:posOffset>4906010</wp:posOffset>
                </wp:positionH>
                <wp:positionV relativeFrom="paragraph">
                  <wp:posOffset>4302125</wp:posOffset>
                </wp:positionV>
                <wp:extent cx="887095" cy="0"/>
                <wp:effectExtent l="0" t="133350" r="0" b="171450"/>
                <wp:wrapNone/>
                <wp:docPr id="624" name="Straight Arrow Connector 624"/>
                <wp:cNvGraphicFramePr/>
                <a:graphic xmlns:a="http://schemas.openxmlformats.org/drawingml/2006/main">
                  <a:graphicData uri="http://schemas.microsoft.com/office/word/2010/wordprocessingShape">
                    <wps:wsp>
                      <wps:cNvCnPr/>
                      <wps:spPr>
                        <a:xfrm flipH="1" flipV="1">
                          <a:off x="0" y="0"/>
                          <a:ext cx="887095" cy="0"/>
                        </a:xfrm>
                        <a:prstGeom prst="straightConnector1">
                          <a:avLst/>
                        </a:prstGeom>
                        <a:ln>
                          <a:solidFill>
                            <a:srgbClr val="FF0000"/>
                          </a:solidFill>
                          <a:tailEnd type="arrow"/>
                        </a:ln>
                      </wps:spPr>
                      <wps:style>
                        <a:lnRef idx="3">
                          <a:schemeClr val="accent2"/>
                        </a:lnRef>
                        <a:fillRef idx="0">
                          <a:schemeClr val="accent2"/>
                        </a:fillRef>
                        <a:effectRef idx="2">
                          <a:schemeClr val="accent2"/>
                        </a:effectRef>
                        <a:fontRef idx="minor">
                          <a:schemeClr val="tx1"/>
                        </a:fontRef>
                      </wps:style>
                      <wps:bodyPr/>
                    </wps:wsp>
                  </a:graphicData>
                </a:graphic>
                <wp14:sizeRelV relativeFrom="margin">
                  <wp14:pctHeight>0</wp14:pctHeight>
                </wp14:sizeRelV>
              </wp:anchor>
            </w:drawing>
          </mc:Choice>
          <mc:Fallback>
            <w:pict>
              <v:shape id="Straight Arrow Connector 624" o:spid="_x0000_s1026" type="#_x0000_t32" style="position:absolute;margin-left:386.3pt;margin-top:338.75pt;width:69.85pt;height:0;flip:x y;z-index:2518661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" strokecolor="red" strokeweight="3pt">
                <v:stroke endarrow="open"/>
                <v:shadow on="t" color="black" opacity="22937f" origin=",.5" offset="0,.63889mm"/>
              </v:shape>
            </w:pict>
          </mc:Fallback>
        </mc:AlternateContent>
      </w:r>
      <w:r w:rsidR="00663D84">
        <w:t xml:space="preserve">Ensure that the “Display coded value description” checkbox is selected, match </w:t>
      </w:r>
      <w:r w:rsidR="00A5663C">
        <w:t>the label text with the text below, click verify, and then click “OK”.</w:t>
      </w:r>
      <w:r w:rsidR="00663D84">
        <w:br/>
      </w:r>
      <w:r w:rsidR="00663D84" w:rsidRPr="005B4125">
        <w:rPr>
          <w:i/>
        </w:rPr>
        <w:t>(Note: the contents of the expression field below may be copied)</w:t>
      </w:r>
      <w:r w:rsidR="00663D84" w:rsidRPr="002202B8">
        <w:rPr>
          <w:noProof/>
        </w:rPr>
        <w:t xml:space="preserve"> </w:t>
      </w:r>
      <w:r w:rsidR="005B4125">
        <w:rPr>
          <w:noProof/>
        </w:rPr>
        <w:br/>
      </w:r>
      <w:r w:rsidR="005B4125">
        <w:rPr>
          <w:noProof/>
        </w:rPr>
        <w:br/>
      </w:r>
      <w:r w:rsidR="00663D84">
        <w:rPr>
          <w:noProof/>
        </w:rPr>
        <w:drawing>
          <wp:inline distT="0" distB="0" distL="0" distR="0" wp14:anchorId="410D192C" wp14:editId="2E8B9164">
            <wp:extent cx="4314825" cy="5362575"/>
            <wp:effectExtent l="0" t="0" r="9525" b="9525"/>
            <wp:docPr id="605" name="Picture 6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314825" cy="5362575"/>
                    </a:xfrm>
                    <a:prstGeom prst="rect">
                      <a:avLst/>
                    </a:prstGeom>
                  </pic:spPr>
                </pic:pic>
              </a:graphicData>
            </a:graphic>
          </wp:inline>
        </w:drawing>
      </w:r>
      <w:r w:rsidR="00663D84">
        <w:br/>
      </w:r>
      <w:r w:rsidR="00663D84">
        <w:br/>
      </w:r>
      <w:r w:rsidR="00663D84">
        <w:br/>
      </w:r>
    </w:p>
    <w:p w:rsidR="00663D84" w:rsidRDefault="00663D84" w:rsidP="00663D84">
      <w:pPr>
        <w:pStyle w:val="ListParagraph"/>
        <w:numPr>
          <w:ilvl w:val="0"/>
          <w:numId w:val="46"/>
        </w:numPr>
      </w:pPr>
      <w:r>
        <w:t xml:space="preserve">Click on the </w:t>
      </w:r>
      <w:r w:rsidR="0013759E">
        <w:rPr>
          <w:i/>
        </w:rPr>
        <w:t>Job</w:t>
      </w:r>
      <w:r>
        <w:t xml:space="preserve"> annotation class to begin modifying its attributes.</w:t>
      </w:r>
      <w:r>
        <w:br/>
      </w:r>
    </w:p>
    <w:p w:rsidR="00663D84" w:rsidRDefault="00663D84" w:rsidP="001336C1">
      <w:pPr>
        <w:pStyle w:val="ListParagraph"/>
        <w:numPr>
          <w:ilvl w:val="0"/>
          <w:numId w:val="47"/>
        </w:numPr>
      </w:pPr>
      <w:r>
        <w:rPr>
          <w:noProof/>
        </w:rPr>
        <w:lastRenderedPageBreak/>
        <mc:AlternateContent>
          <mc:Choice Requires="wps">
            <w:drawing>
              <wp:anchor distT="0" distB="0" distL="114300" distR="114300" simplePos="0" relativeHeight="251849728" behindDoc="0" locked="0" layoutInCell="1" allowOverlap="1" wp14:anchorId="3C27409F" wp14:editId="48E6DC11">
                <wp:simplePos x="0" y="0"/>
                <wp:positionH relativeFrom="column">
                  <wp:posOffset>4095751</wp:posOffset>
                </wp:positionH>
                <wp:positionV relativeFrom="paragraph">
                  <wp:posOffset>582930</wp:posOffset>
                </wp:positionV>
                <wp:extent cx="266700" cy="133350"/>
                <wp:effectExtent l="0" t="0" r="0" b="0"/>
                <wp:wrapNone/>
                <wp:docPr id="577" name="Rectangle 577"/>
                <wp:cNvGraphicFramePr/>
                <a:graphic xmlns:a="http://schemas.openxmlformats.org/drawingml/2006/main">
                  <a:graphicData uri="http://schemas.microsoft.com/office/word/2010/wordprocessingShape">
                    <wps:wsp>
                      <wps:cNvSpPr/>
                      <wps:spPr>
                        <a:xfrm>
                          <a:off x="0" y="0"/>
                          <a:ext cx="266700" cy="1333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577" o:spid="_x0000_s1026" style="position:absolute;margin-left:322.5pt;margin-top:45.9pt;width:21pt;height:10.5pt;z-index:2518497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" fillcolor="white [3212]" stroked="f" strokeweight="2pt"/>
            </w:pict>
          </mc:Fallback>
        </mc:AlternateContent>
      </w:r>
      <w:r w:rsidR="00C82F43" w:rsidRPr="00C82F43">
        <w:t xml:space="preserve"> </w:t>
      </w:r>
      <w:r w:rsidR="00C82F43">
        <w:t>Under “Text Symbol”, click the “Symbol” button. Then click “Edit Symbol”.</w:t>
      </w:r>
      <w:r w:rsidR="00C82F43">
        <w:br/>
      </w:r>
      <w:r w:rsidR="00C82F43">
        <w:br/>
      </w:r>
      <w:r w:rsidR="00C82F43">
        <w:rPr>
          <w:noProof/>
        </w:rPr>
        <w:drawing>
          <wp:inline distT="0" distB="0" distL="0" distR="0" wp14:anchorId="2EB50F41" wp14:editId="73170F52">
            <wp:extent cx="523875" cy="295275"/>
            <wp:effectExtent l="0" t="0" r="952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7"/>
                    <a:srcRect l="77548" t="45788" r="9720" b="48534"/>
                    <a:stretch/>
                  </pic:blipFill>
                  <pic:spPr bwMode="auto">
                    <a:xfrm>
                      <a:off x="0" y="0"/>
                      <a:ext cx="523875" cy="295275"/>
                    </a:xfrm>
                    <a:prstGeom prst="rect">
                      <a:avLst/>
                    </a:prstGeom>
                    <a:ln>
                      <a:noFill/>
                    </a:ln>
                    <a:extLst>
                      <a:ext uri="{53640926-AAD7-44D8-BBD7-CCE9431645EC}">
                        <a14:shadowObscured xmlns:a14="http://schemas.microsoft.com/office/drawing/2010/main"/>
                      </a:ext>
                    </a:extLst>
                  </pic:spPr>
                </pic:pic>
              </a:graphicData>
            </a:graphic>
          </wp:inline>
        </w:drawing>
      </w:r>
    </w:p>
    <w:p w:rsidR="00663D84" w:rsidRDefault="00663D84" w:rsidP="001336C1">
      <w:pPr>
        <w:pStyle w:val="ListParagraph"/>
        <w:numPr>
          <w:ilvl w:val="0"/>
          <w:numId w:val="47"/>
        </w:numPr>
      </w:pPr>
      <w:r>
        <w:t>Ensure that the settings under the “General” tab match the example below:</w:t>
      </w:r>
      <w:r>
        <w:br/>
      </w:r>
      <w:r>
        <w:br/>
      </w:r>
      <w:r w:rsidR="001336C1">
        <w:rPr>
          <w:noProof/>
        </w:rPr>
        <w:drawing>
          <wp:inline distT="0" distB="0" distL="0" distR="0" wp14:anchorId="38EF4B81" wp14:editId="4F3063BC">
            <wp:extent cx="2771775" cy="1676400"/>
            <wp:effectExtent l="0" t="0" r="9525" b="0"/>
            <wp:docPr id="625" name="Picture 6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2771775" cy="1676400"/>
                    </a:xfrm>
                    <a:prstGeom prst="rect">
                      <a:avLst/>
                    </a:prstGeom>
                  </pic:spPr>
                </pic:pic>
              </a:graphicData>
            </a:graphic>
          </wp:inline>
        </w:drawing>
      </w:r>
      <w:r>
        <w:br/>
      </w:r>
    </w:p>
    <w:p w:rsidR="00663D84" w:rsidRDefault="00663D84" w:rsidP="001336C1">
      <w:pPr>
        <w:pStyle w:val="ListParagraph"/>
        <w:numPr>
          <w:ilvl w:val="0"/>
          <w:numId w:val="47"/>
        </w:numPr>
      </w:pPr>
      <w:r>
        <w:t>Click “OK” to close this window.</w:t>
      </w:r>
      <w:r>
        <w:br/>
      </w:r>
    </w:p>
    <w:p w:rsidR="00663D84" w:rsidRDefault="008F0B9B" w:rsidP="001336C1">
      <w:pPr>
        <w:pStyle w:val="ListParagraph"/>
        <w:numPr>
          <w:ilvl w:val="0"/>
          <w:numId w:val="47"/>
        </w:numPr>
      </w:pPr>
      <w:r>
        <w:t>Click “OK” again. If changes were made, read and accept the warning.</w:t>
      </w:r>
      <w:r w:rsidR="00663D84">
        <w:br/>
      </w:r>
    </w:p>
    <w:p w:rsidR="00663D84" w:rsidRDefault="00663D84" w:rsidP="001336C1">
      <w:pPr>
        <w:pStyle w:val="ListParagraph"/>
        <w:numPr>
          <w:ilvl w:val="0"/>
          <w:numId w:val="47"/>
        </w:numPr>
      </w:pPr>
      <w:r>
        <w:rPr>
          <w:noProof/>
        </w:rPr>
        <mc:AlternateContent>
          <mc:Choice Requires="wps">
            <w:drawing>
              <wp:anchor distT="0" distB="0" distL="114300" distR="114300" simplePos="0" relativeHeight="251851776" behindDoc="0" locked="0" layoutInCell="1" allowOverlap="1" wp14:anchorId="0E6F1544" wp14:editId="568F8FBE">
                <wp:simplePos x="0" y="0"/>
                <wp:positionH relativeFrom="column">
                  <wp:posOffset>2647950</wp:posOffset>
                </wp:positionH>
                <wp:positionV relativeFrom="paragraph">
                  <wp:posOffset>1268730</wp:posOffset>
                </wp:positionV>
                <wp:extent cx="304800" cy="104775"/>
                <wp:effectExtent l="0" t="0" r="0" b="9525"/>
                <wp:wrapNone/>
                <wp:docPr id="579" name="Rectangle 579"/>
                <wp:cNvGraphicFramePr/>
                <a:graphic xmlns:a="http://schemas.openxmlformats.org/drawingml/2006/main">
                  <a:graphicData uri="http://schemas.microsoft.com/office/word/2010/wordprocessingShape">
                    <wps:wsp>
                      <wps:cNvSpPr/>
                      <wps:spPr>
                        <a:xfrm>
                          <a:off x="0" y="0"/>
                          <a:ext cx="304800" cy="10477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79" o:spid="_x0000_s1026" style="position:absolute;margin-left:208.5pt;margin-top:99.9pt;width:24pt;height:8.25pt;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" fillcolor="white [3212]" stroked="f" strokeweight="2pt"/>
            </w:pict>
          </mc:Fallback>
        </mc:AlternateContent>
      </w:r>
      <w:r>
        <w:rPr>
          <w:noProof/>
        </w:rPr>
        <mc:AlternateContent>
          <mc:Choice Requires="wps">
            <w:drawing>
              <wp:anchor distT="0" distB="0" distL="114300" distR="114300" simplePos="0" relativeHeight="251838464" behindDoc="0" locked="0" layoutInCell="1" allowOverlap="1" wp14:anchorId="5C8A5525" wp14:editId="41F16693">
                <wp:simplePos x="0" y="0"/>
                <wp:positionH relativeFrom="column">
                  <wp:posOffset>4440555</wp:posOffset>
                </wp:positionH>
                <wp:positionV relativeFrom="paragraph">
                  <wp:posOffset>975995</wp:posOffset>
                </wp:positionV>
                <wp:extent cx="887095" cy="0"/>
                <wp:effectExtent l="0" t="133350" r="0" b="171450"/>
                <wp:wrapNone/>
                <wp:docPr id="580" name="Straight Arrow Connector 580"/>
                <wp:cNvGraphicFramePr/>
                <a:graphic xmlns:a="http://schemas.openxmlformats.org/drawingml/2006/main">
                  <a:graphicData uri="http://schemas.microsoft.com/office/word/2010/wordprocessingShape">
                    <wps:wsp>
                      <wps:cNvCnPr/>
                      <wps:spPr>
                        <a:xfrm flipH="1" flipV="1">
                          <a:off x="0" y="0"/>
                          <a:ext cx="887095" cy="0"/>
                        </a:xfrm>
                        <a:prstGeom prst="straightConnector1">
                          <a:avLst/>
                        </a:prstGeom>
                        <a:ln>
                          <a:solidFill>
                            <a:srgbClr val="FF0000"/>
                          </a:solidFill>
                          <a:tailEnd type="arrow"/>
                        </a:ln>
                      </wps:spPr>
                      <wps:style>
                        <a:lnRef idx="3">
                          <a:schemeClr val="accent2"/>
                        </a:lnRef>
                        <a:fillRef idx="0">
                          <a:schemeClr val="accent2"/>
                        </a:fillRef>
                        <a:effectRef idx="2">
                          <a:schemeClr val="accent2"/>
                        </a:effectRef>
                        <a:fontRef idx="minor">
                          <a:schemeClr val="tx1"/>
                        </a:fontRef>
                      </wps:style>
                      <wps:bodyPr/>
                    </wps:wsp>
                  </a:graphicData>
                </a:graphic>
                <wp14:sizeRelV relativeFrom="margin">
                  <wp14:pctHeight>0</wp14:pctHeight>
                </wp14:sizeRelV>
              </wp:anchor>
            </w:drawing>
          </mc:Choice>
          <mc:Fallback>
            <w:pict>
              <v:shape id="Straight Arrow Connector 580" o:spid="_x0000_s1026" type="#_x0000_t32" style="position:absolute;margin-left:349.65pt;margin-top:76.85pt;width:69.85pt;height:0;flip:x y;z-index:2518384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" strokecolor="red" strokeweight="3pt">
                <v:stroke endarrow="open"/>
                <v:shadow on="t" color="black" opacity="22937f" origin=",.5" offset="0,.63889mm"/>
              </v:shape>
            </w:pict>
          </mc:Fallback>
        </mc:AlternateContent>
      </w:r>
      <w:r>
        <w:t>Under “Placement Properties”, click the “Properties” button.</w:t>
      </w:r>
      <w:r>
        <w:br/>
      </w:r>
      <w:r>
        <w:br/>
      </w:r>
      <w:r>
        <w:rPr>
          <w:noProof/>
        </w:rPr>
        <w:drawing>
          <wp:inline distT="0" distB="0" distL="0" distR="0" wp14:anchorId="64F8F216" wp14:editId="3D6C2A48">
            <wp:extent cx="3619500" cy="1257300"/>
            <wp:effectExtent l="0" t="0" r="0" b="0"/>
            <wp:docPr id="608" name="Picture 6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7"/>
                    <a:srcRect l="4167" t="52931" r="7868" b="22893"/>
                    <a:stretch/>
                  </pic:blipFill>
                  <pic:spPr bwMode="auto">
                    <a:xfrm>
                      <a:off x="0" y="0"/>
                      <a:ext cx="3619500" cy="1257300"/>
                    </a:xfrm>
                    <a:prstGeom prst="rect">
                      <a:avLst/>
                    </a:prstGeom>
                    <a:ln>
                      <a:noFill/>
                    </a:ln>
                    <a:extLst>
                      <a:ext uri="{53640926-AAD7-44D8-BBD7-CCE9431645EC}">
                        <a14:shadowObscured xmlns:a14="http://schemas.microsoft.com/office/drawing/2010/main"/>
                      </a:ext>
                    </a:extLst>
                  </pic:spPr>
                </pic:pic>
              </a:graphicData>
            </a:graphic>
          </wp:inline>
        </w:drawing>
      </w:r>
      <w:r>
        <w:br/>
      </w:r>
    </w:p>
    <w:p w:rsidR="00663D84" w:rsidRDefault="00663D84" w:rsidP="001336C1">
      <w:pPr>
        <w:pStyle w:val="ListParagraph"/>
        <w:numPr>
          <w:ilvl w:val="0"/>
          <w:numId w:val="47"/>
        </w:numPr>
      </w:pPr>
      <w:r>
        <w:rPr>
          <w:noProof/>
        </w:rPr>
        <w:drawing>
          <wp:anchor distT="0" distB="0" distL="114300" distR="114300" simplePos="0" relativeHeight="251839488" behindDoc="1" locked="0" layoutInCell="1" allowOverlap="1" wp14:anchorId="799EE265" wp14:editId="5F603F84">
            <wp:simplePos x="0" y="0"/>
            <wp:positionH relativeFrom="column">
              <wp:posOffset>5419725</wp:posOffset>
            </wp:positionH>
            <wp:positionV relativeFrom="paragraph">
              <wp:posOffset>-219075</wp:posOffset>
            </wp:positionV>
            <wp:extent cx="914400" cy="809625"/>
            <wp:effectExtent l="0" t="0" r="0" b="9525"/>
            <wp:wrapTight wrapText="bothSides">
              <wp:wrapPolygon edited="0">
                <wp:start x="0" y="0"/>
                <wp:lineTo x="0" y="21346"/>
                <wp:lineTo x="21150" y="21346"/>
                <wp:lineTo x="21150" y="0"/>
                <wp:lineTo x="0" y="0"/>
              </wp:wrapPolygon>
            </wp:wrapTight>
            <wp:docPr id="609" name="Picture 6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extLst>
                        <a:ext uri="{28A0092B-C50C-407E-A947-70E740481C1C}">
                          <a14:useLocalDpi xmlns:a14="http://schemas.microsoft.com/office/drawing/2010/main" val="0"/>
                        </a:ext>
                      </a:extLst>
                    </a:blip>
                    <a:stretch>
                      <a:fillRect/>
                    </a:stretch>
                  </pic:blipFill>
                  <pic:spPr>
                    <a:xfrm>
                      <a:off x="0" y="0"/>
                      <a:ext cx="914400" cy="809625"/>
                    </a:xfrm>
                    <a:prstGeom prst="rect">
                      <a:avLst/>
                    </a:prstGeom>
                  </pic:spPr>
                </pic:pic>
              </a:graphicData>
            </a:graphic>
            <wp14:sizeRelH relativeFrom="page">
              <wp14:pctWidth>0</wp14:pctWidth>
            </wp14:sizeRelH>
            <wp14:sizeRelV relativeFrom="page">
              <wp14:pctHeight>0</wp14:pctHeight>
            </wp14:sizeRelV>
          </wp:anchor>
        </w:drawing>
      </w:r>
      <w:r>
        <w:t>In the Label Position tab, click the “Position” button and ensure the Position is set to Offset (“Best Position”).</w:t>
      </w:r>
      <w:r>
        <w:br/>
      </w:r>
    </w:p>
    <w:p w:rsidR="00663D84" w:rsidRDefault="00663D84" w:rsidP="001336C1">
      <w:pPr>
        <w:pStyle w:val="ListParagraph"/>
        <w:numPr>
          <w:ilvl w:val="0"/>
          <w:numId w:val="47"/>
        </w:numPr>
      </w:pPr>
      <w:r>
        <w:t xml:space="preserve">In the Label Position tab, click the “Label Offset” button and ensure that the preferred offset is </w:t>
      </w:r>
      <w:r w:rsidR="001336C1">
        <w:rPr>
          <w:b/>
        </w:rPr>
        <w:t>30</w:t>
      </w:r>
      <w:r>
        <w:t>.</w:t>
      </w:r>
      <w:r w:rsidRPr="0068702F">
        <w:t xml:space="preserve"> </w:t>
      </w:r>
      <w:r>
        <w:t>Ensure that the “Measure offset from feature geometry” checkbox is unchecked.</w:t>
      </w:r>
      <w:r>
        <w:br/>
      </w:r>
      <w:r>
        <w:br/>
      </w:r>
    </w:p>
    <w:p w:rsidR="00663D84" w:rsidRDefault="00663D84" w:rsidP="001336C1">
      <w:pPr>
        <w:pStyle w:val="ListParagraph"/>
        <w:numPr>
          <w:ilvl w:val="0"/>
          <w:numId w:val="47"/>
        </w:numPr>
      </w:pPr>
      <w:r>
        <w:t>In the “Fitting Strategy” tab, ensure that the “Stack Label” checkbox is checked.</w:t>
      </w:r>
      <w:r>
        <w:br/>
      </w:r>
      <w:r>
        <w:br/>
      </w:r>
      <w:r>
        <w:rPr>
          <w:noProof/>
        </w:rPr>
        <w:lastRenderedPageBreak/>
        <w:drawing>
          <wp:inline distT="0" distB="0" distL="0" distR="0" wp14:anchorId="0A718A7E" wp14:editId="40DAA797">
            <wp:extent cx="3705225" cy="1190625"/>
            <wp:effectExtent l="0" t="0" r="9525" b="9525"/>
            <wp:docPr id="610" name="Picture 6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3705225" cy="1190625"/>
                    </a:xfrm>
                    <a:prstGeom prst="rect">
                      <a:avLst/>
                    </a:prstGeom>
                  </pic:spPr>
                </pic:pic>
              </a:graphicData>
            </a:graphic>
          </wp:inline>
        </w:drawing>
      </w:r>
      <w:r>
        <w:br/>
      </w:r>
      <w:r>
        <w:br/>
      </w:r>
    </w:p>
    <w:p w:rsidR="00663D84" w:rsidRDefault="00663D84" w:rsidP="001336C1">
      <w:pPr>
        <w:pStyle w:val="ListParagraph"/>
        <w:numPr>
          <w:ilvl w:val="0"/>
          <w:numId w:val="47"/>
        </w:numPr>
      </w:pPr>
      <w:r>
        <w:t>Click “OK” to close this window and return to the Feature Class Properties window.</w:t>
      </w:r>
      <w:r>
        <w:br/>
      </w:r>
    </w:p>
    <w:p w:rsidR="00663D84" w:rsidRDefault="00663D84" w:rsidP="001336C1">
      <w:pPr>
        <w:pStyle w:val="ListParagraph"/>
        <w:numPr>
          <w:ilvl w:val="0"/>
          <w:numId w:val="47"/>
        </w:numPr>
      </w:pPr>
      <w:r>
        <w:t>Click “Expression” next to the Label Field dropdown.</w:t>
      </w:r>
      <w:r w:rsidRPr="002202B8">
        <w:rPr>
          <w:noProof/>
        </w:rPr>
        <w:t xml:space="preserve"> </w:t>
      </w:r>
      <w:r>
        <w:br/>
      </w:r>
    </w:p>
    <w:p w:rsidR="00663D84" w:rsidRDefault="00663D84" w:rsidP="001336C1">
      <w:pPr>
        <w:pStyle w:val="ListParagraph"/>
        <w:ind w:left="1620"/>
      </w:pPr>
      <w:r>
        <w:rPr>
          <w:noProof/>
        </w:rPr>
        <mc:AlternateContent>
          <mc:Choice Requires="wps">
            <w:drawing>
              <wp:anchor distT="0" distB="0" distL="114300" distR="114300" simplePos="0" relativeHeight="251844608" behindDoc="0" locked="0" layoutInCell="1" allowOverlap="1" wp14:anchorId="1F5C1EF4" wp14:editId="2C1C3AFA">
                <wp:simplePos x="0" y="0"/>
                <wp:positionH relativeFrom="column">
                  <wp:posOffset>1743075</wp:posOffset>
                </wp:positionH>
                <wp:positionV relativeFrom="paragraph">
                  <wp:posOffset>57150</wp:posOffset>
                </wp:positionV>
                <wp:extent cx="962025" cy="133350"/>
                <wp:effectExtent l="0" t="0" r="9525" b="0"/>
                <wp:wrapNone/>
                <wp:docPr id="581" name="Rectangle 581"/>
                <wp:cNvGraphicFramePr/>
                <a:graphic xmlns:a="http://schemas.openxmlformats.org/drawingml/2006/main">
                  <a:graphicData uri="http://schemas.microsoft.com/office/word/2010/wordprocessingShape">
                    <wps:wsp>
                      <wps:cNvSpPr/>
                      <wps:spPr>
                        <a:xfrm>
                          <a:off x="0" y="0"/>
                          <a:ext cx="962025" cy="1333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581" o:spid="_x0000_s1026" style="position:absolute;margin-left:137.25pt;margin-top:4.5pt;width:75.75pt;height:10.5pt;z-index:2518446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" fillcolor="white [3212]" stroked="f" strokeweight="2pt"/>
            </w:pict>
          </mc:Fallback>
        </mc:AlternateContent>
      </w:r>
      <w:r>
        <w:rPr>
          <w:noProof/>
        </w:rPr>
        <mc:AlternateContent>
          <mc:Choice Requires="wps">
            <w:drawing>
              <wp:anchor distT="0" distB="0" distL="114300" distR="114300" simplePos="0" relativeHeight="251840512" behindDoc="0" locked="0" layoutInCell="1" allowOverlap="1" wp14:anchorId="520F5579" wp14:editId="314ED5D4">
                <wp:simplePos x="0" y="0"/>
                <wp:positionH relativeFrom="column">
                  <wp:posOffset>4994275</wp:posOffset>
                </wp:positionH>
                <wp:positionV relativeFrom="paragraph">
                  <wp:posOffset>126365</wp:posOffset>
                </wp:positionV>
                <wp:extent cx="887095" cy="0"/>
                <wp:effectExtent l="0" t="133350" r="0" b="171450"/>
                <wp:wrapNone/>
                <wp:docPr id="582" name="Straight Arrow Connector 582"/>
                <wp:cNvGraphicFramePr/>
                <a:graphic xmlns:a="http://schemas.openxmlformats.org/drawingml/2006/main">
                  <a:graphicData uri="http://schemas.microsoft.com/office/word/2010/wordprocessingShape">
                    <wps:wsp>
                      <wps:cNvCnPr/>
                      <wps:spPr>
                        <a:xfrm flipH="1" flipV="1">
                          <a:off x="0" y="0"/>
                          <a:ext cx="887095" cy="0"/>
                        </a:xfrm>
                        <a:prstGeom prst="straightConnector1">
                          <a:avLst/>
                        </a:prstGeom>
                        <a:ln>
                          <a:solidFill>
                            <a:srgbClr val="FF0000"/>
                          </a:solidFill>
                          <a:tailEnd type="arrow"/>
                        </a:ln>
                      </wps:spPr>
                      <wps:style>
                        <a:lnRef idx="3">
                          <a:schemeClr val="accent2"/>
                        </a:lnRef>
                        <a:fillRef idx="0">
                          <a:schemeClr val="accent2"/>
                        </a:fillRef>
                        <a:effectRef idx="2">
                          <a:schemeClr val="accent2"/>
                        </a:effectRef>
                        <a:fontRef idx="minor">
                          <a:schemeClr val="tx1"/>
                        </a:fontRef>
                      </wps:style>
                      <wps:bodyPr/>
                    </wps:wsp>
                  </a:graphicData>
                </a:graphic>
                <wp14:sizeRelV relativeFrom="margin">
                  <wp14:pctHeight>0</wp14:pctHeight>
                </wp14:sizeRelV>
              </wp:anchor>
            </w:drawing>
          </mc:Choice>
          <mc:Fallback>
            <w:pict>
              <v:shape id="Straight Arrow Connector 582" o:spid="_x0000_s1026" type="#_x0000_t32" style="position:absolute;margin-left:393.25pt;margin-top:9.95pt;width:69.85pt;height:0;flip:x y;z-index:251840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" strokecolor="red" strokeweight="3pt">
                <v:stroke endarrow="open"/>
                <v:shadow on="t" color="black" opacity="22937f" origin=",.5" offset="0,.63889mm"/>
              </v:shape>
            </w:pict>
          </mc:Fallback>
        </mc:AlternateContent>
      </w:r>
      <w:r>
        <w:rPr>
          <w:noProof/>
        </w:rPr>
        <w:drawing>
          <wp:inline distT="0" distB="0" distL="0" distR="0" wp14:anchorId="386DFBCF" wp14:editId="6E620D36">
            <wp:extent cx="4114800" cy="276225"/>
            <wp:effectExtent l="0" t="0" r="0" b="9525"/>
            <wp:docPr id="611" name="Picture 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srcRect l="3839" t="29810" r="8888" b="65164"/>
                    <a:stretch/>
                  </pic:blipFill>
                  <pic:spPr bwMode="auto">
                    <a:xfrm>
                      <a:off x="0" y="0"/>
                      <a:ext cx="4114800" cy="276225"/>
                    </a:xfrm>
                    <a:prstGeom prst="rect">
                      <a:avLst/>
                    </a:prstGeom>
                    <a:ln>
                      <a:noFill/>
                    </a:ln>
                    <a:extLst>
                      <a:ext uri="{53640926-AAD7-44D8-BBD7-CCE9431645EC}">
                        <a14:shadowObscured xmlns:a14="http://schemas.microsoft.com/office/drawing/2010/main"/>
                      </a:ext>
                    </a:extLst>
                  </pic:spPr>
                </pic:pic>
              </a:graphicData>
            </a:graphic>
          </wp:inline>
        </w:drawing>
      </w:r>
      <w:r>
        <w:br/>
      </w:r>
    </w:p>
    <w:p w:rsidR="001336C1" w:rsidRDefault="00663D84" w:rsidP="001336C1">
      <w:pPr>
        <w:pStyle w:val="ListParagraph"/>
        <w:numPr>
          <w:ilvl w:val="0"/>
          <w:numId w:val="47"/>
        </w:numPr>
      </w:pPr>
      <w:r>
        <w:t xml:space="preserve">Ensure that the “Display coded value description” checkbox is selected, match </w:t>
      </w:r>
      <w:r w:rsidR="00A5663C">
        <w:t>the label text with the text below, click verify, and then click “OK”.</w:t>
      </w:r>
      <w:r>
        <w:br/>
      </w:r>
      <w:r w:rsidRPr="00FA2FC6">
        <w:rPr>
          <w:i/>
        </w:rPr>
        <w:t>(Note: the contents of the expression field below may be copied)</w:t>
      </w:r>
      <w:r w:rsidRPr="002202B8">
        <w:rPr>
          <w:noProof/>
        </w:rPr>
        <w:t xml:space="preserve"> </w:t>
      </w:r>
    </w:p>
    <w:p w:rsidR="001336C1" w:rsidRDefault="001336C1" w:rsidP="00663D84">
      <w:r>
        <w:rPr>
          <w:noProof/>
        </w:rPr>
        <w:lastRenderedPageBreak/>
        <mc:AlternateContent>
          <mc:Choice Requires="wps">
            <w:drawing>
              <wp:anchor distT="0" distB="0" distL="114300" distR="114300" simplePos="0" relativeHeight="251841536" behindDoc="0" locked="0" layoutInCell="1" allowOverlap="1" wp14:anchorId="42A1C8BA" wp14:editId="539E6801">
                <wp:simplePos x="0" y="0"/>
                <wp:positionH relativeFrom="column">
                  <wp:posOffset>3802380</wp:posOffset>
                </wp:positionH>
                <wp:positionV relativeFrom="paragraph">
                  <wp:posOffset>2273300</wp:posOffset>
                </wp:positionV>
                <wp:extent cx="887095" cy="0"/>
                <wp:effectExtent l="0" t="133350" r="0" b="171450"/>
                <wp:wrapNone/>
                <wp:docPr id="586" name="Straight Arrow Connector 586"/>
                <wp:cNvGraphicFramePr/>
                <a:graphic xmlns:a="http://schemas.openxmlformats.org/drawingml/2006/main">
                  <a:graphicData uri="http://schemas.microsoft.com/office/word/2010/wordprocessingShape">
                    <wps:wsp>
                      <wps:cNvCnPr/>
                      <wps:spPr>
                        <a:xfrm flipH="1" flipV="1">
                          <a:off x="0" y="0"/>
                          <a:ext cx="887095" cy="0"/>
                        </a:xfrm>
                        <a:prstGeom prst="straightConnector1">
                          <a:avLst/>
                        </a:prstGeom>
                        <a:ln>
                          <a:solidFill>
                            <a:srgbClr val="FF0000"/>
                          </a:solidFill>
                          <a:tailEnd type="arrow"/>
                        </a:ln>
                      </wps:spPr>
                      <wps:style>
                        <a:lnRef idx="3">
                          <a:schemeClr val="accent2"/>
                        </a:lnRef>
                        <a:fillRef idx="0">
                          <a:schemeClr val="accent2"/>
                        </a:fillRef>
                        <a:effectRef idx="2">
                          <a:schemeClr val="accent2"/>
                        </a:effectRef>
                        <a:fontRef idx="minor">
                          <a:schemeClr val="tx1"/>
                        </a:fontRef>
                      </wps:style>
                      <wps:bodyPr/>
                    </wps:wsp>
                  </a:graphicData>
                </a:graphic>
                <wp14:sizeRelV relativeFrom="margin">
                  <wp14:pctHeight>0</wp14:pctHeight>
                </wp14:sizeRelV>
              </wp:anchor>
            </w:drawing>
          </mc:Choice>
          <mc:Fallback>
            <w:pict>
              <v:shape id="Straight Arrow Connector 586" o:spid="_x0000_s1026" type="#_x0000_t32" style="position:absolute;margin-left:299.4pt;margin-top:179pt;width:69.85pt;height:0;flip:x y;z-index:251841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" strokecolor="red" strokeweight="3pt">
                <v:stroke endarrow="open"/>
                <v:shadow on="t" color="black" opacity="22937f" origin=",.5" offset="0,.63889mm"/>
              </v:shape>
            </w:pict>
          </mc:Fallback>
        </mc:AlternateContent>
      </w:r>
      <w:r>
        <w:rPr>
          <w:noProof/>
        </w:rPr>
        <mc:AlternateContent>
          <mc:Choice Requires="wps">
            <w:drawing>
              <wp:anchor distT="0" distB="0" distL="114300" distR="114300" simplePos="0" relativeHeight="251846656" behindDoc="0" locked="0" layoutInCell="1" allowOverlap="1" wp14:anchorId="7F08BF6F" wp14:editId="0DA4F3B2">
                <wp:simplePos x="0" y="0"/>
                <wp:positionH relativeFrom="column">
                  <wp:posOffset>304800</wp:posOffset>
                </wp:positionH>
                <wp:positionV relativeFrom="paragraph">
                  <wp:posOffset>4095750</wp:posOffset>
                </wp:positionV>
                <wp:extent cx="1504315" cy="4133215"/>
                <wp:effectExtent l="0" t="0" r="19685" b="19685"/>
                <wp:wrapNone/>
                <wp:docPr id="588" name="Straight Connector 588"/>
                <wp:cNvGraphicFramePr/>
                <a:graphic xmlns:a="http://schemas.openxmlformats.org/drawingml/2006/main">
                  <a:graphicData uri="http://schemas.microsoft.com/office/word/2010/wordprocessingShape">
                    <wps:wsp>
                      <wps:cNvCnPr/>
                      <wps:spPr>
                        <a:xfrm flipH="1" flipV="1">
                          <a:off x="0" y="0"/>
                          <a:ext cx="1504315" cy="413321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588" o:spid="_x0000_s1026" style="position:absolute;flip:x y;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pt,322.5pt" to="142.45pt,64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" strokecolor="#4579b8 [3044]"/>
            </w:pict>
          </mc:Fallback>
        </mc:AlternateContent>
      </w:r>
      <w:r>
        <w:rPr>
          <w:noProof/>
        </w:rPr>
        <mc:AlternateContent>
          <mc:Choice Requires="wps">
            <w:drawing>
              <wp:anchor distT="0" distB="0" distL="114300" distR="114300" simplePos="0" relativeHeight="251845632" behindDoc="0" locked="0" layoutInCell="1" allowOverlap="1" wp14:anchorId="0C25BC93" wp14:editId="1EBFFCC4">
                <wp:simplePos x="0" y="0"/>
                <wp:positionH relativeFrom="column">
                  <wp:posOffset>304800</wp:posOffset>
                </wp:positionH>
                <wp:positionV relativeFrom="paragraph">
                  <wp:posOffset>2362200</wp:posOffset>
                </wp:positionV>
                <wp:extent cx="1504315" cy="704850"/>
                <wp:effectExtent l="0" t="0" r="19685" b="19050"/>
                <wp:wrapNone/>
                <wp:docPr id="589" name="Straight Connector 589"/>
                <wp:cNvGraphicFramePr/>
                <a:graphic xmlns:a="http://schemas.openxmlformats.org/drawingml/2006/main">
                  <a:graphicData uri="http://schemas.microsoft.com/office/word/2010/wordprocessingShape">
                    <wps:wsp>
                      <wps:cNvCnPr/>
                      <wps:spPr>
                        <a:xfrm flipH="1">
                          <a:off x="0" y="0"/>
                          <a:ext cx="1504315" cy="704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589" o:spid="_x0000_s1026" style="position:absolute;flip:x;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pt,186pt" to="142.45pt,2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" strokecolor="#4579b8 [3044]"/>
            </w:pict>
          </mc:Fallback>
        </mc:AlternateContent>
      </w:r>
      <w:r>
        <w:rPr>
          <w:noProof/>
        </w:rPr>
        <mc:AlternateContent>
          <mc:Choice Requires="wps">
            <w:drawing>
              <wp:anchor distT="0" distB="0" distL="114300" distR="114300" simplePos="0" relativeHeight="251843584" behindDoc="0" locked="0" layoutInCell="1" allowOverlap="1" wp14:anchorId="4650A8DE" wp14:editId="1F6B394C">
                <wp:simplePos x="0" y="0"/>
                <wp:positionH relativeFrom="column">
                  <wp:posOffset>1809750</wp:posOffset>
                </wp:positionH>
                <wp:positionV relativeFrom="paragraph">
                  <wp:posOffset>2362200</wp:posOffset>
                </wp:positionV>
                <wp:extent cx="4752975" cy="5867400"/>
                <wp:effectExtent l="0" t="0" r="28575" b="19050"/>
                <wp:wrapNone/>
                <wp:docPr id="58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52975" cy="5867400"/>
                        </a:xfrm>
                        <a:prstGeom prst="rect">
                          <a:avLst/>
                        </a:prstGeom>
                        <a:solidFill>
                          <a:srgbClr val="FFFFFF"/>
                        </a:solidFill>
                        <a:ln w="9525">
                          <a:solidFill>
                            <a:schemeClr val="tx1"/>
                          </a:solidFill>
                          <a:miter lim="800000"/>
                          <a:headEnd/>
                          <a:tailEnd/>
                        </a:ln>
                      </wps:spPr>
                      <wps:txbx>
                        <w:txbxContent>
                          <w:p w:rsidR="002844FC" w:rsidRPr="001336C1" w:rsidRDefault="002844FC" w:rsidP="001336C1">
                            <w:pPr>
                              <w:spacing w:line="200" w:lineRule="atLeast"/>
                              <w:rPr>
                                <w:rFonts w:ascii="Times New Roman" w:hAnsi="Times New Roman"/>
                                <w:color w:val="000000"/>
                              </w:rPr>
                            </w:pPr>
                            <w:r w:rsidRPr="001336C1">
                              <w:rPr>
                                <w:rFonts w:ascii="Courier New" w:hAnsi="Courier New" w:cs="Courier New"/>
                                <w:color w:val="000000"/>
                                <w:sz w:val="16"/>
                                <w:szCs w:val="16"/>
                              </w:rPr>
                              <w:t>﻿Function FindLabel ( [InstallJobPrefix], [InstallJobNumber], [InstallJobYear],  [LABELTEXT], [SUBTYPECD], [INSTALLATIONTYPE], [CGC12])</w:t>
                            </w:r>
                          </w:p>
                          <w:p w:rsidR="002844FC" w:rsidRPr="001336C1" w:rsidRDefault="002844FC" w:rsidP="001336C1">
                            <w:pPr>
                              <w:spacing w:line="200" w:lineRule="atLeast"/>
                              <w:rPr>
                                <w:rFonts w:ascii="Times New Roman" w:hAnsi="Times New Roman"/>
                                <w:color w:val="000000"/>
                              </w:rPr>
                            </w:pPr>
                            <w:r w:rsidRPr="001336C1">
                              <w:rPr>
                                <w:rFonts w:ascii="Courier New" w:hAnsi="Courier New" w:cs="Courier New"/>
                                <w:color w:val="000000"/>
                                <w:sz w:val="16"/>
                                <w:szCs w:val="16"/>
                              </w:rPr>
                              <w:t>pos1 = InStr (1, [LABELTEXT], chr(10))</w:t>
                            </w:r>
                          </w:p>
                          <w:p w:rsidR="002844FC" w:rsidRPr="001336C1" w:rsidRDefault="002844FC" w:rsidP="001336C1">
                            <w:pPr>
                              <w:spacing w:line="200" w:lineRule="atLeast"/>
                              <w:rPr>
                                <w:rFonts w:ascii="Times New Roman" w:hAnsi="Times New Roman"/>
                                <w:color w:val="000000"/>
                              </w:rPr>
                            </w:pPr>
                            <w:r w:rsidRPr="001336C1">
                              <w:rPr>
                                <w:rFonts w:ascii="Courier New" w:hAnsi="Courier New" w:cs="Courier New"/>
                                <w:color w:val="000000"/>
                                <w:sz w:val="16"/>
                                <w:szCs w:val="16"/>
                              </w:rPr>
                              <w:t>if pos1 &gt; 0 then</w:t>
                            </w:r>
                          </w:p>
                          <w:p w:rsidR="002844FC" w:rsidRPr="001336C1" w:rsidRDefault="002844FC" w:rsidP="001336C1">
                            <w:pPr>
                              <w:spacing w:line="200" w:lineRule="atLeast"/>
                              <w:rPr>
                                <w:rFonts w:ascii="Times New Roman" w:hAnsi="Times New Roman"/>
                                <w:color w:val="000000"/>
                              </w:rPr>
                            </w:pPr>
                            <w:r w:rsidRPr="001336C1">
                              <w:rPr>
                                <w:rFonts w:ascii="Courier New" w:hAnsi="Courier New" w:cs="Courier New"/>
                                <w:color w:val="000000"/>
                                <w:sz w:val="16"/>
                                <w:szCs w:val="16"/>
                              </w:rPr>
                              <w:t>  pos2 = InStr(pos1 + 1, [LABELTEXT], chr(10))</w:t>
                            </w:r>
                          </w:p>
                          <w:p w:rsidR="002844FC" w:rsidRPr="001336C1" w:rsidRDefault="002844FC" w:rsidP="001336C1">
                            <w:pPr>
                              <w:spacing w:line="200" w:lineRule="atLeast"/>
                              <w:rPr>
                                <w:rFonts w:ascii="Times New Roman" w:hAnsi="Times New Roman"/>
                                <w:color w:val="000000"/>
                              </w:rPr>
                            </w:pPr>
                            <w:r w:rsidRPr="001336C1">
                              <w:rPr>
                                <w:rFonts w:ascii="Courier New" w:hAnsi="Courier New" w:cs="Courier New"/>
                                <w:color w:val="000000"/>
                                <w:sz w:val="16"/>
                                <w:szCs w:val="16"/>
                              </w:rPr>
                              <w:t>else</w:t>
                            </w:r>
                          </w:p>
                          <w:p w:rsidR="002844FC" w:rsidRPr="001336C1" w:rsidRDefault="002844FC" w:rsidP="001336C1">
                            <w:pPr>
                              <w:spacing w:line="200" w:lineRule="atLeast"/>
                              <w:rPr>
                                <w:rFonts w:ascii="Times New Roman" w:hAnsi="Times New Roman"/>
                                <w:color w:val="000000"/>
                              </w:rPr>
                            </w:pPr>
                            <w:r w:rsidRPr="001336C1">
                              <w:rPr>
                                <w:rFonts w:ascii="Courier New" w:hAnsi="Courier New" w:cs="Courier New"/>
                                <w:color w:val="000000"/>
                                <w:sz w:val="16"/>
                                <w:szCs w:val="16"/>
                              </w:rPr>
                              <w:t>  pos2 = -1</w:t>
                            </w:r>
                          </w:p>
                          <w:p w:rsidR="002844FC" w:rsidRPr="001336C1" w:rsidRDefault="002844FC" w:rsidP="001336C1">
                            <w:pPr>
                              <w:spacing w:line="200" w:lineRule="atLeast"/>
                              <w:rPr>
                                <w:rFonts w:ascii="Times New Roman" w:hAnsi="Times New Roman"/>
                                <w:color w:val="000000"/>
                              </w:rPr>
                            </w:pPr>
                            <w:r w:rsidRPr="001336C1">
                              <w:rPr>
                                <w:rFonts w:ascii="Courier New" w:hAnsi="Courier New" w:cs="Courier New"/>
                                <w:color w:val="000000"/>
                                <w:sz w:val="16"/>
                                <w:szCs w:val="16"/>
                              </w:rPr>
                              <w:t>end if</w:t>
                            </w:r>
                          </w:p>
                          <w:p w:rsidR="002844FC" w:rsidRPr="001336C1" w:rsidRDefault="002844FC" w:rsidP="001336C1">
                            <w:pPr>
                              <w:spacing w:line="200" w:lineRule="atLeast"/>
                              <w:rPr>
                                <w:rFonts w:ascii="Times New Roman" w:hAnsi="Times New Roman"/>
                                <w:color w:val="000000"/>
                              </w:rPr>
                            </w:pPr>
                            <w:r w:rsidRPr="001336C1">
                              <w:rPr>
                                <w:rFonts w:ascii="Courier New" w:hAnsi="Courier New" w:cs="Courier New"/>
                                <w:color w:val="000000"/>
                                <w:sz w:val="16"/>
                                <w:szCs w:val="16"/>
                              </w:rPr>
                              <w:t>if ( pos1 &gt; 0) and (pos2 &gt; 0) and (pos2 - pos1 &gt; 1) then</w:t>
                            </w:r>
                          </w:p>
                          <w:p w:rsidR="002844FC" w:rsidRPr="001336C1" w:rsidRDefault="002844FC" w:rsidP="001336C1">
                            <w:pPr>
                              <w:spacing w:line="200" w:lineRule="atLeast"/>
                              <w:rPr>
                                <w:rFonts w:ascii="Times New Roman" w:hAnsi="Times New Roman"/>
                                <w:color w:val="000000"/>
                              </w:rPr>
                            </w:pPr>
                            <w:r w:rsidRPr="001336C1">
                              <w:rPr>
                                <w:rFonts w:ascii="Courier New" w:hAnsi="Courier New" w:cs="Courier New"/>
                                <w:color w:val="000000"/>
                                <w:sz w:val="16"/>
                                <w:szCs w:val="16"/>
                              </w:rPr>
                              <w:t>  lineCount = 3</w:t>
                            </w:r>
                          </w:p>
                          <w:p w:rsidR="002844FC" w:rsidRPr="001336C1" w:rsidRDefault="002844FC" w:rsidP="001336C1">
                            <w:pPr>
                              <w:spacing w:line="200" w:lineRule="atLeast"/>
                              <w:rPr>
                                <w:rFonts w:ascii="Times New Roman" w:hAnsi="Times New Roman"/>
                                <w:color w:val="000000"/>
                              </w:rPr>
                            </w:pPr>
                            <w:r w:rsidRPr="001336C1">
                              <w:rPr>
                                <w:rFonts w:ascii="Courier New" w:hAnsi="Courier New" w:cs="Courier New"/>
                                <w:color w:val="000000"/>
                                <w:sz w:val="16"/>
                                <w:szCs w:val="16"/>
                              </w:rPr>
                              <w:t>elseif pos1 &gt; 0 then</w:t>
                            </w:r>
                          </w:p>
                          <w:p w:rsidR="002844FC" w:rsidRPr="001336C1" w:rsidRDefault="002844FC" w:rsidP="001336C1">
                            <w:pPr>
                              <w:spacing w:line="200" w:lineRule="atLeast"/>
                              <w:rPr>
                                <w:rFonts w:ascii="Times New Roman" w:hAnsi="Times New Roman"/>
                                <w:color w:val="000000"/>
                              </w:rPr>
                            </w:pPr>
                            <w:r w:rsidRPr="001336C1">
                              <w:rPr>
                                <w:rFonts w:ascii="Courier New" w:hAnsi="Courier New" w:cs="Courier New"/>
                                <w:color w:val="000000"/>
                                <w:sz w:val="16"/>
                                <w:szCs w:val="16"/>
                              </w:rPr>
                              <w:t>  lineCount = 2</w:t>
                            </w:r>
                          </w:p>
                          <w:p w:rsidR="002844FC" w:rsidRPr="001336C1" w:rsidRDefault="002844FC" w:rsidP="001336C1">
                            <w:pPr>
                              <w:spacing w:line="200" w:lineRule="atLeast"/>
                              <w:rPr>
                                <w:rFonts w:ascii="Times New Roman" w:hAnsi="Times New Roman"/>
                                <w:color w:val="000000"/>
                              </w:rPr>
                            </w:pPr>
                            <w:r w:rsidRPr="001336C1">
                              <w:rPr>
                                <w:rFonts w:ascii="Courier New" w:hAnsi="Courier New" w:cs="Courier New"/>
                                <w:color w:val="000000"/>
                                <w:sz w:val="16"/>
                                <w:szCs w:val="16"/>
                              </w:rPr>
                              <w:t>else</w:t>
                            </w:r>
                          </w:p>
                          <w:p w:rsidR="002844FC" w:rsidRPr="001336C1" w:rsidRDefault="002844FC" w:rsidP="001336C1">
                            <w:pPr>
                              <w:spacing w:line="200" w:lineRule="atLeast"/>
                              <w:rPr>
                                <w:rFonts w:ascii="Times New Roman" w:hAnsi="Times New Roman"/>
                                <w:color w:val="000000"/>
                              </w:rPr>
                            </w:pPr>
                            <w:r w:rsidRPr="001336C1">
                              <w:rPr>
                                <w:rFonts w:ascii="Courier New" w:hAnsi="Courier New" w:cs="Courier New"/>
                                <w:color w:val="000000"/>
                                <w:sz w:val="16"/>
                                <w:szCs w:val="16"/>
                              </w:rPr>
                              <w:t>  lineCount = 1</w:t>
                            </w:r>
                          </w:p>
                          <w:p w:rsidR="002844FC" w:rsidRPr="001336C1" w:rsidRDefault="002844FC" w:rsidP="001336C1">
                            <w:pPr>
                              <w:spacing w:line="200" w:lineRule="atLeast"/>
                              <w:rPr>
                                <w:rFonts w:ascii="Times New Roman" w:hAnsi="Times New Roman"/>
                                <w:color w:val="000000"/>
                              </w:rPr>
                            </w:pPr>
                            <w:r w:rsidRPr="001336C1">
                              <w:rPr>
                                <w:rFonts w:ascii="Courier New" w:hAnsi="Courier New" w:cs="Courier New"/>
                                <w:color w:val="000000"/>
                                <w:sz w:val="16"/>
                                <w:szCs w:val="16"/>
                              </w:rPr>
                              <w:t>end if</w:t>
                            </w:r>
                          </w:p>
                          <w:p w:rsidR="002844FC" w:rsidRPr="001336C1" w:rsidRDefault="002844FC" w:rsidP="001336C1">
                            <w:pPr>
                              <w:spacing w:line="200" w:lineRule="atLeast"/>
                              <w:rPr>
                                <w:rFonts w:ascii="Times New Roman" w:hAnsi="Times New Roman"/>
                                <w:color w:val="000000"/>
                              </w:rPr>
                            </w:pPr>
                            <w:r w:rsidRPr="001336C1">
                              <w:rPr>
                                <w:rFonts w:ascii="Courier New" w:hAnsi="Courier New" w:cs="Courier New"/>
                                <w:color w:val="000000"/>
                                <w:sz w:val="16"/>
                                <w:szCs w:val="16"/>
                              </w:rPr>
                              <w:t> </w:t>
                            </w:r>
                          </w:p>
                          <w:p w:rsidR="002844FC" w:rsidRPr="001336C1" w:rsidRDefault="002844FC" w:rsidP="001336C1">
                            <w:pPr>
                              <w:spacing w:line="200" w:lineRule="atLeast"/>
                              <w:rPr>
                                <w:rFonts w:ascii="Times New Roman" w:hAnsi="Times New Roman"/>
                                <w:color w:val="000000"/>
                              </w:rPr>
                            </w:pPr>
                            <w:r w:rsidRPr="001336C1">
                              <w:rPr>
                                <w:rFonts w:ascii="Courier New" w:hAnsi="Courier New" w:cs="Courier New"/>
                                <w:color w:val="000000"/>
                                <w:sz w:val="16"/>
                                <w:szCs w:val="16"/>
                              </w:rPr>
                              <w:t>if len([InstallJobPrefix]) &gt; 0 then</w:t>
                            </w:r>
                          </w:p>
                          <w:p w:rsidR="002844FC" w:rsidRPr="001336C1" w:rsidRDefault="002844FC" w:rsidP="001336C1">
                            <w:pPr>
                              <w:spacing w:line="200" w:lineRule="atLeast"/>
                              <w:rPr>
                                <w:rFonts w:ascii="Times New Roman" w:hAnsi="Times New Roman"/>
                                <w:color w:val="000000"/>
                              </w:rPr>
                            </w:pPr>
                            <w:r w:rsidRPr="001336C1">
                              <w:rPr>
                                <w:rFonts w:ascii="Courier New" w:hAnsi="Courier New" w:cs="Courier New"/>
                                <w:color w:val="000000"/>
                                <w:sz w:val="16"/>
                                <w:szCs w:val="16"/>
                              </w:rPr>
                              <w:t>  myString = [InstallJobPrefix]</w:t>
                            </w:r>
                          </w:p>
                          <w:p w:rsidR="002844FC" w:rsidRPr="001336C1" w:rsidRDefault="002844FC" w:rsidP="001336C1">
                            <w:pPr>
                              <w:spacing w:line="200" w:lineRule="atLeast"/>
                              <w:rPr>
                                <w:rFonts w:ascii="Times New Roman" w:hAnsi="Times New Roman"/>
                                <w:color w:val="000000"/>
                              </w:rPr>
                            </w:pPr>
                            <w:r w:rsidRPr="001336C1">
                              <w:rPr>
                                <w:rFonts w:ascii="Courier New" w:hAnsi="Courier New" w:cs="Courier New"/>
                                <w:color w:val="000000"/>
                                <w:sz w:val="16"/>
                                <w:szCs w:val="16"/>
                              </w:rPr>
                              <w:t>End If</w:t>
                            </w:r>
                          </w:p>
                          <w:p w:rsidR="002844FC" w:rsidRPr="001336C1" w:rsidRDefault="002844FC" w:rsidP="001336C1">
                            <w:pPr>
                              <w:spacing w:line="200" w:lineRule="atLeast"/>
                              <w:rPr>
                                <w:rFonts w:ascii="Times New Roman" w:hAnsi="Times New Roman"/>
                                <w:color w:val="000000"/>
                              </w:rPr>
                            </w:pPr>
                            <w:r w:rsidRPr="001336C1">
                              <w:rPr>
                                <w:rFonts w:ascii="Courier New" w:hAnsi="Courier New" w:cs="Courier New"/>
                                <w:color w:val="000000"/>
                                <w:sz w:val="16"/>
                                <w:szCs w:val="16"/>
                              </w:rPr>
                              <w:t> </w:t>
                            </w:r>
                          </w:p>
                          <w:p w:rsidR="002844FC" w:rsidRPr="001336C1" w:rsidRDefault="002844FC" w:rsidP="001336C1">
                            <w:pPr>
                              <w:spacing w:line="200" w:lineRule="atLeast"/>
                              <w:rPr>
                                <w:rFonts w:ascii="Times New Roman" w:hAnsi="Times New Roman"/>
                                <w:color w:val="000000"/>
                              </w:rPr>
                            </w:pPr>
                            <w:r w:rsidRPr="001336C1">
                              <w:rPr>
                                <w:rFonts w:ascii="Courier New" w:hAnsi="Courier New" w:cs="Courier New"/>
                                <w:color w:val="000000"/>
                                <w:sz w:val="16"/>
                                <w:szCs w:val="16"/>
                              </w:rPr>
                              <w:t>if len([InstallJobYear]) &gt; 0 then</w:t>
                            </w:r>
                          </w:p>
                          <w:p w:rsidR="002844FC" w:rsidRPr="001336C1" w:rsidRDefault="002844FC" w:rsidP="001336C1">
                            <w:pPr>
                              <w:spacing w:line="200" w:lineRule="atLeast"/>
                              <w:rPr>
                                <w:rFonts w:ascii="Times New Roman" w:hAnsi="Times New Roman"/>
                                <w:color w:val="000000"/>
                              </w:rPr>
                            </w:pPr>
                            <w:r w:rsidRPr="001336C1">
                              <w:rPr>
                                <w:rFonts w:ascii="Courier New" w:hAnsi="Courier New" w:cs="Courier New"/>
                                <w:color w:val="000000"/>
                                <w:sz w:val="16"/>
                                <w:szCs w:val="16"/>
                              </w:rPr>
                              <w:t>  if len([InstallJobYear]) = 4 then</w:t>
                            </w:r>
                          </w:p>
                          <w:p w:rsidR="002844FC" w:rsidRPr="001336C1" w:rsidRDefault="002844FC" w:rsidP="001336C1">
                            <w:pPr>
                              <w:spacing w:line="200" w:lineRule="atLeast"/>
                              <w:rPr>
                                <w:rFonts w:ascii="Times New Roman" w:hAnsi="Times New Roman"/>
                                <w:color w:val="000000"/>
                              </w:rPr>
                            </w:pPr>
                            <w:r w:rsidRPr="001336C1">
                              <w:rPr>
                                <w:rFonts w:ascii="Courier New" w:hAnsi="Courier New" w:cs="Courier New"/>
                                <w:color w:val="000000"/>
                                <w:sz w:val="16"/>
                                <w:szCs w:val="16"/>
                              </w:rPr>
                              <w:t>    myString = myString + [InstallJobNumber] + " '"+ right([InstallJobYear],2)</w:t>
                            </w:r>
                          </w:p>
                          <w:p w:rsidR="002844FC" w:rsidRPr="001336C1" w:rsidRDefault="002844FC" w:rsidP="001336C1">
                            <w:pPr>
                              <w:spacing w:line="200" w:lineRule="atLeast"/>
                              <w:rPr>
                                <w:rFonts w:ascii="Times New Roman" w:hAnsi="Times New Roman"/>
                                <w:color w:val="000000"/>
                              </w:rPr>
                            </w:pPr>
                            <w:r w:rsidRPr="001336C1">
                              <w:rPr>
                                <w:rFonts w:ascii="Courier New" w:hAnsi="Courier New" w:cs="Courier New"/>
                                <w:color w:val="000000"/>
                                <w:sz w:val="16"/>
                                <w:szCs w:val="16"/>
                              </w:rPr>
                              <w:t>  elseif len([InstallJobYear]) = 2 then</w:t>
                            </w:r>
                          </w:p>
                          <w:p w:rsidR="002844FC" w:rsidRPr="001336C1" w:rsidRDefault="002844FC" w:rsidP="001336C1">
                            <w:pPr>
                              <w:spacing w:line="200" w:lineRule="atLeast"/>
                              <w:rPr>
                                <w:rFonts w:ascii="Times New Roman" w:hAnsi="Times New Roman"/>
                                <w:color w:val="000000"/>
                              </w:rPr>
                            </w:pPr>
                            <w:r w:rsidRPr="001336C1">
                              <w:rPr>
                                <w:rFonts w:ascii="Courier New" w:hAnsi="Courier New" w:cs="Courier New"/>
                                <w:color w:val="000000"/>
                                <w:sz w:val="16"/>
                                <w:szCs w:val="16"/>
                              </w:rPr>
                              <w:t>    myString = myString + [InstallJobNumber] + " '"+ [InstallJobYear]</w:t>
                            </w:r>
                          </w:p>
                          <w:p w:rsidR="002844FC" w:rsidRPr="001336C1" w:rsidRDefault="002844FC" w:rsidP="001336C1">
                            <w:pPr>
                              <w:spacing w:line="200" w:lineRule="atLeast"/>
                              <w:rPr>
                                <w:rFonts w:ascii="Times New Roman" w:hAnsi="Times New Roman"/>
                                <w:color w:val="000000"/>
                              </w:rPr>
                            </w:pPr>
                            <w:r w:rsidRPr="001336C1">
                              <w:rPr>
                                <w:rFonts w:ascii="Courier New" w:hAnsi="Courier New" w:cs="Courier New"/>
                                <w:color w:val="000000"/>
                                <w:sz w:val="16"/>
                                <w:szCs w:val="16"/>
                              </w:rPr>
                              <w:t>  End if</w:t>
                            </w:r>
                          </w:p>
                          <w:p w:rsidR="002844FC" w:rsidRPr="001336C1" w:rsidRDefault="002844FC" w:rsidP="001336C1">
                            <w:pPr>
                              <w:spacing w:line="200" w:lineRule="atLeast"/>
                              <w:rPr>
                                <w:rFonts w:ascii="Times New Roman" w:hAnsi="Times New Roman"/>
                                <w:color w:val="000000"/>
                              </w:rPr>
                            </w:pPr>
                            <w:r w:rsidRPr="001336C1">
                              <w:rPr>
                                <w:rFonts w:ascii="Courier New" w:hAnsi="Courier New" w:cs="Courier New"/>
                                <w:color w:val="000000"/>
                                <w:sz w:val="16"/>
                                <w:szCs w:val="16"/>
                              </w:rPr>
                              <w:t>Else</w:t>
                            </w:r>
                          </w:p>
                          <w:p w:rsidR="002844FC" w:rsidRPr="001336C1" w:rsidRDefault="002844FC" w:rsidP="001336C1">
                            <w:pPr>
                              <w:spacing w:line="200" w:lineRule="atLeast"/>
                              <w:rPr>
                                <w:rFonts w:ascii="Times New Roman" w:hAnsi="Times New Roman"/>
                                <w:color w:val="000000"/>
                              </w:rPr>
                            </w:pPr>
                            <w:r w:rsidRPr="001336C1">
                              <w:rPr>
                                <w:rFonts w:ascii="Courier New" w:hAnsi="Courier New" w:cs="Courier New"/>
                                <w:color w:val="000000"/>
                                <w:sz w:val="16"/>
                                <w:szCs w:val="16"/>
                              </w:rPr>
                              <w:t xml:space="preserve">  myString  = myString + [InstallJobNumber] </w:t>
                            </w:r>
                          </w:p>
                          <w:p w:rsidR="002844FC" w:rsidRPr="001336C1" w:rsidRDefault="002844FC" w:rsidP="001336C1">
                            <w:pPr>
                              <w:spacing w:line="200" w:lineRule="atLeast"/>
                              <w:rPr>
                                <w:rFonts w:ascii="Times New Roman" w:hAnsi="Times New Roman"/>
                                <w:color w:val="000000"/>
                              </w:rPr>
                            </w:pPr>
                            <w:r w:rsidRPr="001336C1">
                              <w:rPr>
                                <w:rFonts w:ascii="Courier New" w:hAnsi="Courier New" w:cs="Courier New"/>
                                <w:color w:val="000000"/>
                                <w:sz w:val="16"/>
                                <w:szCs w:val="16"/>
                              </w:rPr>
                              <w:t>end if</w:t>
                            </w:r>
                          </w:p>
                          <w:p w:rsidR="002844FC" w:rsidRPr="001336C1" w:rsidRDefault="002844FC" w:rsidP="001336C1">
                            <w:pPr>
                              <w:spacing w:line="200" w:lineRule="atLeast"/>
                              <w:rPr>
                                <w:rFonts w:ascii="Times New Roman" w:hAnsi="Times New Roman"/>
                                <w:color w:val="000000"/>
                              </w:rPr>
                            </w:pPr>
                            <w:r w:rsidRPr="001336C1">
                              <w:rPr>
                                <w:rFonts w:ascii="Courier New" w:hAnsi="Courier New" w:cs="Courier New"/>
                                <w:color w:val="000000"/>
                                <w:sz w:val="16"/>
                                <w:szCs w:val="16"/>
                              </w:rPr>
                              <w:t> </w:t>
                            </w:r>
                          </w:p>
                          <w:p w:rsidR="002844FC" w:rsidRPr="001336C1" w:rsidRDefault="002844FC" w:rsidP="001336C1">
                            <w:pPr>
                              <w:spacing w:line="200" w:lineRule="atLeast"/>
                              <w:rPr>
                                <w:rFonts w:ascii="Times New Roman" w:hAnsi="Times New Roman"/>
                                <w:color w:val="000000"/>
                              </w:rPr>
                            </w:pPr>
                            <w:r w:rsidRPr="001336C1">
                              <w:rPr>
                                <w:rFonts w:ascii="Courier New" w:hAnsi="Courier New" w:cs="Courier New"/>
                                <w:color w:val="000000"/>
                                <w:sz w:val="16"/>
                                <w:szCs w:val="16"/>
                              </w:rPr>
                              <w:t>if [SUBTYPECD] = "Distribution Overhead" or _</w:t>
                            </w:r>
                          </w:p>
                          <w:p w:rsidR="002844FC" w:rsidRPr="001336C1" w:rsidRDefault="002844FC" w:rsidP="001336C1">
                            <w:pPr>
                              <w:spacing w:line="200" w:lineRule="atLeast"/>
                              <w:rPr>
                                <w:rFonts w:ascii="Times New Roman" w:hAnsi="Times New Roman"/>
                                <w:color w:val="000000"/>
                              </w:rPr>
                            </w:pPr>
                            <w:r w:rsidRPr="001336C1">
                              <w:rPr>
                                <w:rFonts w:ascii="Courier New" w:hAnsi="Courier New" w:cs="Courier New"/>
                                <w:color w:val="000000"/>
                                <w:sz w:val="16"/>
                                <w:szCs w:val="16"/>
                              </w:rPr>
                              <w:t>   ([SUBTYPECD] = "Equipment" and [INSTALLATIONTYPE] = "Overhead") or _</w:t>
                            </w:r>
                          </w:p>
                          <w:p w:rsidR="002844FC" w:rsidRPr="001336C1" w:rsidRDefault="002844FC" w:rsidP="001336C1">
                            <w:pPr>
                              <w:spacing w:line="200" w:lineRule="atLeast"/>
                              <w:rPr>
                                <w:rFonts w:ascii="Times New Roman" w:hAnsi="Times New Roman"/>
                                <w:color w:val="000000"/>
                              </w:rPr>
                            </w:pPr>
                            <w:r w:rsidRPr="001336C1">
                              <w:rPr>
                                <w:rFonts w:ascii="Courier New" w:hAnsi="Courier New" w:cs="Courier New"/>
                                <w:color w:val="000000"/>
                                <w:sz w:val="16"/>
                                <w:szCs w:val="16"/>
                              </w:rPr>
                              <w:t>   ([SUBTYPECD] = "Street Light" and [INSTALLATIONTYPE] = "Overhead") or _</w:t>
                            </w:r>
                          </w:p>
                          <w:p w:rsidR="002844FC" w:rsidRPr="001336C1" w:rsidRDefault="002844FC" w:rsidP="001336C1">
                            <w:pPr>
                              <w:spacing w:line="200" w:lineRule="atLeast"/>
                              <w:rPr>
                                <w:rFonts w:ascii="Times New Roman" w:hAnsi="Times New Roman"/>
                                <w:color w:val="000000"/>
                              </w:rPr>
                            </w:pPr>
                            <w:r w:rsidRPr="001336C1">
                              <w:rPr>
                                <w:rFonts w:ascii="Courier New" w:hAnsi="Courier New" w:cs="Courier New"/>
                                <w:color w:val="000000"/>
                                <w:sz w:val="16"/>
                                <w:szCs w:val="16"/>
                              </w:rPr>
                              <w:t>   ([SUBTYPECD] = "Secondary" and [INSTALLATIONTYPE] = "Overhead") then</w:t>
                            </w:r>
                          </w:p>
                          <w:p w:rsidR="002844FC" w:rsidRPr="001336C1" w:rsidRDefault="002844FC" w:rsidP="001336C1">
                            <w:pPr>
                              <w:spacing w:line="200" w:lineRule="atLeast"/>
                              <w:rPr>
                                <w:rFonts w:ascii="Times New Roman" w:hAnsi="Times New Roman"/>
                                <w:color w:val="000000"/>
                              </w:rPr>
                            </w:pPr>
                            <w:r w:rsidRPr="001336C1">
                              <w:rPr>
                                <w:rFonts w:ascii="Courier New" w:hAnsi="Courier New" w:cs="Courier New"/>
                                <w:color w:val="000000"/>
                                <w:sz w:val="16"/>
                                <w:szCs w:val="16"/>
                              </w:rPr>
                              <w:t>  if LineCount = 3 then</w:t>
                            </w:r>
                          </w:p>
                          <w:p w:rsidR="002844FC" w:rsidRPr="001336C1" w:rsidRDefault="002844FC" w:rsidP="001336C1">
                            <w:pPr>
                              <w:spacing w:line="200" w:lineRule="atLeast"/>
                              <w:rPr>
                                <w:rFonts w:ascii="Times New Roman" w:hAnsi="Times New Roman"/>
                                <w:color w:val="000000"/>
                              </w:rPr>
                            </w:pPr>
                            <w:r w:rsidRPr="001336C1">
                              <w:rPr>
                                <w:rFonts w:ascii="Courier New" w:hAnsi="Courier New" w:cs="Courier New"/>
                                <w:color w:val="000000"/>
                                <w:sz w:val="16"/>
                                <w:szCs w:val="16"/>
                              </w:rPr>
                              <w:t>    FindLabel = myString</w:t>
                            </w:r>
                          </w:p>
                          <w:p w:rsidR="002844FC" w:rsidRPr="001336C1" w:rsidRDefault="002844FC" w:rsidP="001336C1">
                            <w:pPr>
                              <w:spacing w:line="200" w:lineRule="atLeast"/>
                              <w:rPr>
                                <w:rFonts w:ascii="Times New Roman" w:hAnsi="Times New Roman"/>
                                <w:color w:val="000000"/>
                              </w:rPr>
                            </w:pPr>
                            <w:r w:rsidRPr="001336C1">
                              <w:rPr>
                                <w:rFonts w:ascii="Courier New" w:hAnsi="Courier New" w:cs="Courier New"/>
                                <w:color w:val="000000"/>
                                <w:sz w:val="16"/>
                                <w:szCs w:val="16"/>
                              </w:rPr>
                              <w:t>  elseif LineCount = 2 then</w:t>
                            </w:r>
                          </w:p>
                          <w:p w:rsidR="002844FC" w:rsidRPr="001336C1" w:rsidRDefault="002844FC" w:rsidP="001336C1">
                            <w:pPr>
                              <w:spacing w:line="200" w:lineRule="atLeast"/>
                              <w:rPr>
                                <w:rFonts w:ascii="Times New Roman" w:hAnsi="Times New Roman"/>
                                <w:color w:val="000000"/>
                              </w:rPr>
                            </w:pPr>
                            <w:r w:rsidRPr="001336C1">
                              <w:rPr>
                                <w:rFonts w:ascii="Courier New" w:hAnsi="Courier New" w:cs="Courier New"/>
                                <w:color w:val="000000"/>
                                <w:sz w:val="16"/>
                                <w:szCs w:val="16"/>
                              </w:rPr>
                              <w:t>    FindLabel = myString + vbCrLf + chr(129)</w:t>
                            </w:r>
                          </w:p>
                          <w:p w:rsidR="002844FC" w:rsidRPr="001336C1" w:rsidRDefault="002844FC" w:rsidP="001336C1">
                            <w:pPr>
                              <w:spacing w:line="200" w:lineRule="atLeast"/>
                              <w:rPr>
                                <w:rFonts w:ascii="Times New Roman" w:hAnsi="Times New Roman"/>
                                <w:color w:val="000000"/>
                              </w:rPr>
                            </w:pPr>
                            <w:r w:rsidRPr="001336C1">
                              <w:rPr>
                                <w:rFonts w:ascii="Courier New" w:hAnsi="Courier New" w:cs="Courier New"/>
                                <w:color w:val="000000"/>
                                <w:sz w:val="16"/>
                                <w:szCs w:val="16"/>
                              </w:rPr>
                              <w:t>  else</w:t>
                            </w:r>
                          </w:p>
                          <w:p w:rsidR="002844FC" w:rsidRPr="001336C1" w:rsidRDefault="002844FC" w:rsidP="001336C1">
                            <w:pPr>
                              <w:spacing w:line="200" w:lineRule="atLeast"/>
                              <w:rPr>
                                <w:rFonts w:ascii="Times New Roman" w:hAnsi="Times New Roman"/>
                                <w:color w:val="000000"/>
                              </w:rPr>
                            </w:pPr>
                            <w:r w:rsidRPr="001336C1">
                              <w:rPr>
                                <w:rFonts w:ascii="Courier New" w:hAnsi="Courier New" w:cs="Courier New"/>
                                <w:color w:val="000000"/>
                                <w:sz w:val="16"/>
                                <w:szCs w:val="16"/>
                              </w:rPr>
                              <w:t>    FindLabel = myString + vbCrLf + chr(129) + vbCrLf + chr(129)</w:t>
                            </w:r>
                          </w:p>
                          <w:p w:rsidR="002844FC" w:rsidRPr="001336C1" w:rsidRDefault="002844FC" w:rsidP="001336C1">
                            <w:pPr>
                              <w:spacing w:line="200" w:lineRule="atLeast"/>
                              <w:rPr>
                                <w:rFonts w:ascii="Times New Roman" w:hAnsi="Times New Roman"/>
                                <w:color w:val="000000"/>
                              </w:rPr>
                            </w:pPr>
                            <w:r w:rsidRPr="001336C1">
                              <w:rPr>
                                <w:rFonts w:ascii="Courier New" w:hAnsi="Courier New" w:cs="Courier New"/>
                                <w:color w:val="000000"/>
                                <w:sz w:val="16"/>
                                <w:szCs w:val="16"/>
                              </w:rPr>
                              <w:t>  end if</w:t>
                            </w:r>
                          </w:p>
                          <w:p w:rsidR="002844FC" w:rsidRPr="001336C1" w:rsidRDefault="002844FC" w:rsidP="001336C1">
                            <w:pPr>
                              <w:spacing w:line="200" w:lineRule="atLeast"/>
                              <w:rPr>
                                <w:rFonts w:ascii="Times New Roman" w:hAnsi="Times New Roman"/>
                                <w:color w:val="000000"/>
                              </w:rPr>
                            </w:pPr>
                            <w:r w:rsidRPr="001336C1">
                              <w:rPr>
                                <w:rFonts w:ascii="Courier New" w:hAnsi="Courier New" w:cs="Courier New"/>
                                <w:color w:val="000000"/>
                                <w:sz w:val="16"/>
                                <w:szCs w:val="16"/>
                              </w:rPr>
                              <w:t>else</w:t>
                            </w:r>
                          </w:p>
                          <w:p w:rsidR="002844FC" w:rsidRPr="001336C1" w:rsidRDefault="002844FC" w:rsidP="001336C1">
                            <w:pPr>
                              <w:spacing w:line="200" w:lineRule="atLeast"/>
                              <w:rPr>
                                <w:rFonts w:ascii="Times New Roman" w:hAnsi="Times New Roman"/>
                                <w:color w:val="000000"/>
                              </w:rPr>
                            </w:pPr>
                            <w:r w:rsidRPr="001336C1">
                              <w:rPr>
                                <w:rFonts w:ascii="Courier New" w:hAnsi="Courier New" w:cs="Courier New"/>
                                <w:color w:val="000000"/>
                                <w:sz w:val="16"/>
                                <w:szCs w:val="16"/>
                              </w:rPr>
                              <w:t>  FindLabel = myString + vbCrLf + chr(129) + vbCrLf + chr(129)</w:t>
                            </w:r>
                          </w:p>
                          <w:p w:rsidR="002844FC" w:rsidRPr="001336C1" w:rsidRDefault="002844FC" w:rsidP="001336C1">
                            <w:pPr>
                              <w:spacing w:line="200" w:lineRule="atLeast"/>
                              <w:rPr>
                                <w:rFonts w:ascii="Times New Roman" w:hAnsi="Times New Roman"/>
                                <w:color w:val="000000"/>
                              </w:rPr>
                            </w:pPr>
                            <w:r w:rsidRPr="001336C1">
                              <w:rPr>
                                <w:rFonts w:ascii="Courier New" w:hAnsi="Courier New" w:cs="Courier New"/>
                                <w:color w:val="000000"/>
                                <w:sz w:val="16"/>
                                <w:szCs w:val="16"/>
                              </w:rPr>
                              <w:t>end if</w:t>
                            </w:r>
                          </w:p>
                          <w:p w:rsidR="002844FC" w:rsidRPr="001336C1" w:rsidRDefault="002844FC" w:rsidP="001336C1">
                            <w:pPr>
                              <w:spacing w:line="200" w:lineRule="atLeast"/>
                              <w:rPr>
                                <w:rFonts w:ascii="Times New Roman" w:hAnsi="Times New Roman"/>
                                <w:color w:val="000000"/>
                              </w:rPr>
                            </w:pPr>
                            <w:r w:rsidRPr="001336C1">
                              <w:rPr>
                                <w:rFonts w:ascii="Courier New" w:hAnsi="Courier New" w:cs="Courier New"/>
                                <w:color w:val="000000"/>
                                <w:sz w:val="16"/>
                                <w:szCs w:val="16"/>
                              </w:rPr>
                              <w:t>End Function</w:t>
                            </w:r>
                          </w:p>
                          <w:p w:rsidR="002844FC" w:rsidRPr="0068702F" w:rsidRDefault="002844FC" w:rsidP="00663D84">
                            <w:pPr>
                              <w:contextualSpacing/>
                              <w:rPr>
                                <w:rFonts w:ascii="Times New Roman" w:hAnsi="Times New Roman"/>
                                <w:color w:val="000000"/>
                              </w:rPr>
                            </w:pPr>
                          </w:p>
                          <w:p w:rsidR="002844FC" w:rsidRPr="00BC67AB" w:rsidRDefault="002844FC" w:rsidP="00663D84">
                            <w:pPr>
                              <w:contextualSpacing/>
                              <w:rPr>
                                <w:sz w:val="16"/>
                              </w:rPr>
                            </w:pPr>
                          </w:p>
                          <w:p w:rsidR="002844FC" w:rsidRPr="00BC67AB" w:rsidRDefault="002844FC" w:rsidP="00663D84">
                            <w:pPr>
                              <w:contextualSpacing/>
                              <w:rPr>
                                <w:sz w:val="16"/>
                              </w:rPr>
                            </w:pPr>
                          </w:p>
                        </w:txbxContent>
                      </wps:txbx>
                      <wps:bodyPr rot="0" vert="horz" wrap="square" lIns="91440" tIns="0" rIns="91440" bIns="0" anchor="t" anchorCtr="0">
                        <a:noAutofit/>
                      </wps:bodyPr>
                    </wps:wsp>
                  </a:graphicData>
                </a:graphic>
                <wp14:sizeRelH relativeFrom="margin">
                  <wp14:pctWidth>0</wp14:pctWidth>
                </wp14:sizeRelH>
                <wp14:sizeRelV relativeFrom="margin">
                  <wp14:pctHeight>0</wp14:pctHeight>
                </wp14:sizeRelV>
              </wp:anchor>
            </w:drawing>
          </mc:Choice>
          <mc:Fallback>
            <w:pict>
              <v:shape id="_x0000_s1036" type="#_x0000_t202" style="position:absolute;margin-left:142.5pt;margin-top:186pt;width:374.25pt;height:462pt;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" strokecolor="black [3213]">
                <v:textbox inset=",0,,0">
                  <w:txbxContent>
                    <w:p w:rsidR="002844FC" w:rsidRPr="001336C1" w:rsidRDefault="002844FC" w:rsidP="001336C1">
                      <w:pPr>
                        <w:spacing w:line="200" w:lineRule="atLeast"/>
                        <w:rPr>
                          <w:rFonts w:ascii="Times New Roman" w:hAnsi="Times New Roman"/>
                          <w:color w:val="000000"/>
                        </w:rPr>
                      </w:pPr>
                      <w:r w:rsidRPr="001336C1">
                        <w:rPr>
                          <w:rFonts w:ascii="Courier New" w:hAnsi="Courier New" w:cs="Courier New"/>
                          <w:color w:val="000000"/>
                          <w:sz w:val="16"/>
                          <w:szCs w:val="16"/>
                        </w:rPr>
                        <w:t>﻿Function FindLabel ( [InstallJobPrefix], [InstallJobNumber], [InstallJobYear],  [LABELTEXT], [SUBTYPECD], [INSTALLATIONTYPE], [CGC12])</w:t>
                      </w:r>
                    </w:p>
                    <w:p w:rsidR="002844FC" w:rsidRPr="001336C1" w:rsidRDefault="002844FC" w:rsidP="001336C1">
                      <w:pPr>
                        <w:spacing w:line="200" w:lineRule="atLeast"/>
                        <w:rPr>
                          <w:rFonts w:ascii="Times New Roman" w:hAnsi="Times New Roman"/>
                          <w:color w:val="000000"/>
                        </w:rPr>
                      </w:pPr>
                      <w:r w:rsidRPr="001336C1">
                        <w:rPr>
                          <w:rFonts w:ascii="Courier New" w:hAnsi="Courier New" w:cs="Courier New"/>
                          <w:color w:val="000000"/>
                          <w:sz w:val="16"/>
                          <w:szCs w:val="16"/>
                        </w:rPr>
                        <w:t>pos1 = InStr (1, [LABELTEXT], chr(10))</w:t>
                      </w:r>
                    </w:p>
                    <w:p w:rsidR="002844FC" w:rsidRPr="001336C1" w:rsidRDefault="002844FC" w:rsidP="001336C1">
                      <w:pPr>
                        <w:spacing w:line="200" w:lineRule="atLeast"/>
                        <w:rPr>
                          <w:rFonts w:ascii="Times New Roman" w:hAnsi="Times New Roman"/>
                          <w:color w:val="000000"/>
                        </w:rPr>
                      </w:pPr>
                      <w:r w:rsidRPr="001336C1">
                        <w:rPr>
                          <w:rFonts w:ascii="Courier New" w:hAnsi="Courier New" w:cs="Courier New"/>
                          <w:color w:val="000000"/>
                          <w:sz w:val="16"/>
                          <w:szCs w:val="16"/>
                        </w:rPr>
                        <w:t>if pos1 &gt; 0 then</w:t>
                      </w:r>
                    </w:p>
                    <w:p w:rsidR="002844FC" w:rsidRPr="001336C1" w:rsidRDefault="002844FC" w:rsidP="001336C1">
                      <w:pPr>
                        <w:spacing w:line="200" w:lineRule="atLeast"/>
                        <w:rPr>
                          <w:rFonts w:ascii="Times New Roman" w:hAnsi="Times New Roman"/>
                          <w:color w:val="000000"/>
                        </w:rPr>
                      </w:pPr>
                      <w:r w:rsidRPr="001336C1">
                        <w:rPr>
                          <w:rFonts w:ascii="Courier New" w:hAnsi="Courier New" w:cs="Courier New"/>
                          <w:color w:val="000000"/>
                          <w:sz w:val="16"/>
                          <w:szCs w:val="16"/>
                        </w:rPr>
                        <w:t>  pos2 = InStr(pos1 + 1, [LABELTEXT], chr(10))</w:t>
                      </w:r>
                    </w:p>
                    <w:p w:rsidR="002844FC" w:rsidRPr="001336C1" w:rsidRDefault="002844FC" w:rsidP="001336C1">
                      <w:pPr>
                        <w:spacing w:line="200" w:lineRule="atLeast"/>
                        <w:rPr>
                          <w:rFonts w:ascii="Times New Roman" w:hAnsi="Times New Roman"/>
                          <w:color w:val="000000"/>
                        </w:rPr>
                      </w:pPr>
                      <w:r w:rsidRPr="001336C1">
                        <w:rPr>
                          <w:rFonts w:ascii="Courier New" w:hAnsi="Courier New" w:cs="Courier New"/>
                          <w:color w:val="000000"/>
                          <w:sz w:val="16"/>
                          <w:szCs w:val="16"/>
                        </w:rPr>
                        <w:t>else</w:t>
                      </w:r>
                    </w:p>
                    <w:p w:rsidR="002844FC" w:rsidRPr="001336C1" w:rsidRDefault="002844FC" w:rsidP="001336C1">
                      <w:pPr>
                        <w:spacing w:line="200" w:lineRule="atLeast"/>
                        <w:rPr>
                          <w:rFonts w:ascii="Times New Roman" w:hAnsi="Times New Roman"/>
                          <w:color w:val="000000"/>
                        </w:rPr>
                      </w:pPr>
                      <w:r w:rsidRPr="001336C1">
                        <w:rPr>
                          <w:rFonts w:ascii="Courier New" w:hAnsi="Courier New" w:cs="Courier New"/>
                          <w:color w:val="000000"/>
                          <w:sz w:val="16"/>
                          <w:szCs w:val="16"/>
                        </w:rPr>
                        <w:t>  pos2 = -1</w:t>
                      </w:r>
                    </w:p>
                    <w:p w:rsidR="002844FC" w:rsidRPr="001336C1" w:rsidRDefault="002844FC" w:rsidP="001336C1">
                      <w:pPr>
                        <w:spacing w:line="200" w:lineRule="atLeast"/>
                        <w:rPr>
                          <w:rFonts w:ascii="Times New Roman" w:hAnsi="Times New Roman"/>
                          <w:color w:val="000000"/>
                        </w:rPr>
                      </w:pPr>
                      <w:r w:rsidRPr="001336C1">
                        <w:rPr>
                          <w:rFonts w:ascii="Courier New" w:hAnsi="Courier New" w:cs="Courier New"/>
                          <w:color w:val="000000"/>
                          <w:sz w:val="16"/>
                          <w:szCs w:val="16"/>
                        </w:rPr>
                        <w:t>end if</w:t>
                      </w:r>
                    </w:p>
                    <w:p w:rsidR="002844FC" w:rsidRPr="001336C1" w:rsidRDefault="002844FC" w:rsidP="001336C1">
                      <w:pPr>
                        <w:spacing w:line="200" w:lineRule="atLeast"/>
                        <w:rPr>
                          <w:rFonts w:ascii="Times New Roman" w:hAnsi="Times New Roman"/>
                          <w:color w:val="000000"/>
                        </w:rPr>
                      </w:pPr>
                      <w:r w:rsidRPr="001336C1">
                        <w:rPr>
                          <w:rFonts w:ascii="Courier New" w:hAnsi="Courier New" w:cs="Courier New"/>
                          <w:color w:val="000000"/>
                          <w:sz w:val="16"/>
                          <w:szCs w:val="16"/>
                        </w:rPr>
                        <w:t>if ( pos1 &gt; 0) and (pos2 &gt; 0) and (pos2 - pos1 &gt; 1) then</w:t>
                      </w:r>
                    </w:p>
                    <w:p w:rsidR="002844FC" w:rsidRPr="001336C1" w:rsidRDefault="002844FC" w:rsidP="001336C1">
                      <w:pPr>
                        <w:spacing w:line="200" w:lineRule="atLeast"/>
                        <w:rPr>
                          <w:rFonts w:ascii="Times New Roman" w:hAnsi="Times New Roman"/>
                          <w:color w:val="000000"/>
                        </w:rPr>
                      </w:pPr>
                      <w:r w:rsidRPr="001336C1">
                        <w:rPr>
                          <w:rFonts w:ascii="Courier New" w:hAnsi="Courier New" w:cs="Courier New"/>
                          <w:color w:val="000000"/>
                          <w:sz w:val="16"/>
                          <w:szCs w:val="16"/>
                        </w:rPr>
                        <w:t>  lineCount = 3</w:t>
                      </w:r>
                    </w:p>
                    <w:p w:rsidR="002844FC" w:rsidRPr="001336C1" w:rsidRDefault="002844FC" w:rsidP="001336C1">
                      <w:pPr>
                        <w:spacing w:line="200" w:lineRule="atLeast"/>
                        <w:rPr>
                          <w:rFonts w:ascii="Times New Roman" w:hAnsi="Times New Roman"/>
                          <w:color w:val="000000"/>
                        </w:rPr>
                      </w:pPr>
                      <w:r w:rsidRPr="001336C1">
                        <w:rPr>
                          <w:rFonts w:ascii="Courier New" w:hAnsi="Courier New" w:cs="Courier New"/>
                          <w:color w:val="000000"/>
                          <w:sz w:val="16"/>
                          <w:szCs w:val="16"/>
                        </w:rPr>
                        <w:t>elseif pos1 &gt; 0 then</w:t>
                      </w:r>
                    </w:p>
                    <w:p w:rsidR="002844FC" w:rsidRPr="001336C1" w:rsidRDefault="002844FC" w:rsidP="001336C1">
                      <w:pPr>
                        <w:spacing w:line="200" w:lineRule="atLeast"/>
                        <w:rPr>
                          <w:rFonts w:ascii="Times New Roman" w:hAnsi="Times New Roman"/>
                          <w:color w:val="000000"/>
                        </w:rPr>
                      </w:pPr>
                      <w:r w:rsidRPr="001336C1">
                        <w:rPr>
                          <w:rFonts w:ascii="Courier New" w:hAnsi="Courier New" w:cs="Courier New"/>
                          <w:color w:val="000000"/>
                          <w:sz w:val="16"/>
                          <w:szCs w:val="16"/>
                        </w:rPr>
                        <w:t>  lineCount = 2</w:t>
                      </w:r>
                    </w:p>
                    <w:p w:rsidR="002844FC" w:rsidRPr="001336C1" w:rsidRDefault="002844FC" w:rsidP="001336C1">
                      <w:pPr>
                        <w:spacing w:line="200" w:lineRule="atLeast"/>
                        <w:rPr>
                          <w:rFonts w:ascii="Times New Roman" w:hAnsi="Times New Roman"/>
                          <w:color w:val="000000"/>
                        </w:rPr>
                      </w:pPr>
                      <w:r w:rsidRPr="001336C1">
                        <w:rPr>
                          <w:rFonts w:ascii="Courier New" w:hAnsi="Courier New" w:cs="Courier New"/>
                          <w:color w:val="000000"/>
                          <w:sz w:val="16"/>
                          <w:szCs w:val="16"/>
                        </w:rPr>
                        <w:t>else</w:t>
                      </w:r>
                    </w:p>
                    <w:p w:rsidR="002844FC" w:rsidRPr="001336C1" w:rsidRDefault="002844FC" w:rsidP="001336C1">
                      <w:pPr>
                        <w:spacing w:line="200" w:lineRule="atLeast"/>
                        <w:rPr>
                          <w:rFonts w:ascii="Times New Roman" w:hAnsi="Times New Roman"/>
                          <w:color w:val="000000"/>
                        </w:rPr>
                      </w:pPr>
                      <w:r w:rsidRPr="001336C1">
                        <w:rPr>
                          <w:rFonts w:ascii="Courier New" w:hAnsi="Courier New" w:cs="Courier New"/>
                          <w:color w:val="000000"/>
                          <w:sz w:val="16"/>
                          <w:szCs w:val="16"/>
                        </w:rPr>
                        <w:t>  lineCount = 1</w:t>
                      </w:r>
                    </w:p>
                    <w:p w:rsidR="002844FC" w:rsidRPr="001336C1" w:rsidRDefault="002844FC" w:rsidP="001336C1">
                      <w:pPr>
                        <w:spacing w:line="200" w:lineRule="atLeast"/>
                        <w:rPr>
                          <w:rFonts w:ascii="Times New Roman" w:hAnsi="Times New Roman"/>
                          <w:color w:val="000000"/>
                        </w:rPr>
                      </w:pPr>
                      <w:r w:rsidRPr="001336C1">
                        <w:rPr>
                          <w:rFonts w:ascii="Courier New" w:hAnsi="Courier New" w:cs="Courier New"/>
                          <w:color w:val="000000"/>
                          <w:sz w:val="16"/>
                          <w:szCs w:val="16"/>
                        </w:rPr>
                        <w:t>end if</w:t>
                      </w:r>
                    </w:p>
                    <w:p w:rsidR="002844FC" w:rsidRPr="001336C1" w:rsidRDefault="002844FC" w:rsidP="001336C1">
                      <w:pPr>
                        <w:spacing w:line="200" w:lineRule="atLeast"/>
                        <w:rPr>
                          <w:rFonts w:ascii="Times New Roman" w:hAnsi="Times New Roman"/>
                          <w:color w:val="000000"/>
                        </w:rPr>
                      </w:pPr>
                      <w:r w:rsidRPr="001336C1">
                        <w:rPr>
                          <w:rFonts w:ascii="Courier New" w:hAnsi="Courier New" w:cs="Courier New"/>
                          <w:color w:val="000000"/>
                          <w:sz w:val="16"/>
                          <w:szCs w:val="16"/>
                        </w:rPr>
                        <w:t> </w:t>
                      </w:r>
                    </w:p>
                    <w:p w:rsidR="002844FC" w:rsidRPr="001336C1" w:rsidRDefault="002844FC" w:rsidP="001336C1">
                      <w:pPr>
                        <w:spacing w:line="200" w:lineRule="atLeast"/>
                        <w:rPr>
                          <w:rFonts w:ascii="Times New Roman" w:hAnsi="Times New Roman"/>
                          <w:color w:val="000000"/>
                        </w:rPr>
                      </w:pPr>
                      <w:r w:rsidRPr="001336C1">
                        <w:rPr>
                          <w:rFonts w:ascii="Courier New" w:hAnsi="Courier New" w:cs="Courier New"/>
                          <w:color w:val="000000"/>
                          <w:sz w:val="16"/>
                          <w:szCs w:val="16"/>
                        </w:rPr>
                        <w:t>if len([InstallJobPrefix]) &gt; 0 then</w:t>
                      </w:r>
                    </w:p>
                    <w:p w:rsidR="002844FC" w:rsidRPr="001336C1" w:rsidRDefault="002844FC" w:rsidP="001336C1">
                      <w:pPr>
                        <w:spacing w:line="200" w:lineRule="atLeast"/>
                        <w:rPr>
                          <w:rFonts w:ascii="Times New Roman" w:hAnsi="Times New Roman"/>
                          <w:color w:val="000000"/>
                        </w:rPr>
                      </w:pPr>
                      <w:r w:rsidRPr="001336C1">
                        <w:rPr>
                          <w:rFonts w:ascii="Courier New" w:hAnsi="Courier New" w:cs="Courier New"/>
                          <w:color w:val="000000"/>
                          <w:sz w:val="16"/>
                          <w:szCs w:val="16"/>
                        </w:rPr>
                        <w:t>  myString = [InstallJobPrefix]</w:t>
                      </w:r>
                    </w:p>
                    <w:p w:rsidR="002844FC" w:rsidRPr="001336C1" w:rsidRDefault="002844FC" w:rsidP="001336C1">
                      <w:pPr>
                        <w:spacing w:line="200" w:lineRule="atLeast"/>
                        <w:rPr>
                          <w:rFonts w:ascii="Times New Roman" w:hAnsi="Times New Roman"/>
                          <w:color w:val="000000"/>
                        </w:rPr>
                      </w:pPr>
                      <w:r w:rsidRPr="001336C1">
                        <w:rPr>
                          <w:rFonts w:ascii="Courier New" w:hAnsi="Courier New" w:cs="Courier New"/>
                          <w:color w:val="000000"/>
                          <w:sz w:val="16"/>
                          <w:szCs w:val="16"/>
                        </w:rPr>
                        <w:t>End If</w:t>
                      </w:r>
                    </w:p>
                    <w:p w:rsidR="002844FC" w:rsidRPr="001336C1" w:rsidRDefault="002844FC" w:rsidP="001336C1">
                      <w:pPr>
                        <w:spacing w:line="200" w:lineRule="atLeast"/>
                        <w:rPr>
                          <w:rFonts w:ascii="Times New Roman" w:hAnsi="Times New Roman"/>
                          <w:color w:val="000000"/>
                        </w:rPr>
                      </w:pPr>
                      <w:r w:rsidRPr="001336C1">
                        <w:rPr>
                          <w:rFonts w:ascii="Courier New" w:hAnsi="Courier New" w:cs="Courier New"/>
                          <w:color w:val="000000"/>
                          <w:sz w:val="16"/>
                          <w:szCs w:val="16"/>
                        </w:rPr>
                        <w:t> </w:t>
                      </w:r>
                    </w:p>
                    <w:p w:rsidR="002844FC" w:rsidRPr="001336C1" w:rsidRDefault="002844FC" w:rsidP="001336C1">
                      <w:pPr>
                        <w:spacing w:line="200" w:lineRule="atLeast"/>
                        <w:rPr>
                          <w:rFonts w:ascii="Times New Roman" w:hAnsi="Times New Roman"/>
                          <w:color w:val="000000"/>
                        </w:rPr>
                      </w:pPr>
                      <w:r w:rsidRPr="001336C1">
                        <w:rPr>
                          <w:rFonts w:ascii="Courier New" w:hAnsi="Courier New" w:cs="Courier New"/>
                          <w:color w:val="000000"/>
                          <w:sz w:val="16"/>
                          <w:szCs w:val="16"/>
                        </w:rPr>
                        <w:t>if len([InstallJobYear]) &gt; 0 then</w:t>
                      </w:r>
                    </w:p>
                    <w:p w:rsidR="002844FC" w:rsidRPr="001336C1" w:rsidRDefault="002844FC" w:rsidP="001336C1">
                      <w:pPr>
                        <w:spacing w:line="200" w:lineRule="atLeast"/>
                        <w:rPr>
                          <w:rFonts w:ascii="Times New Roman" w:hAnsi="Times New Roman"/>
                          <w:color w:val="000000"/>
                        </w:rPr>
                      </w:pPr>
                      <w:r w:rsidRPr="001336C1">
                        <w:rPr>
                          <w:rFonts w:ascii="Courier New" w:hAnsi="Courier New" w:cs="Courier New"/>
                          <w:color w:val="000000"/>
                          <w:sz w:val="16"/>
                          <w:szCs w:val="16"/>
                        </w:rPr>
                        <w:t>  if len([InstallJobYear]) = 4 then</w:t>
                      </w:r>
                    </w:p>
                    <w:p w:rsidR="002844FC" w:rsidRPr="001336C1" w:rsidRDefault="002844FC" w:rsidP="001336C1">
                      <w:pPr>
                        <w:spacing w:line="200" w:lineRule="atLeast"/>
                        <w:rPr>
                          <w:rFonts w:ascii="Times New Roman" w:hAnsi="Times New Roman"/>
                          <w:color w:val="000000"/>
                        </w:rPr>
                      </w:pPr>
                      <w:r w:rsidRPr="001336C1">
                        <w:rPr>
                          <w:rFonts w:ascii="Courier New" w:hAnsi="Courier New" w:cs="Courier New"/>
                          <w:color w:val="000000"/>
                          <w:sz w:val="16"/>
                          <w:szCs w:val="16"/>
                        </w:rPr>
                        <w:t>    myString = myString + [InstallJobNumber] + " '"+ right([InstallJobYear],2)</w:t>
                      </w:r>
                    </w:p>
                    <w:p w:rsidR="002844FC" w:rsidRPr="001336C1" w:rsidRDefault="002844FC" w:rsidP="001336C1">
                      <w:pPr>
                        <w:spacing w:line="200" w:lineRule="atLeast"/>
                        <w:rPr>
                          <w:rFonts w:ascii="Times New Roman" w:hAnsi="Times New Roman"/>
                          <w:color w:val="000000"/>
                        </w:rPr>
                      </w:pPr>
                      <w:r w:rsidRPr="001336C1">
                        <w:rPr>
                          <w:rFonts w:ascii="Courier New" w:hAnsi="Courier New" w:cs="Courier New"/>
                          <w:color w:val="000000"/>
                          <w:sz w:val="16"/>
                          <w:szCs w:val="16"/>
                        </w:rPr>
                        <w:t>  elseif len([InstallJobYear]) = 2 then</w:t>
                      </w:r>
                    </w:p>
                    <w:p w:rsidR="002844FC" w:rsidRPr="001336C1" w:rsidRDefault="002844FC" w:rsidP="001336C1">
                      <w:pPr>
                        <w:spacing w:line="200" w:lineRule="atLeast"/>
                        <w:rPr>
                          <w:rFonts w:ascii="Times New Roman" w:hAnsi="Times New Roman"/>
                          <w:color w:val="000000"/>
                        </w:rPr>
                      </w:pPr>
                      <w:r w:rsidRPr="001336C1">
                        <w:rPr>
                          <w:rFonts w:ascii="Courier New" w:hAnsi="Courier New" w:cs="Courier New"/>
                          <w:color w:val="000000"/>
                          <w:sz w:val="16"/>
                          <w:szCs w:val="16"/>
                        </w:rPr>
                        <w:t>    myString = myString + [InstallJobNumber] + " '"+ [InstallJobYear]</w:t>
                      </w:r>
                    </w:p>
                    <w:p w:rsidR="002844FC" w:rsidRPr="001336C1" w:rsidRDefault="002844FC" w:rsidP="001336C1">
                      <w:pPr>
                        <w:spacing w:line="200" w:lineRule="atLeast"/>
                        <w:rPr>
                          <w:rFonts w:ascii="Times New Roman" w:hAnsi="Times New Roman"/>
                          <w:color w:val="000000"/>
                        </w:rPr>
                      </w:pPr>
                      <w:r w:rsidRPr="001336C1">
                        <w:rPr>
                          <w:rFonts w:ascii="Courier New" w:hAnsi="Courier New" w:cs="Courier New"/>
                          <w:color w:val="000000"/>
                          <w:sz w:val="16"/>
                          <w:szCs w:val="16"/>
                        </w:rPr>
                        <w:t>  End if</w:t>
                      </w:r>
                    </w:p>
                    <w:p w:rsidR="002844FC" w:rsidRPr="001336C1" w:rsidRDefault="002844FC" w:rsidP="001336C1">
                      <w:pPr>
                        <w:spacing w:line="200" w:lineRule="atLeast"/>
                        <w:rPr>
                          <w:rFonts w:ascii="Times New Roman" w:hAnsi="Times New Roman"/>
                          <w:color w:val="000000"/>
                        </w:rPr>
                      </w:pPr>
                      <w:r w:rsidRPr="001336C1">
                        <w:rPr>
                          <w:rFonts w:ascii="Courier New" w:hAnsi="Courier New" w:cs="Courier New"/>
                          <w:color w:val="000000"/>
                          <w:sz w:val="16"/>
                          <w:szCs w:val="16"/>
                        </w:rPr>
                        <w:t>Else</w:t>
                      </w:r>
                    </w:p>
                    <w:p w:rsidR="002844FC" w:rsidRPr="001336C1" w:rsidRDefault="002844FC" w:rsidP="001336C1">
                      <w:pPr>
                        <w:spacing w:line="200" w:lineRule="atLeast"/>
                        <w:rPr>
                          <w:rFonts w:ascii="Times New Roman" w:hAnsi="Times New Roman"/>
                          <w:color w:val="000000"/>
                        </w:rPr>
                      </w:pPr>
                      <w:r w:rsidRPr="001336C1">
                        <w:rPr>
                          <w:rFonts w:ascii="Courier New" w:hAnsi="Courier New" w:cs="Courier New"/>
                          <w:color w:val="000000"/>
                          <w:sz w:val="16"/>
                          <w:szCs w:val="16"/>
                        </w:rPr>
                        <w:t xml:space="preserve">  myString  = myString + [InstallJobNumber] </w:t>
                      </w:r>
                    </w:p>
                    <w:p w:rsidR="002844FC" w:rsidRPr="001336C1" w:rsidRDefault="002844FC" w:rsidP="001336C1">
                      <w:pPr>
                        <w:spacing w:line="200" w:lineRule="atLeast"/>
                        <w:rPr>
                          <w:rFonts w:ascii="Times New Roman" w:hAnsi="Times New Roman"/>
                          <w:color w:val="000000"/>
                        </w:rPr>
                      </w:pPr>
                      <w:r w:rsidRPr="001336C1">
                        <w:rPr>
                          <w:rFonts w:ascii="Courier New" w:hAnsi="Courier New" w:cs="Courier New"/>
                          <w:color w:val="000000"/>
                          <w:sz w:val="16"/>
                          <w:szCs w:val="16"/>
                        </w:rPr>
                        <w:t>end if</w:t>
                      </w:r>
                    </w:p>
                    <w:p w:rsidR="002844FC" w:rsidRPr="001336C1" w:rsidRDefault="002844FC" w:rsidP="001336C1">
                      <w:pPr>
                        <w:spacing w:line="200" w:lineRule="atLeast"/>
                        <w:rPr>
                          <w:rFonts w:ascii="Times New Roman" w:hAnsi="Times New Roman"/>
                          <w:color w:val="000000"/>
                        </w:rPr>
                      </w:pPr>
                      <w:r w:rsidRPr="001336C1">
                        <w:rPr>
                          <w:rFonts w:ascii="Courier New" w:hAnsi="Courier New" w:cs="Courier New"/>
                          <w:color w:val="000000"/>
                          <w:sz w:val="16"/>
                          <w:szCs w:val="16"/>
                        </w:rPr>
                        <w:t> </w:t>
                      </w:r>
                    </w:p>
                    <w:p w:rsidR="002844FC" w:rsidRPr="001336C1" w:rsidRDefault="002844FC" w:rsidP="001336C1">
                      <w:pPr>
                        <w:spacing w:line="200" w:lineRule="atLeast"/>
                        <w:rPr>
                          <w:rFonts w:ascii="Times New Roman" w:hAnsi="Times New Roman"/>
                          <w:color w:val="000000"/>
                        </w:rPr>
                      </w:pPr>
                      <w:r w:rsidRPr="001336C1">
                        <w:rPr>
                          <w:rFonts w:ascii="Courier New" w:hAnsi="Courier New" w:cs="Courier New"/>
                          <w:color w:val="000000"/>
                          <w:sz w:val="16"/>
                          <w:szCs w:val="16"/>
                        </w:rPr>
                        <w:t>if [SUBTYPECD] = "Distribution Overhead" or _</w:t>
                      </w:r>
                    </w:p>
                    <w:p w:rsidR="002844FC" w:rsidRPr="001336C1" w:rsidRDefault="002844FC" w:rsidP="001336C1">
                      <w:pPr>
                        <w:spacing w:line="200" w:lineRule="atLeast"/>
                        <w:rPr>
                          <w:rFonts w:ascii="Times New Roman" w:hAnsi="Times New Roman"/>
                          <w:color w:val="000000"/>
                        </w:rPr>
                      </w:pPr>
                      <w:r w:rsidRPr="001336C1">
                        <w:rPr>
                          <w:rFonts w:ascii="Courier New" w:hAnsi="Courier New" w:cs="Courier New"/>
                          <w:color w:val="000000"/>
                          <w:sz w:val="16"/>
                          <w:szCs w:val="16"/>
                        </w:rPr>
                        <w:t>   ([SUBTYPECD] = "Equipment" and [INSTALLATIONTYPE] = "Overhead") or _</w:t>
                      </w:r>
                    </w:p>
                    <w:p w:rsidR="002844FC" w:rsidRPr="001336C1" w:rsidRDefault="002844FC" w:rsidP="001336C1">
                      <w:pPr>
                        <w:spacing w:line="200" w:lineRule="atLeast"/>
                        <w:rPr>
                          <w:rFonts w:ascii="Times New Roman" w:hAnsi="Times New Roman"/>
                          <w:color w:val="000000"/>
                        </w:rPr>
                      </w:pPr>
                      <w:r w:rsidRPr="001336C1">
                        <w:rPr>
                          <w:rFonts w:ascii="Courier New" w:hAnsi="Courier New" w:cs="Courier New"/>
                          <w:color w:val="000000"/>
                          <w:sz w:val="16"/>
                          <w:szCs w:val="16"/>
                        </w:rPr>
                        <w:t>   ([SUBTYPECD] = "Street Light" and [INSTALLATIONTYPE] = "Overhead") or _</w:t>
                      </w:r>
                    </w:p>
                    <w:p w:rsidR="002844FC" w:rsidRPr="001336C1" w:rsidRDefault="002844FC" w:rsidP="001336C1">
                      <w:pPr>
                        <w:spacing w:line="200" w:lineRule="atLeast"/>
                        <w:rPr>
                          <w:rFonts w:ascii="Times New Roman" w:hAnsi="Times New Roman"/>
                          <w:color w:val="000000"/>
                        </w:rPr>
                      </w:pPr>
                      <w:r w:rsidRPr="001336C1">
                        <w:rPr>
                          <w:rFonts w:ascii="Courier New" w:hAnsi="Courier New" w:cs="Courier New"/>
                          <w:color w:val="000000"/>
                          <w:sz w:val="16"/>
                          <w:szCs w:val="16"/>
                        </w:rPr>
                        <w:t>   ([SUBTYPECD] = "Secondary" and [INSTALLATIONTYPE] = "Overhead") then</w:t>
                      </w:r>
                    </w:p>
                    <w:p w:rsidR="002844FC" w:rsidRPr="001336C1" w:rsidRDefault="002844FC" w:rsidP="001336C1">
                      <w:pPr>
                        <w:spacing w:line="200" w:lineRule="atLeast"/>
                        <w:rPr>
                          <w:rFonts w:ascii="Times New Roman" w:hAnsi="Times New Roman"/>
                          <w:color w:val="000000"/>
                        </w:rPr>
                      </w:pPr>
                      <w:r w:rsidRPr="001336C1">
                        <w:rPr>
                          <w:rFonts w:ascii="Courier New" w:hAnsi="Courier New" w:cs="Courier New"/>
                          <w:color w:val="000000"/>
                          <w:sz w:val="16"/>
                          <w:szCs w:val="16"/>
                        </w:rPr>
                        <w:t>  if LineCount = 3 then</w:t>
                      </w:r>
                    </w:p>
                    <w:p w:rsidR="002844FC" w:rsidRPr="001336C1" w:rsidRDefault="002844FC" w:rsidP="001336C1">
                      <w:pPr>
                        <w:spacing w:line="200" w:lineRule="atLeast"/>
                        <w:rPr>
                          <w:rFonts w:ascii="Times New Roman" w:hAnsi="Times New Roman"/>
                          <w:color w:val="000000"/>
                        </w:rPr>
                      </w:pPr>
                      <w:r w:rsidRPr="001336C1">
                        <w:rPr>
                          <w:rFonts w:ascii="Courier New" w:hAnsi="Courier New" w:cs="Courier New"/>
                          <w:color w:val="000000"/>
                          <w:sz w:val="16"/>
                          <w:szCs w:val="16"/>
                        </w:rPr>
                        <w:t>    FindLabel = myString</w:t>
                      </w:r>
                    </w:p>
                    <w:p w:rsidR="002844FC" w:rsidRPr="001336C1" w:rsidRDefault="002844FC" w:rsidP="001336C1">
                      <w:pPr>
                        <w:spacing w:line="200" w:lineRule="atLeast"/>
                        <w:rPr>
                          <w:rFonts w:ascii="Times New Roman" w:hAnsi="Times New Roman"/>
                          <w:color w:val="000000"/>
                        </w:rPr>
                      </w:pPr>
                      <w:r w:rsidRPr="001336C1">
                        <w:rPr>
                          <w:rFonts w:ascii="Courier New" w:hAnsi="Courier New" w:cs="Courier New"/>
                          <w:color w:val="000000"/>
                          <w:sz w:val="16"/>
                          <w:szCs w:val="16"/>
                        </w:rPr>
                        <w:t>  elseif LineCount = 2 then</w:t>
                      </w:r>
                    </w:p>
                    <w:p w:rsidR="002844FC" w:rsidRPr="001336C1" w:rsidRDefault="002844FC" w:rsidP="001336C1">
                      <w:pPr>
                        <w:spacing w:line="200" w:lineRule="atLeast"/>
                        <w:rPr>
                          <w:rFonts w:ascii="Times New Roman" w:hAnsi="Times New Roman"/>
                          <w:color w:val="000000"/>
                        </w:rPr>
                      </w:pPr>
                      <w:r w:rsidRPr="001336C1">
                        <w:rPr>
                          <w:rFonts w:ascii="Courier New" w:hAnsi="Courier New" w:cs="Courier New"/>
                          <w:color w:val="000000"/>
                          <w:sz w:val="16"/>
                          <w:szCs w:val="16"/>
                        </w:rPr>
                        <w:t>    FindLabel = myString + vbCrLf + chr(129)</w:t>
                      </w:r>
                    </w:p>
                    <w:p w:rsidR="002844FC" w:rsidRPr="001336C1" w:rsidRDefault="002844FC" w:rsidP="001336C1">
                      <w:pPr>
                        <w:spacing w:line="200" w:lineRule="atLeast"/>
                        <w:rPr>
                          <w:rFonts w:ascii="Times New Roman" w:hAnsi="Times New Roman"/>
                          <w:color w:val="000000"/>
                        </w:rPr>
                      </w:pPr>
                      <w:r w:rsidRPr="001336C1">
                        <w:rPr>
                          <w:rFonts w:ascii="Courier New" w:hAnsi="Courier New" w:cs="Courier New"/>
                          <w:color w:val="000000"/>
                          <w:sz w:val="16"/>
                          <w:szCs w:val="16"/>
                        </w:rPr>
                        <w:t>  else</w:t>
                      </w:r>
                    </w:p>
                    <w:p w:rsidR="002844FC" w:rsidRPr="001336C1" w:rsidRDefault="002844FC" w:rsidP="001336C1">
                      <w:pPr>
                        <w:spacing w:line="200" w:lineRule="atLeast"/>
                        <w:rPr>
                          <w:rFonts w:ascii="Times New Roman" w:hAnsi="Times New Roman"/>
                          <w:color w:val="000000"/>
                        </w:rPr>
                      </w:pPr>
                      <w:r w:rsidRPr="001336C1">
                        <w:rPr>
                          <w:rFonts w:ascii="Courier New" w:hAnsi="Courier New" w:cs="Courier New"/>
                          <w:color w:val="000000"/>
                          <w:sz w:val="16"/>
                          <w:szCs w:val="16"/>
                        </w:rPr>
                        <w:t>    FindLabel = myString + vbCrLf + chr(129) + vbCrLf + chr(129)</w:t>
                      </w:r>
                    </w:p>
                    <w:p w:rsidR="002844FC" w:rsidRPr="001336C1" w:rsidRDefault="002844FC" w:rsidP="001336C1">
                      <w:pPr>
                        <w:spacing w:line="200" w:lineRule="atLeast"/>
                        <w:rPr>
                          <w:rFonts w:ascii="Times New Roman" w:hAnsi="Times New Roman"/>
                          <w:color w:val="000000"/>
                        </w:rPr>
                      </w:pPr>
                      <w:r w:rsidRPr="001336C1">
                        <w:rPr>
                          <w:rFonts w:ascii="Courier New" w:hAnsi="Courier New" w:cs="Courier New"/>
                          <w:color w:val="000000"/>
                          <w:sz w:val="16"/>
                          <w:szCs w:val="16"/>
                        </w:rPr>
                        <w:t>  end if</w:t>
                      </w:r>
                    </w:p>
                    <w:p w:rsidR="002844FC" w:rsidRPr="001336C1" w:rsidRDefault="002844FC" w:rsidP="001336C1">
                      <w:pPr>
                        <w:spacing w:line="200" w:lineRule="atLeast"/>
                        <w:rPr>
                          <w:rFonts w:ascii="Times New Roman" w:hAnsi="Times New Roman"/>
                          <w:color w:val="000000"/>
                        </w:rPr>
                      </w:pPr>
                      <w:r w:rsidRPr="001336C1">
                        <w:rPr>
                          <w:rFonts w:ascii="Courier New" w:hAnsi="Courier New" w:cs="Courier New"/>
                          <w:color w:val="000000"/>
                          <w:sz w:val="16"/>
                          <w:szCs w:val="16"/>
                        </w:rPr>
                        <w:t>else</w:t>
                      </w:r>
                    </w:p>
                    <w:p w:rsidR="002844FC" w:rsidRPr="001336C1" w:rsidRDefault="002844FC" w:rsidP="001336C1">
                      <w:pPr>
                        <w:spacing w:line="200" w:lineRule="atLeast"/>
                        <w:rPr>
                          <w:rFonts w:ascii="Times New Roman" w:hAnsi="Times New Roman"/>
                          <w:color w:val="000000"/>
                        </w:rPr>
                      </w:pPr>
                      <w:r w:rsidRPr="001336C1">
                        <w:rPr>
                          <w:rFonts w:ascii="Courier New" w:hAnsi="Courier New" w:cs="Courier New"/>
                          <w:color w:val="000000"/>
                          <w:sz w:val="16"/>
                          <w:szCs w:val="16"/>
                        </w:rPr>
                        <w:t>  FindLabel = myString + vbCrLf + chr(129) + vbCrLf + chr(129)</w:t>
                      </w:r>
                    </w:p>
                    <w:p w:rsidR="002844FC" w:rsidRPr="001336C1" w:rsidRDefault="002844FC" w:rsidP="001336C1">
                      <w:pPr>
                        <w:spacing w:line="200" w:lineRule="atLeast"/>
                        <w:rPr>
                          <w:rFonts w:ascii="Times New Roman" w:hAnsi="Times New Roman"/>
                          <w:color w:val="000000"/>
                        </w:rPr>
                      </w:pPr>
                      <w:r w:rsidRPr="001336C1">
                        <w:rPr>
                          <w:rFonts w:ascii="Courier New" w:hAnsi="Courier New" w:cs="Courier New"/>
                          <w:color w:val="000000"/>
                          <w:sz w:val="16"/>
                          <w:szCs w:val="16"/>
                        </w:rPr>
                        <w:t>end if</w:t>
                      </w:r>
                    </w:p>
                    <w:p w:rsidR="002844FC" w:rsidRPr="001336C1" w:rsidRDefault="002844FC" w:rsidP="001336C1">
                      <w:pPr>
                        <w:spacing w:line="200" w:lineRule="atLeast"/>
                        <w:rPr>
                          <w:rFonts w:ascii="Times New Roman" w:hAnsi="Times New Roman"/>
                          <w:color w:val="000000"/>
                        </w:rPr>
                      </w:pPr>
                      <w:r w:rsidRPr="001336C1">
                        <w:rPr>
                          <w:rFonts w:ascii="Courier New" w:hAnsi="Courier New" w:cs="Courier New"/>
                          <w:color w:val="000000"/>
                          <w:sz w:val="16"/>
                          <w:szCs w:val="16"/>
                        </w:rPr>
                        <w:t>End Function</w:t>
                      </w:r>
                    </w:p>
                    <w:p w:rsidR="002844FC" w:rsidRPr="0068702F" w:rsidRDefault="002844FC" w:rsidP="00663D84">
                      <w:pPr>
                        <w:contextualSpacing/>
                        <w:rPr>
                          <w:rFonts w:ascii="Times New Roman" w:hAnsi="Times New Roman"/>
                          <w:color w:val="000000"/>
                        </w:rPr>
                      </w:pPr>
                    </w:p>
                    <w:p w:rsidR="002844FC" w:rsidRPr="00BC67AB" w:rsidRDefault="002844FC" w:rsidP="00663D84">
                      <w:pPr>
                        <w:contextualSpacing/>
                        <w:rPr>
                          <w:sz w:val="16"/>
                        </w:rPr>
                      </w:pPr>
                    </w:p>
                    <w:p w:rsidR="002844FC" w:rsidRPr="00BC67AB" w:rsidRDefault="002844FC" w:rsidP="00663D84">
                      <w:pPr>
                        <w:contextualSpacing/>
                        <w:rPr>
                          <w:sz w:val="16"/>
                        </w:rPr>
                      </w:pPr>
                    </w:p>
                  </w:txbxContent>
                </v:textbox>
              </v:shape>
            </w:pict>
          </mc:Fallback>
        </mc:AlternateContent>
      </w:r>
      <w:r>
        <w:rPr>
          <w:noProof/>
        </w:rPr>
        <mc:AlternateContent>
          <mc:Choice Requires="wps">
            <w:drawing>
              <wp:anchor distT="0" distB="0" distL="114300" distR="114300" simplePos="0" relativeHeight="251847680" behindDoc="0" locked="0" layoutInCell="1" allowOverlap="1" wp14:anchorId="6F81DA9E" wp14:editId="63ACE093">
                <wp:simplePos x="0" y="0"/>
                <wp:positionH relativeFrom="column">
                  <wp:posOffset>304800</wp:posOffset>
                </wp:positionH>
                <wp:positionV relativeFrom="paragraph">
                  <wp:posOffset>3067050</wp:posOffset>
                </wp:positionV>
                <wp:extent cx="0" cy="1028700"/>
                <wp:effectExtent l="0" t="0" r="19050" b="19050"/>
                <wp:wrapNone/>
                <wp:docPr id="585" name="Straight Connector 585"/>
                <wp:cNvGraphicFramePr/>
                <a:graphic xmlns:a="http://schemas.openxmlformats.org/drawingml/2006/main">
                  <a:graphicData uri="http://schemas.microsoft.com/office/word/2010/wordprocessingShape">
                    <wps:wsp>
                      <wps:cNvCnPr/>
                      <wps:spPr>
                        <a:xfrm>
                          <a:off x="0" y="0"/>
                          <a:ext cx="0" cy="1028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585" o:spid="_x0000_s1026" style="position:absolute;z-index:251847680;visibility:visible;mso-wrap-style:square;mso-wrap-distance-left:9pt;mso-wrap-distance-top:0;mso-wrap-distance-right:9pt;mso-wrap-distance-bottom:0;mso-position-horizontal:absolute;mso-position-horizontal-relative:text;mso-position-vertical:absolute;mso-position-vertical-relative:text" from="24pt,241.5pt" to="24pt,3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" strokecolor="#4579b8 [3044]"/>
            </w:pict>
          </mc:Fallback>
        </mc:AlternateContent>
      </w:r>
      <w:r>
        <w:rPr>
          <w:noProof/>
        </w:rPr>
        <mc:AlternateContent>
          <mc:Choice Requires="wps">
            <w:drawing>
              <wp:anchor distT="0" distB="0" distL="114300" distR="114300" simplePos="0" relativeHeight="251848704" behindDoc="0" locked="0" layoutInCell="1" allowOverlap="1" wp14:anchorId="7A3046EF" wp14:editId="291E2F5E">
                <wp:simplePos x="0" y="0"/>
                <wp:positionH relativeFrom="column">
                  <wp:posOffset>352425</wp:posOffset>
                </wp:positionH>
                <wp:positionV relativeFrom="paragraph">
                  <wp:posOffset>3076575</wp:posOffset>
                </wp:positionV>
                <wp:extent cx="962025" cy="133350"/>
                <wp:effectExtent l="0" t="0" r="9525" b="0"/>
                <wp:wrapNone/>
                <wp:docPr id="584" name="Rectangle 584"/>
                <wp:cNvGraphicFramePr/>
                <a:graphic xmlns:a="http://schemas.openxmlformats.org/drawingml/2006/main">
                  <a:graphicData uri="http://schemas.microsoft.com/office/word/2010/wordprocessingShape">
                    <wps:wsp>
                      <wps:cNvSpPr/>
                      <wps:spPr>
                        <a:xfrm>
                          <a:off x="0" y="0"/>
                          <a:ext cx="962025" cy="1333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584" o:spid="_x0000_s1026" style="position:absolute;margin-left:27.75pt;margin-top:242.25pt;width:75.75pt;height:10.5pt;z-index:251848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" fillcolor="white [3212]" stroked="f" strokeweight="2pt"/>
            </w:pict>
          </mc:Fallback>
        </mc:AlternateContent>
      </w:r>
      <w:r w:rsidR="00663D84">
        <w:rPr>
          <w:noProof/>
        </w:rPr>
        <w:drawing>
          <wp:inline distT="0" distB="0" distL="0" distR="0" wp14:anchorId="060BFC66" wp14:editId="14DE80F7">
            <wp:extent cx="4314825" cy="5362575"/>
            <wp:effectExtent l="0" t="0" r="9525" b="9525"/>
            <wp:docPr id="612" name="Picture 6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314825" cy="5362575"/>
                    </a:xfrm>
                    <a:prstGeom prst="rect">
                      <a:avLst/>
                    </a:prstGeom>
                  </pic:spPr>
                </pic:pic>
              </a:graphicData>
            </a:graphic>
          </wp:inline>
        </w:drawing>
      </w:r>
      <w:r w:rsidR="00663D84">
        <w:br/>
      </w:r>
      <w:r w:rsidR="00663D84">
        <w:br/>
      </w:r>
      <w:r>
        <w:br/>
      </w:r>
      <w:r>
        <w:br/>
      </w:r>
      <w:r>
        <w:br/>
      </w:r>
      <w:r>
        <w:br/>
      </w:r>
    </w:p>
    <w:p w:rsidR="001336C1" w:rsidRDefault="001336C1">
      <w:r>
        <w:br w:type="page"/>
      </w:r>
    </w:p>
    <w:p w:rsidR="001336C1" w:rsidRDefault="001336C1" w:rsidP="001336C1">
      <w:pPr>
        <w:pStyle w:val="ListParagraph"/>
        <w:numPr>
          <w:ilvl w:val="0"/>
          <w:numId w:val="46"/>
        </w:numPr>
      </w:pPr>
      <w:r>
        <w:lastRenderedPageBreak/>
        <w:t xml:space="preserve">Click on the </w:t>
      </w:r>
      <w:r>
        <w:rPr>
          <w:i/>
        </w:rPr>
        <w:t>LoadBreak</w:t>
      </w:r>
      <w:r>
        <w:t xml:space="preserve"> annotation class to begin modifying its attributes.</w:t>
      </w:r>
      <w:r>
        <w:br/>
      </w:r>
    </w:p>
    <w:p w:rsidR="001336C1" w:rsidRDefault="001336C1" w:rsidP="001336C1">
      <w:pPr>
        <w:pStyle w:val="ListParagraph"/>
        <w:numPr>
          <w:ilvl w:val="1"/>
          <w:numId w:val="46"/>
        </w:numPr>
      </w:pPr>
      <w:r>
        <w:rPr>
          <w:noProof/>
        </w:rPr>
        <mc:AlternateContent>
          <mc:Choice Requires="wps">
            <w:drawing>
              <wp:anchor distT="0" distB="0" distL="114300" distR="114300" simplePos="0" relativeHeight="251887616" behindDoc="0" locked="0" layoutInCell="1" allowOverlap="1" wp14:anchorId="5A778E42" wp14:editId="37995923">
                <wp:simplePos x="0" y="0"/>
                <wp:positionH relativeFrom="column">
                  <wp:posOffset>4097020</wp:posOffset>
                </wp:positionH>
                <wp:positionV relativeFrom="paragraph">
                  <wp:posOffset>567690</wp:posOffset>
                </wp:positionV>
                <wp:extent cx="266700" cy="133350"/>
                <wp:effectExtent l="0" t="0" r="0" b="0"/>
                <wp:wrapNone/>
                <wp:docPr id="627" name="Rectangle 627"/>
                <wp:cNvGraphicFramePr/>
                <a:graphic xmlns:a="http://schemas.openxmlformats.org/drawingml/2006/main">
                  <a:graphicData uri="http://schemas.microsoft.com/office/word/2010/wordprocessingShape">
                    <wps:wsp>
                      <wps:cNvSpPr/>
                      <wps:spPr>
                        <a:xfrm>
                          <a:off x="0" y="0"/>
                          <a:ext cx="266700" cy="1333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627" o:spid="_x0000_s1026" style="position:absolute;margin-left:322.6pt;margin-top:44.7pt;width:21pt;height:10.5pt;z-index:2518876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" fillcolor="white [3212]" stroked="f" strokeweight="2pt"/>
            </w:pict>
          </mc:Fallback>
        </mc:AlternateContent>
      </w:r>
      <w:r w:rsidR="00C82F43" w:rsidRPr="00C82F43">
        <w:t xml:space="preserve"> </w:t>
      </w:r>
      <w:r w:rsidR="00C82F43">
        <w:t>Under “Text Symbol”, click the “Symbol” button. Then click “Edit Symbol”.</w:t>
      </w:r>
      <w:r w:rsidR="00C82F43">
        <w:br/>
      </w:r>
      <w:r w:rsidR="00C82F43">
        <w:br/>
      </w:r>
      <w:r w:rsidR="00C82F43">
        <w:rPr>
          <w:noProof/>
        </w:rPr>
        <w:drawing>
          <wp:inline distT="0" distB="0" distL="0" distR="0" wp14:anchorId="2EB50F41" wp14:editId="73170F52">
            <wp:extent cx="523875" cy="295275"/>
            <wp:effectExtent l="0" t="0" r="952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7"/>
                    <a:srcRect l="77548" t="45788" r="9720" b="48534"/>
                    <a:stretch/>
                  </pic:blipFill>
                  <pic:spPr bwMode="auto">
                    <a:xfrm>
                      <a:off x="0" y="0"/>
                      <a:ext cx="523875" cy="295275"/>
                    </a:xfrm>
                    <a:prstGeom prst="rect">
                      <a:avLst/>
                    </a:prstGeom>
                    <a:ln>
                      <a:noFill/>
                    </a:ln>
                    <a:extLst>
                      <a:ext uri="{53640926-AAD7-44D8-BBD7-CCE9431645EC}">
                        <a14:shadowObscured xmlns:a14="http://schemas.microsoft.com/office/drawing/2010/main"/>
                      </a:ext>
                    </a:extLst>
                  </pic:spPr>
                </pic:pic>
              </a:graphicData>
            </a:graphic>
          </wp:inline>
        </w:drawing>
      </w:r>
    </w:p>
    <w:p w:rsidR="001336C1" w:rsidRDefault="001336C1" w:rsidP="001336C1">
      <w:pPr>
        <w:pStyle w:val="ListParagraph"/>
        <w:numPr>
          <w:ilvl w:val="1"/>
          <w:numId w:val="46"/>
        </w:numPr>
      </w:pPr>
      <w:r>
        <w:t>Ensure that the settings under the “General” tab match the example below:</w:t>
      </w:r>
      <w:r>
        <w:br/>
      </w:r>
      <w:r>
        <w:br/>
      </w:r>
      <w:r>
        <w:rPr>
          <w:noProof/>
        </w:rPr>
        <w:drawing>
          <wp:inline distT="0" distB="0" distL="0" distR="0" wp14:anchorId="63D4A4ED" wp14:editId="6FC7F262">
            <wp:extent cx="2771775" cy="1676400"/>
            <wp:effectExtent l="0" t="0" r="9525" b="0"/>
            <wp:docPr id="649" name="Picture 6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2771775" cy="1676400"/>
                    </a:xfrm>
                    <a:prstGeom prst="rect">
                      <a:avLst/>
                    </a:prstGeom>
                  </pic:spPr>
                </pic:pic>
              </a:graphicData>
            </a:graphic>
          </wp:inline>
        </w:drawing>
      </w:r>
      <w:r>
        <w:br/>
      </w:r>
    </w:p>
    <w:p w:rsidR="001336C1" w:rsidRDefault="001336C1" w:rsidP="001336C1">
      <w:pPr>
        <w:pStyle w:val="ListParagraph"/>
        <w:numPr>
          <w:ilvl w:val="1"/>
          <w:numId w:val="46"/>
        </w:numPr>
      </w:pPr>
      <w:r>
        <w:t>Click “OK” to close this window.</w:t>
      </w:r>
      <w:r>
        <w:br/>
      </w:r>
    </w:p>
    <w:p w:rsidR="001336C1" w:rsidRDefault="001336C1" w:rsidP="001336C1">
      <w:pPr>
        <w:pStyle w:val="ListParagraph"/>
        <w:numPr>
          <w:ilvl w:val="1"/>
          <w:numId w:val="46"/>
        </w:numPr>
      </w:pPr>
      <w:r>
        <w:t>Click “OK” again. If changes were made, read and accept the warning.</w:t>
      </w:r>
      <w:r>
        <w:br/>
      </w:r>
    </w:p>
    <w:p w:rsidR="001336C1" w:rsidRDefault="001336C1" w:rsidP="001336C1">
      <w:pPr>
        <w:pStyle w:val="ListParagraph"/>
        <w:numPr>
          <w:ilvl w:val="1"/>
          <w:numId w:val="46"/>
        </w:numPr>
      </w:pPr>
      <w:r>
        <w:rPr>
          <w:noProof/>
        </w:rPr>
        <mc:AlternateContent>
          <mc:Choice Requires="wps">
            <w:drawing>
              <wp:anchor distT="0" distB="0" distL="114300" distR="114300" simplePos="0" relativeHeight="251889664" behindDoc="0" locked="0" layoutInCell="1" allowOverlap="1" wp14:anchorId="64AA9515" wp14:editId="7F262DA7">
                <wp:simplePos x="0" y="0"/>
                <wp:positionH relativeFrom="column">
                  <wp:posOffset>2590800</wp:posOffset>
                </wp:positionH>
                <wp:positionV relativeFrom="paragraph">
                  <wp:posOffset>1259205</wp:posOffset>
                </wp:positionV>
                <wp:extent cx="304800" cy="104775"/>
                <wp:effectExtent l="0" t="0" r="0" b="9525"/>
                <wp:wrapNone/>
                <wp:docPr id="628" name="Rectangle 628"/>
                <wp:cNvGraphicFramePr/>
                <a:graphic xmlns:a="http://schemas.openxmlformats.org/drawingml/2006/main">
                  <a:graphicData uri="http://schemas.microsoft.com/office/word/2010/wordprocessingShape">
                    <wps:wsp>
                      <wps:cNvSpPr/>
                      <wps:spPr>
                        <a:xfrm>
                          <a:off x="0" y="0"/>
                          <a:ext cx="304800" cy="10477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28" o:spid="_x0000_s1026" style="position:absolute;margin-left:204pt;margin-top:99.15pt;width:24pt;height:8.25pt;z-index:25188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" fillcolor="white [3212]" stroked="f" strokeweight="2pt"/>
            </w:pict>
          </mc:Fallback>
        </mc:AlternateContent>
      </w:r>
      <w:r>
        <w:rPr>
          <w:noProof/>
        </w:rPr>
        <mc:AlternateContent>
          <mc:Choice Requires="wps">
            <w:drawing>
              <wp:anchor distT="0" distB="0" distL="114300" distR="114300" simplePos="0" relativeHeight="251868160" behindDoc="0" locked="0" layoutInCell="1" allowOverlap="1" wp14:anchorId="76B25680" wp14:editId="32AD7000">
                <wp:simplePos x="0" y="0"/>
                <wp:positionH relativeFrom="column">
                  <wp:posOffset>4440555</wp:posOffset>
                </wp:positionH>
                <wp:positionV relativeFrom="paragraph">
                  <wp:posOffset>975995</wp:posOffset>
                </wp:positionV>
                <wp:extent cx="887095" cy="0"/>
                <wp:effectExtent l="0" t="133350" r="0" b="171450"/>
                <wp:wrapNone/>
                <wp:docPr id="629" name="Straight Arrow Connector 629"/>
                <wp:cNvGraphicFramePr/>
                <a:graphic xmlns:a="http://schemas.openxmlformats.org/drawingml/2006/main">
                  <a:graphicData uri="http://schemas.microsoft.com/office/word/2010/wordprocessingShape">
                    <wps:wsp>
                      <wps:cNvCnPr/>
                      <wps:spPr>
                        <a:xfrm flipH="1" flipV="1">
                          <a:off x="0" y="0"/>
                          <a:ext cx="887095" cy="0"/>
                        </a:xfrm>
                        <a:prstGeom prst="straightConnector1">
                          <a:avLst/>
                        </a:prstGeom>
                        <a:ln>
                          <a:solidFill>
                            <a:srgbClr val="FF0000"/>
                          </a:solidFill>
                          <a:tailEnd type="arrow"/>
                        </a:ln>
                      </wps:spPr>
                      <wps:style>
                        <a:lnRef idx="3">
                          <a:schemeClr val="accent2"/>
                        </a:lnRef>
                        <a:fillRef idx="0">
                          <a:schemeClr val="accent2"/>
                        </a:fillRef>
                        <a:effectRef idx="2">
                          <a:schemeClr val="accent2"/>
                        </a:effectRef>
                        <a:fontRef idx="minor">
                          <a:schemeClr val="tx1"/>
                        </a:fontRef>
                      </wps:style>
                      <wps:bodyPr/>
                    </wps:wsp>
                  </a:graphicData>
                </a:graphic>
                <wp14:sizeRelV relativeFrom="margin">
                  <wp14:pctHeight>0</wp14:pctHeight>
                </wp14:sizeRelV>
              </wp:anchor>
            </w:drawing>
          </mc:Choice>
          <mc:Fallback>
            <w:pict>
              <v:shape id="Straight Arrow Connector 629" o:spid="_x0000_s1026" type="#_x0000_t32" style="position:absolute;margin-left:349.65pt;margin-top:76.85pt;width:69.85pt;height:0;flip:x y;z-index:2518681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" strokecolor="red" strokeweight="3pt">
                <v:stroke endarrow="open"/>
                <v:shadow on="t" color="black" opacity="22937f" origin=",.5" offset="0,.63889mm"/>
              </v:shape>
            </w:pict>
          </mc:Fallback>
        </mc:AlternateContent>
      </w:r>
      <w:r>
        <w:t>Under “Placement Properties”, click the “Properties” button.</w:t>
      </w:r>
      <w:r>
        <w:br/>
      </w:r>
      <w:r>
        <w:br/>
      </w:r>
      <w:r>
        <w:rPr>
          <w:noProof/>
        </w:rPr>
        <w:drawing>
          <wp:inline distT="0" distB="0" distL="0" distR="0" wp14:anchorId="42AE8172" wp14:editId="3BA8DD43">
            <wp:extent cx="3619500" cy="1257300"/>
            <wp:effectExtent l="0" t="0" r="0" b="0"/>
            <wp:docPr id="650" name="Picture 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7"/>
                    <a:srcRect l="4167" t="52931" r="7868" b="22893"/>
                    <a:stretch/>
                  </pic:blipFill>
                  <pic:spPr bwMode="auto">
                    <a:xfrm>
                      <a:off x="0" y="0"/>
                      <a:ext cx="3619500" cy="1257300"/>
                    </a:xfrm>
                    <a:prstGeom prst="rect">
                      <a:avLst/>
                    </a:prstGeom>
                    <a:ln>
                      <a:noFill/>
                    </a:ln>
                    <a:extLst>
                      <a:ext uri="{53640926-AAD7-44D8-BBD7-CCE9431645EC}">
                        <a14:shadowObscured xmlns:a14="http://schemas.microsoft.com/office/drawing/2010/main"/>
                      </a:ext>
                    </a:extLst>
                  </pic:spPr>
                </pic:pic>
              </a:graphicData>
            </a:graphic>
          </wp:inline>
        </w:drawing>
      </w:r>
      <w:r>
        <w:br/>
      </w:r>
    </w:p>
    <w:p w:rsidR="001336C1" w:rsidRDefault="001336C1" w:rsidP="001336C1">
      <w:pPr>
        <w:pStyle w:val="ListParagraph"/>
        <w:numPr>
          <w:ilvl w:val="1"/>
          <w:numId w:val="46"/>
        </w:numPr>
      </w:pPr>
      <w:r>
        <w:rPr>
          <w:noProof/>
        </w:rPr>
        <w:drawing>
          <wp:anchor distT="0" distB="0" distL="114300" distR="114300" simplePos="0" relativeHeight="251869184" behindDoc="1" locked="0" layoutInCell="1" allowOverlap="1" wp14:anchorId="583D2DED" wp14:editId="3E17CE17">
            <wp:simplePos x="0" y="0"/>
            <wp:positionH relativeFrom="column">
              <wp:posOffset>5419725</wp:posOffset>
            </wp:positionH>
            <wp:positionV relativeFrom="paragraph">
              <wp:posOffset>-219075</wp:posOffset>
            </wp:positionV>
            <wp:extent cx="914400" cy="809625"/>
            <wp:effectExtent l="0" t="0" r="0" b="9525"/>
            <wp:wrapTight wrapText="bothSides">
              <wp:wrapPolygon edited="0">
                <wp:start x="0" y="0"/>
                <wp:lineTo x="0" y="21346"/>
                <wp:lineTo x="21150" y="21346"/>
                <wp:lineTo x="21150" y="0"/>
                <wp:lineTo x="0" y="0"/>
              </wp:wrapPolygon>
            </wp:wrapTight>
            <wp:docPr id="651" name="Picture 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extLst>
                        <a:ext uri="{28A0092B-C50C-407E-A947-70E740481C1C}">
                          <a14:useLocalDpi xmlns:a14="http://schemas.microsoft.com/office/drawing/2010/main" val="0"/>
                        </a:ext>
                      </a:extLst>
                    </a:blip>
                    <a:stretch>
                      <a:fillRect/>
                    </a:stretch>
                  </pic:blipFill>
                  <pic:spPr>
                    <a:xfrm>
                      <a:off x="0" y="0"/>
                      <a:ext cx="914400" cy="809625"/>
                    </a:xfrm>
                    <a:prstGeom prst="rect">
                      <a:avLst/>
                    </a:prstGeom>
                  </pic:spPr>
                </pic:pic>
              </a:graphicData>
            </a:graphic>
            <wp14:sizeRelH relativeFrom="page">
              <wp14:pctWidth>0</wp14:pctWidth>
            </wp14:sizeRelH>
            <wp14:sizeRelV relativeFrom="page">
              <wp14:pctHeight>0</wp14:pctHeight>
            </wp14:sizeRelV>
          </wp:anchor>
        </w:drawing>
      </w:r>
      <w:r>
        <w:t>In the Label Position tab, click the “Position” button and ensure the Position is set to Offset (“Best Position”).</w:t>
      </w:r>
      <w:r>
        <w:br/>
      </w:r>
    </w:p>
    <w:p w:rsidR="001336C1" w:rsidRDefault="001336C1" w:rsidP="001336C1">
      <w:pPr>
        <w:pStyle w:val="ListParagraph"/>
        <w:numPr>
          <w:ilvl w:val="1"/>
          <w:numId w:val="46"/>
        </w:numPr>
      </w:pPr>
      <w:r>
        <w:t xml:space="preserve">In the Label Position tab, click the “Label Offset” button and ensure that the preferred offset is </w:t>
      </w:r>
      <w:r>
        <w:rPr>
          <w:b/>
        </w:rPr>
        <w:t>40</w:t>
      </w:r>
      <w:r>
        <w:t>.</w:t>
      </w:r>
      <w:r w:rsidRPr="0068702F">
        <w:t xml:space="preserve"> </w:t>
      </w:r>
      <w:r>
        <w:t>Ensure that the “Measure offset from feature geometry” checkbox is unchecked.</w:t>
      </w:r>
      <w:r>
        <w:br/>
      </w:r>
    </w:p>
    <w:p w:rsidR="001336C1" w:rsidRDefault="001336C1" w:rsidP="001336C1">
      <w:pPr>
        <w:pStyle w:val="ListParagraph"/>
        <w:numPr>
          <w:ilvl w:val="1"/>
          <w:numId w:val="46"/>
        </w:numPr>
      </w:pPr>
      <w:r>
        <w:t>In the “Fitting Strategy” tab, ensure that the “Stack Label” checkbox is checked.</w:t>
      </w:r>
      <w:r>
        <w:br/>
      </w:r>
    </w:p>
    <w:p w:rsidR="001336C1" w:rsidRDefault="001336C1" w:rsidP="001336C1">
      <w:pPr>
        <w:pStyle w:val="ListParagraph"/>
        <w:numPr>
          <w:ilvl w:val="1"/>
          <w:numId w:val="46"/>
        </w:numPr>
      </w:pPr>
      <w:r>
        <w:t>Click “OK” to close this window and return to the Feature Class Properties window.</w:t>
      </w:r>
      <w:r>
        <w:br/>
      </w:r>
    </w:p>
    <w:p w:rsidR="001336C1" w:rsidRDefault="001336C1" w:rsidP="001336C1">
      <w:pPr>
        <w:pStyle w:val="ListParagraph"/>
        <w:numPr>
          <w:ilvl w:val="1"/>
          <w:numId w:val="46"/>
        </w:numPr>
      </w:pPr>
      <w:r>
        <w:lastRenderedPageBreak/>
        <w:t>Click “Expression” next to the Label Field dropdown.</w:t>
      </w:r>
      <w:r w:rsidRPr="002202B8">
        <w:rPr>
          <w:noProof/>
        </w:rPr>
        <w:t xml:space="preserve"> </w:t>
      </w:r>
      <w:r>
        <w:br/>
      </w:r>
    </w:p>
    <w:p w:rsidR="001336C1" w:rsidRDefault="001336C1" w:rsidP="001336C1">
      <w:pPr>
        <w:pStyle w:val="ListParagraph"/>
        <w:ind w:left="1620"/>
      </w:pPr>
      <w:r>
        <w:rPr>
          <w:noProof/>
        </w:rPr>
        <mc:AlternateContent>
          <mc:Choice Requires="wps">
            <w:drawing>
              <wp:anchor distT="0" distB="0" distL="114300" distR="114300" simplePos="0" relativeHeight="251874304" behindDoc="0" locked="0" layoutInCell="1" allowOverlap="1" wp14:anchorId="324A1EE6" wp14:editId="60902F86">
                <wp:simplePos x="0" y="0"/>
                <wp:positionH relativeFrom="column">
                  <wp:posOffset>1743075</wp:posOffset>
                </wp:positionH>
                <wp:positionV relativeFrom="paragraph">
                  <wp:posOffset>57150</wp:posOffset>
                </wp:positionV>
                <wp:extent cx="962025" cy="133350"/>
                <wp:effectExtent l="0" t="0" r="9525" b="0"/>
                <wp:wrapNone/>
                <wp:docPr id="630" name="Rectangle 630"/>
                <wp:cNvGraphicFramePr/>
                <a:graphic xmlns:a="http://schemas.openxmlformats.org/drawingml/2006/main">
                  <a:graphicData uri="http://schemas.microsoft.com/office/word/2010/wordprocessingShape">
                    <wps:wsp>
                      <wps:cNvSpPr/>
                      <wps:spPr>
                        <a:xfrm>
                          <a:off x="0" y="0"/>
                          <a:ext cx="962025" cy="1333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630" o:spid="_x0000_s1026" style="position:absolute;margin-left:137.25pt;margin-top:4.5pt;width:75.75pt;height:10.5pt;z-index:2518743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" fillcolor="white [3212]" stroked="f" strokeweight="2pt"/>
            </w:pict>
          </mc:Fallback>
        </mc:AlternateContent>
      </w:r>
      <w:r>
        <w:rPr>
          <w:noProof/>
        </w:rPr>
        <mc:AlternateContent>
          <mc:Choice Requires="wps">
            <w:drawing>
              <wp:anchor distT="0" distB="0" distL="114300" distR="114300" simplePos="0" relativeHeight="251870208" behindDoc="0" locked="0" layoutInCell="1" allowOverlap="1" wp14:anchorId="167C1CF2" wp14:editId="326F2DA8">
                <wp:simplePos x="0" y="0"/>
                <wp:positionH relativeFrom="column">
                  <wp:posOffset>4994275</wp:posOffset>
                </wp:positionH>
                <wp:positionV relativeFrom="paragraph">
                  <wp:posOffset>126365</wp:posOffset>
                </wp:positionV>
                <wp:extent cx="887095" cy="0"/>
                <wp:effectExtent l="0" t="133350" r="0" b="171450"/>
                <wp:wrapNone/>
                <wp:docPr id="631" name="Straight Arrow Connector 631"/>
                <wp:cNvGraphicFramePr/>
                <a:graphic xmlns:a="http://schemas.openxmlformats.org/drawingml/2006/main">
                  <a:graphicData uri="http://schemas.microsoft.com/office/word/2010/wordprocessingShape">
                    <wps:wsp>
                      <wps:cNvCnPr/>
                      <wps:spPr>
                        <a:xfrm flipH="1" flipV="1">
                          <a:off x="0" y="0"/>
                          <a:ext cx="887095" cy="0"/>
                        </a:xfrm>
                        <a:prstGeom prst="straightConnector1">
                          <a:avLst/>
                        </a:prstGeom>
                        <a:ln>
                          <a:solidFill>
                            <a:srgbClr val="FF0000"/>
                          </a:solidFill>
                          <a:tailEnd type="arrow"/>
                        </a:ln>
                      </wps:spPr>
                      <wps:style>
                        <a:lnRef idx="3">
                          <a:schemeClr val="accent2"/>
                        </a:lnRef>
                        <a:fillRef idx="0">
                          <a:schemeClr val="accent2"/>
                        </a:fillRef>
                        <a:effectRef idx="2">
                          <a:schemeClr val="accent2"/>
                        </a:effectRef>
                        <a:fontRef idx="minor">
                          <a:schemeClr val="tx1"/>
                        </a:fontRef>
                      </wps:style>
                      <wps:bodyPr/>
                    </wps:wsp>
                  </a:graphicData>
                </a:graphic>
                <wp14:sizeRelV relativeFrom="margin">
                  <wp14:pctHeight>0</wp14:pctHeight>
                </wp14:sizeRelV>
              </wp:anchor>
            </w:drawing>
          </mc:Choice>
          <mc:Fallback>
            <w:pict>
              <v:shape id="Straight Arrow Connector 631" o:spid="_x0000_s1026" type="#_x0000_t32" style="position:absolute;margin-left:393.25pt;margin-top:9.95pt;width:69.85pt;height:0;flip:x y;z-index:2518702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" strokecolor="red" strokeweight="3pt">
                <v:stroke endarrow="open"/>
                <v:shadow on="t" color="black" opacity="22937f" origin=",.5" offset="0,.63889mm"/>
              </v:shape>
            </w:pict>
          </mc:Fallback>
        </mc:AlternateContent>
      </w:r>
      <w:r>
        <w:rPr>
          <w:noProof/>
        </w:rPr>
        <w:drawing>
          <wp:inline distT="0" distB="0" distL="0" distR="0" wp14:anchorId="6E375348" wp14:editId="5B82D569">
            <wp:extent cx="4114800" cy="276225"/>
            <wp:effectExtent l="0" t="0" r="0" b="9525"/>
            <wp:docPr id="652" name="Picture 6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srcRect l="3839" t="29810" r="8888" b="65164"/>
                    <a:stretch/>
                  </pic:blipFill>
                  <pic:spPr bwMode="auto">
                    <a:xfrm>
                      <a:off x="0" y="0"/>
                      <a:ext cx="4114800" cy="276225"/>
                    </a:xfrm>
                    <a:prstGeom prst="rect">
                      <a:avLst/>
                    </a:prstGeom>
                    <a:ln>
                      <a:noFill/>
                    </a:ln>
                    <a:extLst>
                      <a:ext uri="{53640926-AAD7-44D8-BBD7-CCE9431645EC}">
                        <a14:shadowObscured xmlns:a14="http://schemas.microsoft.com/office/drawing/2010/main"/>
                      </a:ext>
                    </a:extLst>
                  </pic:spPr>
                </pic:pic>
              </a:graphicData>
            </a:graphic>
          </wp:inline>
        </w:drawing>
      </w:r>
      <w:r>
        <w:br/>
      </w:r>
    </w:p>
    <w:p w:rsidR="001336C1" w:rsidRDefault="001336C1" w:rsidP="001336C1">
      <w:pPr>
        <w:pStyle w:val="ListParagraph"/>
        <w:numPr>
          <w:ilvl w:val="1"/>
          <w:numId w:val="46"/>
        </w:numPr>
      </w:pPr>
      <w:r>
        <w:rPr>
          <w:noProof/>
        </w:rPr>
        <mc:AlternateContent>
          <mc:Choice Requires="wps">
            <w:drawing>
              <wp:anchor distT="0" distB="0" distL="114300" distR="114300" simplePos="0" relativeHeight="251872256" behindDoc="0" locked="0" layoutInCell="1" allowOverlap="1" wp14:anchorId="4541F87B" wp14:editId="0EE670A3">
                <wp:simplePos x="0" y="0"/>
                <wp:positionH relativeFrom="column">
                  <wp:posOffset>4372610</wp:posOffset>
                </wp:positionH>
                <wp:positionV relativeFrom="paragraph">
                  <wp:posOffset>5873750</wp:posOffset>
                </wp:positionV>
                <wp:extent cx="887095" cy="0"/>
                <wp:effectExtent l="0" t="133350" r="0" b="171450"/>
                <wp:wrapNone/>
                <wp:docPr id="632" name="Straight Arrow Connector 632"/>
                <wp:cNvGraphicFramePr/>
                <a:graphic xmlns:a="http://schemas.openxmlformats.org/drawingml/2006/main">
                  <a:graphicData uri="http://schemas.microsoft.com/office/word/2010/wordprocessingShape">
                    <wps:wsp>
                      <wps:cNvCnPr/>
                      <wps:spPr>
                        <a:xfrm flipH="1" flipV="1">
                          <a:off x="0" y="0"/>
                          <a:ext cx="887095" cy="0"/>
                        </a:xfrm>
                        <a:prstGeom prst="straightConnector1">
                          <a:avLst/>
                        </a:prstGeom>
                        <a:ln>
                          <a:solidFill>
                            <a:srgbClr val="FF0000"/>
                          </a:solidFill>
                          <a:tailEnd type="arrow"/>
                        </a:ln>
                      </wps:spPr>
                      <wps:style>
                        <a:lnRef idx="3">
                          <a:schemeClr val="accent2"/>
                        </a:lnRef>
                        <a:fillRef idx="0">
                          <a:schemeClr val="accent2"/>
                        </a:fillRef>
                        <a:effectRef idx="2">
                          <a:schemeClr val="accent2"/>
                        </a:effectRef>
                        <a:fontRef idx="minor">
                          <a:schemeClr val="tx1"/>
                        </a:fontRef>
                      </wps:style>
                      <wps:bodyPr/>
                    </wps:wsp>
                  </a:graphicData>
                </a:graphic>
                <wp14:sizeRelV relativeFrom="margin">
                  <wp14:pctHeight>0</wp14:pctHeight>
                </wp14:sizeRelV>
              </wp:anchor>
            </w:drawing>
          </mc:Choice>
          <mc:Fallback>
            <w:pict>
              <v:shape id="Straight Arrow Connector 632" o:spid="_x0000_s1026" type="#_x0000_t32" style="position:absolute;margin-left:344.3pt;margin-top:462.5pt;width:69.85pt;height:0;flip:x y;z-index:2518722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" strokecolor="red" strokeweight="3pt">
                <v:stroke endarrow="open"/>
                <v:shadow on="t" color="black" opacity="22937f" origin=",.5" offset="0,.63889mm"/>
              </v:shape>
            </w:pict>
          </mc:Fallback>
        </mc:AlternateContent>
      </w:r>
      <w:r>
        <w:rPr>
          <w:noProof/>
        </w:rPr>
        <mc:AlternateContent>
          <mc:Choice Requires="wps">
            <w:drawing>
              <wp:anchor distT="0" distB="0" distL="114300" distR="114300" simplePos="0" relativeHeight="251871232" behindDoc="0" locked="0" layoutInCell="1" allowOverlap="1" wp14:anchorId="397BCA8C" wp14:editId="5D163293">
                <wp:simplePos x="0" y="0"/>
                <wp:positionH relativeFrom="column">
                  <wp:posOffset>4754880</wp:posOffset>
                </wp:positionH>
                <wp:positionV relativeFrom="paragraph">
                  <wp:posOffset>2959100</wp:posOffset>
                </wp:positionV>
                <wp:extent cx="887095" cy="0"/>
                <wp:effectExtent l="0" t="133350" r="0" b="171450"/>
                <wp:wrapNone/>
                <wp:docPr id="633" name="Straight Arrow Connector 633"/>
                <wp:cNvGraphicFramePr/>
                <a:graphic xmlns:a="http://schemas.openxmlformats.org/drawingml/2006/main">
                  <a:graphicData uri="http://schemas.microsoft.com/office/word/2010/wordprocessingShape">
                    <wps:wsp>
                      <wps:cNvCnPr/>
                      <wps:spPr>
                        <a:xfrm flipH="1" flipV="1">
                          <a:off x="0" y="0"/>
                          <a:ext cx="887095" cy="0"/>
                        </a:xfrm>
                        <a:prstGeom prst="straightConnector1">
                          <a:avLst/>
                        </a:prstGeom>
                        <a:ln>
                          <a:solidFill>
                            <a:srgbClr val="FF0000"/>
                          </a:solidFill>
                          <a:tailEnd type="arrow"/>
                        </a:ln>
                      </wps:spPr>
                      <wps:style>
                        <a:lnRef idx="3">
                          <a:schemeClr val="accent2"/>
                        </a:lnRef>
                        <a:fillRef idx="0">
                          <a:schemeClr val="accent2"/>
                        </a:fillRef>
                        <a:effectRef idx="2">
                          <a:schemeClr val="accent2"/>
                        </a:effectRef>
                        <a:fontRef idx="minor">
                          <a:schemeClr val="tx1"/>
                        </a:fontRef>
                      </wps:style>
                      <wps:bodyPr/>
                    </wps:wsp>
                  </a:graphicData>
                </a:graphic>
                <wp14:sizeRelV relativeFrom="margin">
                  <wp14:pctHeight>0</wp14:pctHeight>
                </wp14:sizeRelV>
              </wp:anchor>
            </w:drawing>
          </mc:Choice>
          <mc:Fallback>
            <w:pict>
              <v:shape id="Straight Arrow Connector 633" o:spid="_x0000_s1026" type="#_x0000_t32" style="position:absolute;margin-left:374.4pt;margin-top:233pt;width:69.85pt;height:0;flip:x y;z-index:2518712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" strokecolor="red" strokeweight="3pt">
                <v:stroke endarrow="open"/>
                <v:shadow on="t" color="black" opacity="22937f" origin=",.5" offset="0,.63889mm"/>
              </v:shape>
            </w:pict>
          </mc:Fallback>
        </mc:AlternateContent>
      </w:r>
      <w:r>
        <w:rPr>
          <w:noProof/>
        </w:rPr>
        <mc:AlternateContent>
          <mc:Choice Requires="wps">
            <w:drawing>
              <wp:anchor distT="0" distB="0" distL="114300" distR="114300" simplePos="0" relativeHeight="251873280" behindDoc="0" locked="0" layoutInCell="1" allowOverlap="1" wp14:anchorId="379F29D0" wp14:editId="7013E66D">
                <wp:simplePos x="0" y="0"/>
                <wp:positionH relativeFrom="column">
                  <wp:posOffset>1276350</wp:posOffset>
                </wp:positionH>
                <wp:positionV relativeFrom="paragraph">
                  <wp:posOffset>3752850</wp:posOffset>
                </wp:positionV>
                <wp:extent cx="3714750" cy="1162050"/>
                <wp:effectExtent l="0" t="0" r="19050" b="19050"/>
                <wp:wrapNone/>
                <wp:docPr id="6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14750" cy="1162050"/>
                        </a:xfrm>
                        <a:prstGeom prst="rect">
                          <a:avLst/>
                        </a:prstGeom>
                        <a:solidFill>
                          <a:srgbClr val="FFFFFF"/>
                        </a:solidFill>
                        <a:ln w="9525">
                          <a:solidFill>
                            <a:schemeClr val="tx1"/>
                          </a:solidFill>
                          <a:miter lim="800000"/>
                          <a:headEnd/>
                          <a:tailEnd/>
                        </a:ln>
                      </wps:spPr>
                      <wps:txbx>
                        <w:txbxContent>
                          <w:p w:rsidR="002844FC" w:rsidRPr="001336C1" w:rsidRDefault="002844FC" w:rsidP="001336C1">
                            <w:pPr>
                              <w:rPr>
                                <w:rFonts w:ascii="Times New Roman" w:hAnsi="Times New Roman"/>
                                <w:color w:val="000000"/>
                              </w:rPr>
                            </w:pPr>
                            <w:r w:rsidRPr="00FD3EAE">
                              <w:rPr>
                                <w:rFonts w:ascii="Courier New" w:hAnsi="Courier New" w:cs="Courier New"/>
                                <w:color w:val="000000"/>
                                <w:sz w:val="16"/>
                                <w:szCs w:val="16"/>
                              </w:rPr>
                              <w:t>﻿</w:t>
                            </w:r>
                            <w:r w:rsidRPr="001336C1">
                              <w:rPr>
                                <w:rFonts w:ascii="Courier New" w:hAnsi="Courier New" w:cs="Courier New"/>
                                <w:color w:val="000000"/>
                                <w:sz w:val="16"/>
                                <w:szCs w:val="16"/>
                              </w:rPr>
                              <w:t xml:space="preserve"> ﻿Function FindLabel ( [SubtypeCD], [LiveFrontIdc], [LABELTEXT], [INSTALLATIONTYPE], [CGC12] )</w:t>
                            </w:r>
                          </w:p>
                          <w:p w:rsidR="002844FC" w:rsidRPr="001336C1" w:rsidRDefault="002844FC" w:rsidP="001336C1">
                            <w:pPr>
                              <w:rPr>
                                <w:rFonts w:ascii="Times New Roman" w:hAnsi="Times New Roman"/>
                                <w:color w:val="000000"/>
                              </w:rPr>
                            </w:pPr>
                            <w:r w:rsidRPr="001336C1">
                              <w:rPr>
                                <w:rFonts w:ascii="Courier New" w:hAnsi="Courier New" w:cs="Courier New"/>
                                <w:color w:val="000000"/>
                                <w:sz w:val="16"/>
                                <w:szCs w:val="16"/>
                              </w:rPr>
                              <w:t>If [SubtypeCD] = "Distribution Subsurface" or  [SubtypeCD] = "Distribution Padmount" then</w:t>
                            </w:r>
                          </w:p>
                          <w:p w:rsidR="002844FC" w:rsidRPr="001336C1" w:rsidRDefault="002844FC" w:rsidP="001336C1">
                            <w:pPr>
                              <w:rPr>
                                <w:rFonts w:ascii="Times New Roman" w:hAnsi="Times New Roman"/>
                                <w:color w:val="000000"/>
                              </w:rPr>
                            </w:pPr>
                            <w:r w:rsidRPr="001336C1">
                              <w:rPr>
                                <w:rFonts w:ascii="Courier New" w:hAnsi="Courier New" w:cs="Courier New"/>
                                <w:color w:val="000000"/>
                                <w:sz w:val="16"/>
                                <w:szCs w:val="16"/>
                              </w:rPr>
                              <w:t> </w:t>
                            </w:r>
                          </w:p>
                          <w:p w:rsidR="002844FC" w:rsidRPr="001336C1" w:rsidRDefault="002844FC" w:rsidP="001336C1">
                            <w:pPr>
                              <w:rPr>
                                <w:rFonts w:ascii="Times New Roman" w:hAnsi="Times New Roman"/>
                                <w:color w:val="000000"/>
                              </w:rPr>
                            </w:pPr>
                            <w:r w:rsidRPr="001336C1">
                              <w:rPr>
                                <w:rFonts w:ascii="Courier New" w:hAnsi="Courier New" w:cs="Courier New"/>
                                <w:color w:val="000000"/>
                                <w:sz w:val="16"/>
                                <w:szCs w:val="16"/>
                              </w:rPr>
                              <w:t>  if [LiveFrontIdc] = "Yes" then</w:t>
                            </w:r>
                          </w:p>
                          <w:p w:rsidR="002844FC" w:rsidRPr="001336C1" w:rsidRDefault="002844FC" w:rsidP="001336C1">
                            <w:pPr>
                              <w:rPr>
                                <w:rFonts w:ascii="Times New Roman" w:hAnsi="Times New Roman"/>
                                <w:color w:val="000000"/>
                              </w:rPr>
                            </w:pPr>
                            <w:r w:rsidRPr="001336C1">
                              <w:rPr>
                                <w:rFonts w:ascii="Courier New" w:hAnsi="Courier New" w:cs="Courier New"/>
                                <w:color w:val="000000"/>
                                <w:sz w:val="16"/>
                                <w:szCs w:val="16"/>
                              </w:rPr>
                              <w:t>    FindLabel = "LF"</w:t>
                            </w:r>
                          </w:p>
                          <w:p w:rsidR="002844FC" w:rsidRPr="001336C1" w:rsidRDefault="002844FC" w:rsidP="001336C1">
                            <w:pPr>
                              <w:rPr>
                                <w:rFonts w:ascii="Times New Roman" w:hAnsi="Times New Roman"/>
                                <w:color w:val="000000"/>
                              </w:rPr>
                            </w:pPr>
                            <w:r w:rsidRPr="001336C1">
                              <w:rPr>
                                <w:rFonts w:ascii="Courier New" w:hAnsi="Courier New" w:cs="Courier New"/>
                                <w:color w:val="000000"/>
                                <w:sz w:val="16"/>
                                <w:szCs w:val="16"/>
                              </w:rPr>
                              <w:t>  End if</w:t>
                            </w:r>
                          </w:p>
                          <w:p w:rsidR="002844FC" w:rsidRPr="001336C1" w:rsidRDefault="002844FC" w:rsidP="001336C1">
                            <w:pPr>
                              <w:rPr>
                                <w:rFonts w:ascii="Times New Roman" w:hAnsi="Times New Roman"/>
                                <w:color w:val="000000"/>
                              </w:rPr>
                            </w:pPr>
                            <w:r w:rsidRPr="001336C1">
                              <w:rPr>
                                <w:rFonts w:ascii="Courier New" w:hAnsi="Courier New" w:cs="Courier New"/>
                                <w:color w:val="000000"/>
                                <w:sz w:val="16"/>
                                <w:szCs w:val="16"/>
                              </w:rPr>
                              <w:t>End If</w:t>
                            </w:r>
                          </w:p>
                          <w:p w:rsidR="002844FC" w:rsidRPr="001336C1" w:rsidRDefault="002844FC" w:rsidP="001336C1">
                            <w:pPr>
                              <w:rPr>
                                <w:rFonts w:ascii="Times New Roman" w:hAnsi="Times New Roman"/>
                                <w:color w:val="000000"/>
                              </w:rPr>
                            </w:pPr>
                            <w:r w:rsidRPr="001336C1">
                              <w:rPr>
                                <w:rFonts w:ascii="Courier New" w:hAnsi="Courier New" w:cs="Courier New"/>
                                <w:color w:val="000000"/>
                                <w:sz w:val="16"/>
                                <w:szCs w:val="16"/>
                              </w:rPr>
                              <w:t>End Function</w:t>
                            </w:r>
                          </w:p>
                          <w:p w:rsidR="002844FC" w:rsidRPr="0068702F" w:rsidRDefault="002844FC" w:rsidP="001336C1">
                            <w:pPr>
                              <w:rPr>
                                <w:rFonts w:ascii="Times New Roman" w:hAnsi="Times New Roman"/>
                                <w:color w:val="000000"/>
                              </w:rPr>
                            </w:pPr>
                          </w:p>
                          <w:p w:rsidR="002844FC" w:rsidRPr="00BC67AB" w:rsidRDefault="002844FC" w:rsidP="001336C1">
                            <w:pPr>
                              <w:rPr>
                                <w:sz w:val="16"/>
                              </w:rPr>
                            </w:pPr>
                          </w:p>
                          <w:p w:rsidR="002844FC" w:rsidRPr="00BC67AB" w:rsidRDefault="002844FC" w:rsidP="001336C1">
                            <w:pPr>
                              <w:rPr>
                                <w:sz w:val="16"/>
                              </w:rPr>
                            </w:pPr>
                          </w:p>
                        </w:txbxContent>
                      </wps:txbx>
                      <wps:bodyPr rot="0" vert="horz" wrap="square" lIns="91440" tIns="0" rIns="91440" bIns="0" anchor="t" anchorCtr="0">
                        <a:noAutofit/>
                      </wps:bodyPr>
                    </wps:wsp>
                  </a:graphicData>
                </a:graphic>
                <wp14:sizeRelH relativeFrom="margin">
                  <wp14:pctWidth>0</wp14:pctWidth>
                </wp14:sizeRelH>
                <wp14:sizeRelV relativeFrom="margin">
                  <wp14:pctHeight>0</wp14:pctHeight>
                </wp14:sizeRelV>
              </wp:anchor>
            </w:drawing>
          </mc:Choice>
          <mc:Fallback>
            <w:pict>
              <v:shape id="_x0000_s1037" type="#_x0000_t202" style="position:absolute;left:0;text-align:left;margin-left:100.5pt;margin-top:295.5pt;width:292.5pt;height:91.5pt;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" strokecolor="black [3213]">
                <v:textbox inset=",0,,0">
                  <w:txbxContent>
                    <w:p w:rsidR="002844FC" w:rsidRPr="001336C1" w:rsidRDefault="002844FC" w:rsidP="001336C1">
                      <w:pPr>
                        <w:rPr>
                          <w:rFonts w:ascii="Times New Roman" w:hAnsi="Times New Roman"/>
                          <w:color w:val="000000"/>
                        </w:rPr>
                      </w:pPr>
                      <w:r w:rsidRPr="00FD3EAE">
                        <w:rPr>
                          <w:rFonts w:ascii="Courier New" w:hAnsi="Courier New" w:cs="Courier New"/>
                          <w:color w:val="000000"/>
                          <w:sz w:val="16"/>
                          <w:szCs w:val="16"/>
                        </w:rPr>
                        <w:t>﻿</w:t>
                      </w:r>
                      <w:r w:rsidRPr="001336C1">
                        <w:rPr>
                          <w:rFonts w:ascii="Courier New" w:hAnsi="Courier New" w:cs="Courier New"/>
                          <w:color w:val="000000"/>
                          <w:sz w:val="16"/>
                          <w:szCs w:val="16"/>
                        </w:rPr>
                        <w:t xml:space="preserve"> ﻿Function FindLabel ( [SubtypeCD], [LiveFrontIdc], [LABELTEXT], [INSTALLATIONTYPE], [CGC12] )</w:t>
                      </w:r>
                    </w:p>
                    <w:p w:rsidR="002844FC" w:rsidRPr="001336C1" w:rsidRDefault="002844FC" w:rsidP="001336C1">
                      <w:pPr>
                        <w:rPr>
                          <w:rFonts w:ascii="Times New Roman" w:hAnsi="Times New Roman"/>
                          <w:color w:val="000000"/>
                        </w:rPr>
                      </w:pPr>
                      <w:r w:rsidRPr="001336C1">
                        <w:rPr>
                          <w:rFonts w:ascii="Courier New" w:hAnsi="Courier New" w:cs="Courier New"/>
                          <w:color w:val="000000"/>
                          <w:sz w:val="16"/>
                          <w:szCs w:val="16"/>
                        </w:rPr>
                        <w:t>If [SubtypeCD] = "Distribution Subsurface" or  [SubtypeCD] = "Distribution Padmount" then</w:t>
                      </w:r>
                    </w:p>
                    <w:p w:rsidR="002844FC" w:rsidRPr="001336C1" w:rsidRDefault="002844FC" w:rsidP="001336C1">
                      <w:pPr>
                        <w:rPr>
                          <w:rFonts w:ascii="Times New Roman" w:hAnsi="Times New Roman"/>
                          <w:color w:val="000000"/>
                        </w:rPr>
                      </w:pPr>
                      <w:r w:rsidRPr="001336C1">
                        <w:rPr>
                          <w:rFonts w:ascii="Courier New" w:hAnsi="Courier New" w:cs="Courier New"/>
                          <w:color w:val="000000"/>
                          <w:sz w:val="16"/>
                          <w:szCs w:val="16"/>
                        </w:rPr>
                        <w:t> </w:t>
                      </w:r>
                    </w:p>
                    <w:p w:rsidR="002844FC" w:rsidRPr="001336C1" w:rsidRDefault="002844FC" w:rsidP="001336C1">
                      <w:pPr>
                        <w:rPr>
                          <w:rFonts w:ascii="Times New Roman" w:hAnsi="Times New Roman"/>
                          <w:color w:val="000000"/>
                        </w:rPr>
                      </w:pPr>
                      <w:r w:rsidRPr="001336C1">
                        <w:rPr>
                          <w:rFonts w:ascii="Courier New" w:hAnsi="Courier New" w:cs="Courier New"/>
                          <w:color w:val="000000"/>
                          <w:sz w:val="16"/>
                          <w:szCs w:val="16"/>
                        </w:rPr>
                        <w:t>  if [LiveFrontIdc] = "Yes" then</w:t>
                      </w:r>
                    </w:p>
                    <w:p w:rsidR="002844FC" w:rsidRPr="001336C1" w:rsidRDefault="002844FC" w:rsidP="001336C1">
                      <w:pPr>
                        <w:rPr>
                          <w:rFonts w:ascii="Times New Roman" w:hAnsi="Times New Roman"/>
                          <w:color w:val="000000"/>
                        </w:rPr>
                      </w:pPr>
                      <w:r w:rsidRPr="001336C1">
                        <w:rPr>
                          <w:rFonts w:ascii="Courier New" w:hAnsi="Courier New" w:cs="Courier New"/>
                          <w:color w:val="000000"/>
                          <w:sz w:val="16"/>
                          <w:szCs w:val="16"/>
                        </w:rPr>
                        <w:t>    FindLabel = "LF"</w:t>
                      </w:r>
                    </w:p>
                    <w:p w:rsidR="002844FC" w:rsidRPr="001336C1" w:rsidRDefault="002844FC" w:rsidP="001336C1">
                      <w:pPr>
                        <w:rPr>
                          <w:rFonts w:ascii="Times New Roman" w:hAnsi="Times New Roman"/>
                          <w:color w:val="000000"/>
                        </w:rPr>
                      </w:pPr>
                      <w:r w:rsidRPr="001336C1">
                        <w:rPr>
                          <w:rFonts w:ascii="Courier New" w:hAnsi="Courier New" w:cs="Courier New"/>
                          <w:color w:val="000000"/>
                          <w:sz w:val="16"/>
                          <w:szCs w:val="16"/>
                        </w:rPr>
                        <w:t>  End if</w:t>
                      </w:r>
                    </w:p>
                    <w:p w:rsidR="002844FC" w:rsidRPr="001336C1" w:rsidRDefault="002844FC" w:rsidP="001336C1">
                      <w:pPr>
                        <w:rPr>
                          <w:rFonts w:ascii="Times New Roman" w:hAnsi="Times New Roman"/>
                          <w:color w:val="000000"/>
                        </w:rPr>
                      </w:pPr>
                      <w:r w:rsidRPr="001336C1">
                        <w:rPr>
                          <w:rFonts w:ascii="Courier New" w:hAnsi="Courier New" w:cs="Courier New"/>
                          <w:color w:val="000000"/>
                          <w:sz w:val="16"/>
                          <w:szCs w:val="16"/>
                        </w:rPr>
                        <w:t>End If</w:t>
                      </w:r>
                    </w:p>
                    <w:p w:rsidR="002844FC" w:rsidRPr="001336C1" w:rsidRDefault="002844FC" w:rsidP="001336C1">
                      <w:pPr>
                        <w:rPr>
                          <w:rFonts w:ascii="Times New Roman" w:hAnsi="Times New Roman"/>
                          <w:color w:val="000000"/>
                        </w:rPr>
                      </w:pPr>
                      <w:r w:rsidRPr="001336C1">
                        <w:rPr>
                          <w:rFonts w:ascii="Courier New" w:hAnsi="Courier New" w:cs="Courier New"/>
                          <w:color w:val="000000"/>
                          <w:sz w:val="16"/>
                          <w:szCs w:val="16"/>
                        </w:rPr>
                        <w:t>End Function</w:t>
                      </w:r>
                    </w:p>
                    <w:p w:rsidR="002844FC" w:rsidRPr="0068702F" w:rsidRDefault="002844FC" w:rsidP="001336C1">
                      <w:pPr>
                        <w:rPr>
                          <w:rFonts w:ascii="Times New Roman" w:hAnsi="Times New Roman"/>
                          <w:color w:val="000000"/>
                        </w:rPr>
                      </w:pPr>
                    </w:p>
                    <w:p w:rsidR="002844FC" w:rsidRPr="00BC67AB" w:rsidRDefault="002844FC" w:rsidP="001336C1">
                      <w:pPr>
                        <w:rPr>
                          <w:sz w:val="16"/>
                        </w:rPr>
                      </w:pPr>
                    </w:p>
                    <w:p w:rsidR="002844FC" w:rsidRPr="00BC67AB" w:rsidRDefault="002844FC" w:rsidP="001336C1">
                      <w:pPr>
                        <w:rPr>
                          <w:sz w:val="16"/>
                        </w:rPr>
                      </w:pPr>
                    </w:p>
                  </w:txbxContent>
                </v:textbox>
              </v:shape>
            </w:pict>
          </mc:Fallback>
        </mc:AlternateContent>
      </w:r>
      <w:r>
        <w:rPr>
          <w:noProof/>
        </w:rPr>
        <mc:AlternateContent>
          <mc:Choice Requires="wps">
            <w:drawing>
              <wp:anchor distT="0" distB="0" distL="114300" distR="114300" simplePos="0" relativeHeight="251891712" behindDoc="0" locked="0" layoutInCell="1" allowOverlap="1" wp14:anchorId="467BE9F2" wp14:editId="1ACAB69E">
                <wp:simplePos x="0" y="0"/>
                <wp:positionH relativeFrom="column">
                  <wp:posOffset>4906010</wp:posOffset>
                </wp:positionH>
                <wp:positionV relativeFrom="paragraph">
                  <wp:posOffset>4302125</wp:posOffset>
                </wp:positionV>
                <wp:extent cx="887095" cy="0"/>
                <wp:effectExtent l="0" t="133350" r="0" b="171450"/>
                <wp:wrapNone/>
                <wp:docPr id="635" name="Straight Arrow Connector 635"/>
                <wp:cNvGraphicFramePr/>
                <a:graphic xmlns:a="http://schemas.openxmlformats.org/drawingml/2006/main">
                  <a:graphicData uri="http://schemas.microsoft.com/office/word/2010/wordprocessingShape">
                    <wps:wsp>
                      <wps:cNvCnPr/>
                      <wps:spPr>
                        <a:xfrm flipH="1" flipV="1">
                          <a:off x="0" y="0"/>
                          <a:ext cx="887095" cy="0"/>
                        </a:xfrm>
                        <a:prstGeom prst="straightConnector1">
                          <a:avLst/>
                        </a:prstGeom>
                        <a:ln>
                          <a:solidFill>
                            <a:srgbClr val="FF0000"/>
                          </a:solidFill>
                          <a:tailEnd type="arrow"/>
                        </a:ln>
                      </wps:spPr>
                      <wps:style>
                        <a:lnRef idx="3">
                          <a:schemeClr val="accent2"/>
                        </a:lnRef>
                        <a:fillRef idx="0">
                          <a:schemeClr val="accent2"/>
                        </a:fillRef>
                        <a:effectRef idx="2">
                          <a:schemeClr val="accent2"/>
                        </a:effectRef>
                        <a:fontRef idx="minor">
                          <a:schemeClr val="tx1"/>
                        </a:fontRef>
                      </wps:style>
                      <wps:bodyPr/>
                    </wps:wsp>
                  </a:graphicData>
                </a:graphic>
                <wp14:sizeRelV relativeFrom="margin">
                  <wp14:pctHeight>0</wp14:pctHeight>
                </wp14:sizeRelV>
              </wp:anchor>
            </w:drawing>
          </mc:Choice>
          <mc:Fallback>
            <w:pict>
              <v:shape id="Straight Arrow Connector 635" o:spid="_x0000_s1026" type="#_x0000_t32" style="position:absolute;margin-left:386.3pt;margin-top:338.75pt;width:69.85pt;height:0;flip:x y;z-index:2518917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" strokecolor="red" strokeweight="3pt">
                <v:stroke endarrow="open"/>
                <v:shadow on="t" color="black" opacity="22937f" origin=",.5" offset="0,.63889mm"/>
              </v:shape>
            </w:pict>
          </mc:Fallback>
        </mc:AlternateContent>
      </w:r>
      <w:r>
        <w:t xml:space="preserve">Ensure that the “Display coded value description” checkbox is selected, match </w:t>
      </w:r>
      <w:r w:rsidR="00A5663C">
        <w:t>the label text with the text below, click verify, and then click “OK”.</w:t>
      </w:r>
      <w:r>
        <w:br/>
      </w:r>
      <w:r w:rsidRPr="005B4125">
        <w:rPr>
          <w:i/>
        </w:rPr>
        <w:t>(Note: the contents of the expression field below may be copied)</w:t>
      </w:r>
      <w:r w:rsidRPr="002202B8">
        <w:rPr>
          <w:noProof/>
        </w:rPr>
        <w:t xml:space="preserve"> </w:t>
      </w:r>
      <w:r>
        <w:rPr>
          <w:noProof/>
        </w:rPr>
        <w:br/>
      </w:r>
      <w:r>
        <w:rPr>
          <w:noProof/>
        </w:rPr>
        <w:br/>
      </w:r>
      <w:r>
        <w:rPr>
          <w:noProof/>
        </w:rPr>
        <w:drawing>
          <wp:inline distT="0" distB="0" distL="0" distR="0" wp14:anchorId="6DCC8CBC" wp14:editId="5B3FF11F">
            <wp:extent cx="4314825" cy="5362575"/>
            <wp:effectExtent l="0" t="0" r="9525" b="9525"/>
            <wp:docPr id="653" name="Picture 6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314825" cy="5362575"/>
                    </a:xfrm>
                    <a:prstGeom prst="rect">
                      <a:avLst/>
                    </a:prstGeom>
                  </pic:spPr>
                </pic:pic>
              </a:graphicData>
            </a:graphic>
          </wp:inline>
        </w:drawing>
      </w:r>
      <w:r>
        <w:br/>
      </w:r>
      <w:r>
        <w:br/>
      </w:r>
      <w:r>
        <w:br/>
      </w:r>
    </w:p>
    <w:p w:rsidR="001336C1" w:rsidRDefault="001336C1" w:rsidP="001336C1">
      <w:pPr>
        <w:pStyle w:val="ListParagraph"/>
        <w:numPr>
          <w:ilvl w:val="0"/>
          <w:numId w:val="46"/>
        </w:numPr>
      </w:pPr>
      <w:r>
        <w:t xml:space="preserve">Click on the </w:t>
      </w:r>
      <w:r>
        <w:rPr>
          <w:i/>
        </w:rPr>
        <w:t>Size</w:t>
      </w:r>
      <w:r>
        <w:t xml:space="preserve"> annotation class to begin modifying its attributes.</w:t>
      </w:r>
      <w:r>
        <w:br/>
      </w:r>
    </w:p>
    <w:p w:rsidR="001336C1" w:rsidRDefault="001336C1" w:rsidP="003A128E">
      <w:pPr>
        <w:pStyle w:val="ListParagraph"/>
        <w:numPr>
          <w:ilvl w:val="0"/>
          <w:numId w:val="48"/>
        </w:numPr>
      </w:pPr>
      <w:r>
        <w:rPr>
          <w:noProof/>
        </w:rPr>
        <w:lastRenderedPageBreak/>
        <mc:AlternateContent>
          <mc:Choice Requires="wps">
            <w:drawing>
              <wp:anchor distT="0" distB="0" distL="114300" distR="114300" simplePos="0" relativeHeight="251886592" behindDoc="0" locked="0" layoutInCell="1" allowOverlap="1" wp14:anchorId="6EF3BE3D" wp14:editId="17D60CC5">
                <wp:simplePos x="0" y="0"/>
                <wp:positionH relativeFrom="column">
                  <wp:posOffset>4095751</wp:posOffset>
                </wp:positionH>
                <wp:positionV relativeFrom="paragraph">
                  <wp:posOffset>582930</wp:posOffset>
                </wp:positionV>
                <wp:extent cx="266700" cy="133350"/>
                <wp:effectExtent l="0" t="0" r="0" b="0"/>
                <wp:wrapNone/>
                <wp:docPr id="636" name="Rectangle 636"/>
                <wp:cNvGraphicFramePr/>
                <a:graphic xmlns:a="http://schemas.openxmlformats.org/drawingml/2006/main">
                  <a:graphicData uri="http://schemas.microsoft.com/office/word/2010/wordprocessingShape">
                    <wps:wsp>
                      <wps:cNvSpPr/>
                      <wps:spPr>
                        <a:xfrm>
                          <a:off x="0" y="0"/>
                          <a:ext cx="266700" cy="1333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636" o:spid="_x0000_s1026" style="position:absolute;margin-left:322.5pt;margin-top:45.9pt;width:21pt;height:10.5pt;z-index:2518865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" fillcolor="white [3212]" stroked="f" strokeweight="2pt"/>
            </w:pict>
          </mc:Fallback>
        </mc:AlternateContent>
      </w:r>
      <w:r w:rsidR="00C82F43" w:rsidRPr="00C82F43">
        <w:t xml:space="preserve"> </w:t>
      </w:r>
      <w:r w:rsidR="00C82F43">
        <w:t>Under “Text Symbol”, click the “Symbol” button. Then click “Edit Symbol”.</w:t>
      </w:r>
      <w:r w:rsidR="00C82F43">
        <w:br/>
      </w:r>
      <w:r w:rsidR="00C82F43">
        <w:br/>
      </w:r>
      <w:r w:rsidR="00C82F43">
        <w:rPr>
          <w:noProof/>
        </w:rPr>
        <w:drawing>
          <wp:inline distT="0" distB="0" distL="0" distR="0" wp14:anchorId="2EB50F41" wp14:editId="73170F52">
            <wp:extent cx="523875" cy="295275"/>
            <wp:effectExtent l="0" t="0" r="9525"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7"/>
                    <a:srcRect l="77548" t="45788" r="9720" b="48534"/>
                    <a:stretch/>
                  </pic:blipFill>
                  <pic:spPr bwMode="auto">
                    <a:xfrm>
                      <a:off x="0" y="0"/>
                      <a:ext cx="523875" cy="295275"/>
                    </a:xfrm>
                    <a:prstGeom prst="rect">
                      <a:avLst/>
                    </a:prstGeom>
                    <a:ln>
                      <a:noFill/>
                    </a:ln>
                    <a:extLst>
                      <a:ext uri="{53640926-AAD7-44D8-BBD7-CCE9431645EC}">
                        <a14:shadowObscured xmlns:a14="http://schemas.microsoft.com/office/drawing/2010/main"/>
                      </a:ext>
                    </a:extLst>
                  </pic:spPr>
                </pic:pic>
              </a:graphicData>
            </a:graphic>
          </wp:inline>
        </w:drawing>
      </w:r>
    </w:p>
    <w:p w:rsidR="001336C1" w:rsidRDefault="001336C1" w:rsidP="003A128E">
      <w:pPr>
        <w:pStyle w:val="ListParagraph"/>
        <w:numPr>
          <w:ilvl w:val="0"/>
          <w:numId w:val="48"/>
        </w:numPr>
      </w:pPr>
      <w:r>
        <w:t>Ensure that the settings under the “General” tab match the example below:</w:t>
      </w:r>
      <w:r>
        <w:br/>
      </w:r>
      <w:r>
        <w:br/>
      </w:r>
      <w:r>
        <w:rPr>
          <w:noProof/>
        </w:rPr>
        <w:drawing>
          <wp:inline distT="0" distB="0" distL="0" distR="0" wp14:anchorId="3F06FF51" wp14:editId="0A7DA9DC">
            <wp:extent cx="2771775" cy="1676400"/>
            <wp:effectExtent l="0" t="0" r="9525" b="0"/>
            <wp:docPr id="655" name="Picture 6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2771775" cy="1676400"/>
                    </a:xfrm>
                    <a:prstGeom prst="rect">
                      <a:avLst/>
                    </a:prstGeom>
                  </pic:spPr>
                </pic:pic>
              </a:graphicData>
            </a:graphic>
          </wp:inline>
        </w:drawing>
      </w:r>
      <w:r>
        <w:br/>
      </w:r>
    </w:p>
    <w:p w:rsidR="001336C1" w:rsidRDefault="001336C1" w:rsidP="003A128E">
      <w:pPr>
        <w:pStyle w:val="ListParagraph"/>
        <w:numPr>
          <w:ilvl w:val="0"/>
          <w:numId w:val="48"/>
        </w:numPr>
      </w:pPr>
      <w:r>
        <w:t>Click “OK” to close this window.</w:t>
      </w:r>
      <w:r>
        <w:br/>
      </w:r>
    </w:p>
    <w:p w:rsidR="001336C1" w:rsidRDefault="001336C1" w:rsidP="003A128E">
      <w:pPr>
        <w:pStyle w:val="ListParagraph"/>
        <w:numPr>
          <w:ilvl w:val="0"/>
          <w:numId w:val="48"/>
        </w:numPr>
      </w:pPr>
      <w:r>
        <w:t>Click “OK” again. If changes were made, read and accept the warning.</w:t>
      </w:r>
      <w:r>
        <w:br/>
      </w:r>
    </w:p>
    <w:p w:rsidR="001336C1" w:rsidRDefault="001336C1" w:rsidP="003A128E">
      <w:pPr>
        <w:pStyle w:val="ListParagraph"/>
        <w:numPr>
          <w:ilvl w:val="0"/>
          <w:numId w:val="48"/>
        </w:numPr>
      </w:pPr>
      <w:r>
        <w:rPr>
          <w:noProof/>
        </w:rPr>
        <mc:AlternateContent>
          <mc:Choice Requires="wps">
            <w:drawing>
              <wp:anchor distT="0" distB="0" distL="114300" distR="114300" simplePos="0" relativeHeight="251888640" behindDoc="0" locked="0" layoutInCell="1" allowOverlap="1" wp14:anchorId="11EA11D3" wp14:editId="5BBA8845">
                <wp:simplePos x="0" y="0"/>
                <wp:positionH relativeFrom="column">
                  <wp:posOffset>2647950</wp:posOffset>
                </wp:positionH>
                <wp:positionV relativeFrom="paragraph">
                  <wp:posOffset>1268730</wp:posOffset>
                </wp:positionV>
                <wp:extent cx="304800" cy="104775"/>
                <wp:effectExtent l="0" t="0" r="0" b="9525"/>
                <wp:wrapNone/>
                <wp:docPr id="638" name="Rectangle 638"/>
                <wp:cNvGraphicFramePr/>
                <a:graphic xmlns:a="http://schemas.openxmlformats.org/drawingml/2006/main">
                  <a:graphicData uri="http://schemas.microsoft.com/office/word/2010/wordprocessingShape">
                    <wps:wsp>
                      <wps:cNvSpPr/>
                      <wps:spPr>
                        <a:xfrm>
                          <a:off x="0" y="0"/>
                          <a:ext cx="304800" cy="10477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38" o:spid="_x0000_s1026" style="position:absolute;margin-left:208.5pt;margin-top:99.9pt;width:24pt;height:8.25pt;z-index:25188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" fillcolor="white [3212]" stroked="f" strokeweight="2pt"/>
            </w:pict>
          </mc:Fallback>
        </mc:AlternateContent>
      </w:r>
      <w:r>
        <w:rPr>
          <w:noProof/>
        </w:rPr>
        <mc:AlternateContent>
          <mc:Choice Requires="wps">
            <w:drawing>
              <wp:anchor distT="0" distB="0" distL="114300" distR="114300" simplePos="0" relativeHeight="251876352" behindDoc="0" locked="0" layoutInCell="1" allowOverlap="1" wp14:anchorId="1E0A96E2" wp14:editId="174B3173">
                <wp:simplePos x="0" y="0"/>
                <wp:positionH relativeFrom="column">
                  <wp:posOffset>4440555</wp:posOffset>
                </wp:positionH>
                <wp:positionV relativeFrom="paragraph">
                  <wp:posOffset>975995</wp:posOffset>
                </wp:positionV>
                <wp:extent cx="887095" cy="0"/>
                <wp:effectExtent l="0" t="133350" r="0" b="171450"/>
                <wp:wrapNone/>
                <wp:docPr id="639" name="Straight Arrow Connector 639"/>
                <wp:cNvGraphicFramePr/>
                <a:graphic xmlns:a="http://schemas.openxmlformats.org/drawingml/2006/main">
                  <a:graphicData uri="http://schemas.microsoft.com/office/word/2010/wordprocessingShape">
                    <wps:wsp>
                      <wps:cNvCnPr/>
                      <wps:spPr>
                        <a:xfrm flipH="1" flipV="1">
                          <a:off x="0" y="0"/>
                          <a:ext cx="887095" cy="0"/>
                        </a:xfrm>
                        <a:prstGeom prst="straightConnector1">
                          <a:avLst/>
                        </a:prstGeom>
                        <a:ln>
                          <a:solidFill>
                            <a:srgbClr val="FF0000"/>
                          </a:solidFill>
                          <a:tailEnd type="arrow"/>
                        </a:ln>
                      </wps:spPr>
                      <wps:style>
                        <a:lnRef idx="3">
                          <a:schemeClr val="accent2"/>
                        </a:lnRef>
                        <a:fillRef idx="0">
                          <a:schemeClr val="accent2"/>
                        </a:fillRef>
                        <a:effectRef idx="2">
                          <a:schemeClr val="accent2"/>
                        </a:effectRef>
                        <a:fontRef idx="minor">
                          <a:schemeClr val="tx1"/>
                        </a:fontRef>
                      </wps:style>
                      <wps:bodyPr/>
                    </wps:wsp>
                  </a:graphicData>
                </a:graphic>
                <wp14:sizeRelV relativeFrom="margin">
                  <wp14:pctHeight>0</wp14:pctHeight>
                </wp14:sizeRelV>
              </wp:anchor>
            </w:drawing>
          </mc:Choice>
          <mc:Fallback>
            <w:pict>
              <v:shape id="Straight Arrow Connector 639" o:spid="_x0000_s1026" type="#_x0000_t32" style="position:absolute;margin-left:349.65pt;margin-top:76.85pt;width:69.85pt;height:0;flip:x y;z-index:2518763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" strokecolor="red" strokeweight="3pt">
                <v:stroke endarrow="open"/>
                <v:shadow on="t" color="black" opacity="22937f" origin=",.5" offset="0,.63889mm"/>
              </v:shape>
            </w:pict>
          </mc:Fallback>
        </mc:AlternateContent>
      </w:r>
      <w:r>
        <w:t>Under “Placement Properties”, click the “Properties” button.</w:t>
      </w:r>
      <w:r>
        <w:br/>
      </w:r>
      <w:r>
        <w:br/>
      </w:r>
      <w:r>
        <w:rPr>
          <w:noProof/>
        </w:rPr>
        <w:drawing>
          <wp:inline distT="0" distB="0" distL="0" distR="0" wp14:anchorId="3AB4B7FC" wp14:editId="420302A8">
            <wp:extent cx="3619500" cy="1257300"/>
            <wp:effectExtent l="0" t="0" r="0" b="0"/>
            <wp:docPr id="656" name="Picture 6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7"/>
                    <a:srcRect l="4167" t="52931" r="7868" b="22893"/>
                    <a:stretch/>
                  </pic:blipFill>
                  <pic:spPr bwMode="auto">
                    <a:xfrm>
                      <a:off x="0" y="0"/>
                      <a:ext cx="3619500" cy="1257300"/>
                    </a:xfrm>
                    <a:prstGeom prst="rect">
                      <a:avLst/>
                    </a:prstGeom>
                    <a:ln>
                      <a:noFill/>
                    </a:ln>
                    <a:extLst>
                      <a:ext uri="{53640926-AAD7-44D8-BBD7-CCE9431645EC}">
                        <a14:shadowObscured xmlns:a14="http://schemas.microsoft.com/office/drawing/2010/main"/>
                      </a:ext>
                    </a:extLst>
                  </pic:spPr>
                </pic:pic>
              </a:graphicData>
            </a:graphic>
          </wp:inline>
        </w:drawing>
      </w:r>
      <w:r>
        <w:br/>
      </w:r>
    </w:p>
    <w:p w:rsidR="001336C1" w:rsidRDefault="001336C1" w:rsidP="003A128E">
      <w:pPr>
        <w:pStyle w:val="ListParagraph"/>
        <w:numPr>
          <w:ilvl w:val="0"/>
          <w:numId w:val="48"/>
        </w:numPr>
      </w:pPr>
      <w:r>
        <w:rPr>
          <w:noProof/>
        </w:rPr>
        <w:drawing>
          <wp:anchor distT="0" distB="0" distL="114300" distR="114300" simplePos="0" relativeHeight="251877376" behindDoc="1" locked="0" layoutInCell="1" allowOverlap="1" wp14:anchorId="0889C525" wp14:editId="285CD550">
            <wp:simplePos x="0" y="0"/>
            <wp:positionH relativeFrom="column">
              <wp:posOffset>5419725</wp:posOffset>
            </wp:positionH>
            <wp:positionV relativeFrom="paragraph">
              <wp:posOffset>-219075</wp:posOffset>
            </wp:positionV>
            <wp:extent cx="914400" cy="809625"/>
            <wp:effectExtent l="0" t="0" r="0" b="9525"/>
            <wp:wrapTight wrapText="bothSides">
              <wp:wrapPolygon edited="0">
                <wp:start x="0" y="0"/>
                <wp:lineTo x="0" y="21346"/>
                <wp:lineTo x="21150" y="21346"/>
                <wp:lineTo x="21150" y="0"/>
                <wp:lineTo x="0" y="0"/>
              </wp:wrapPolygon>
            </wp:wrapTight>
            <wp:docPr id="657" name="Picture 6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extLst>
                        <a:ext uri="{28A0092B-C50C-407E-A947-70E740481C1C}">
                          <a14:useLocalDpi xmlns:a14="http://schemas.microsoft.com/office/drawing/2010/main" val="0"/>
                        </a:ext>
                      </a:extLst>
                    </a:blip>
                    <a:stretch>
                      <a:fillRect/>
                    </a:stretch>
                  </pic:blipFill>
                  <pic:spPr>
                    <a:xfrm>
                      <a:off x="0" y="0"/>
                      <a:ext cx="914400" cy="809625"/>
                    </a:xfrm>
                    <a:prstGeom prst="rect">
                      <a:avLst/>
                    </a:prstGeom>
                  </pic:spPr>
                </pic:pic>
              </a:graphicData>
            </a:graphic>
            <wp14:sizeRelH relativeFrom="page">
              <wp14:pctWidth>0</wp14:pctWidth>
            </wp14:sizeRelH>
            <wp14:sizeRelV relativeFrom="page">
              <wp14:pctHeight>0</wp14:pctHeight>
            </wp14:sizeRelV>
          </wp:anchor>
        </w:drawing>
      </w:r>
      <w:r>
        <w:t>In the Label Position tab, click the “Position” button and ensure the Position is set to Offset (“Best Position”).</w:t>
      </w:r>
      <w:r>
        <w:br/>
      </w:r>
    </w:p>
    <w:p w:rsidR="001336C1" w:rsidRDefault="001336C1" w:rsidP="003A128E">
      <w:pPr>
        <w:pStyle w:val="ListParagraph"/>
        <w:numPr>
          <w:ilvl w:val="0"/>
          <w:numId w:val="48"/>
        </w:numPr>
      </w:pPr>
      <w:r>
        <w:t xml:space="preserve">In the Label Position tab, click the “Label Offset” button and ensure that the preferred offset is </w:t>
      </w:r>
      <w:r w:rsidR="00F11176">
        <w:rPr>
          <w:b/>
        </w:rPr>
        <w:t>57</w:t>
      </w:r>
      <w:r>
        <w:t>.</w:t>
      </w:r>
      <w:r w:rsidR="00F11176">
        <w:br/>
      </w:r>
      <w:r w:rsidR="00F11176">
        <w:br/>
      </w:r>
      <w:r>
        <w:br/>
      </w:r>
      <w:r>
        <w:br/>
      </w:r>
    </w:p>
    <w:p w:rsidR="001336C1" w:rsidRDefault="001336C1" w:rsidP="003A128E">
      <w:pPr>
        <w:pStyle w:val="ListParagraph"/>
        <w:numPr>
          <w:ilvl w:val="0"/>
          <w:numId w:val="48"/>
        </w:numPr>
      </w:pPr>
      <w:r>
        <w:t>In the “Fitting Strategy” tab, ensure that the “Stack Label” checkbox is checked.</w:t>
      </w:r>
      <w:r>
        <w:br/>
      </w:r>
      <w:r>
        <w:br/>
      </w:r>
      <w:r>
        <w:rPr>
          <w:noProof/>
        </w:rPr>
        <w:lastRenderedPageBreak/>
        <w:drawing>
          <wp:inline distT="0" distB="0" distL="0" distR="0" wp14:anchorId="0C7032BC" wp14:editId="47571383">
            <wp:extent cx="3705225" cy="1190625"/>
            <wp:effectExtent l="0" t="0" r="9525" b="9525"/>
            <wp:docPr id="658" name="Picture 6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3705225" cy="1190625"/>
                    </a:xfrm>
                    <a:prstGeom prst="rect">
                      <a:avLst/>
                    </a:prstGeom>
                  </pic:spPr>
                </pic:pic>
              </a:graphicData>
            </a:graphic>
          </wp:inline>
        </w:drawing>
      </w:r>
      <w:r>
        <w:br/>
      </w:r>
      <w:r>
        <w:br/>
      </w:r>
    </w:p>
    <w:p w:rsidR="001336C1" w:rsidRDefault="001336C1" w:rsidP="003A128E">
      <w:pPr>
        <w:pStyle w:val="ListParagraph"/>
        <w:numPr>
          <w:ilvl w:val="0"/>
          <w:numId w:val="48"/>
        </w:numPr>
      </w:pPr>
      <w:r>
        <w:t>Click “OK” to close this window and return to the Feature Class Properties window.</w:t>
      </w:r>
      <w:r>
        <w:br/>
      </w:r>
    </w:p>
    <w:p w:rsidR="001336C1" w:rsidRDefault="001336C1" w:rsidP="003A128E">
      <w:pPr>
        <w:pStyle w:val="ListParagraph"/>
        <w:numPr>
          <w:ilvl w:val="0"/>
          <w:numId w:val="48"/>
        </w:numPr>
      </w:pPr>
      <w:r>
        <w:t>Click “Expression” next to the Label Field dropdown.</w:t>
      </w:r>
      <w:r w:rsidRPr="002202B8">
        <w:rPr>
          <w:noProof/>
        </w:rPr>
        <w:t xml:space="preserve"> </w:t>
      </w:r>
      <w:r>
        <w:br/>
      </w:r>
    </w:p>
    <w:p w:rsidR="008B746E" w:rsidRDefault="001336C1" w:rsidP="001336C1">
      <w:pPr>
        <w:pStyle w:val="ListParagraph"/>
        <w:ind w:left="1620"/>
      </w:pPr>
      <w:r>
        <w:rPr>
          <w:noProof/>
        </w:rPr>
        <mc:AlternateContent>
          <mc:Choice Requires="wps">
            <w:drawing>
              <wp:anchor distT="0" distB="0" distL="114300" distR="114300" simplePos="0" relativeHeight="251881472" behindDoc="0" locked="0" layoutInCell="1" allowOverlap="1" wp14:anchorId="729471C9" wp14:editId="43DE2D1F">
                <wp:simplePos x="0" y="0"/>
                <wp:positionH relativeFrom="column">
                  <wp:posOffset>1743075</wp:posOffset>
                </wp:positionH>
                <wp:positionV relativeFrom="paragraph">
                  <wp:posOffset>57150</wp:posOffset>
                </wp:positionV>
                <wp:extent cx="962025" cy="133350"/>
                <wp:effectExtent l="0" t="0" r="9525" b="0"/>
                <wp:wrapNone/>
                <wp:docPr id="640" name="Rectangle 640"/>
                <wp:cNvGraphicFramePr/>
                <a:graphic xmlns:a="http://schemas.openxmlformats.org/drawingml/2006/main">
                  <a:graphicData uri="http://schemas.microsoft.com/office/word/2010/wordprocessingShape">
                    <wps:wsp>
                      <wps:cNvSpPr/>
                      <wps:spPr>
                        <a:xfrm>
                          <a:off x="0" y="0"/>
                          <a:ext cx="962025" cy="1333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640" o:spid="_x0000_s1026" style="position:absolute;margin-left:137.25pt;margin-top:4.5pt;width:75.75pt;height:10.5pt;z-index:2518814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" fillcolor="white [3212]" stroked="f" strokeweight="2pt"/>
            </w:pict>
          </mc:Fallback>
        </mc:AlternateContent>
      </w:r>
      <w:r>
        <w:rPr>
          <w:noProof/>
        </w:rPr>
        <mc:AlternateContent>
          <mc:Choice Requires="wps">
            <w:drawing>
              <wp:anchor distT="0" distB="0" distL="114300" distR="114300" simplePos="0" relativeHeight="251878400" behindDoc="0" locked="0" layoutInCell="1" allowOverlap="1" wp14:anchorId="3D75D6E7" wp14:editId="6CC2312F">
                <wp:simplePos x="0" y="0"/>
                <wp:positionH relativeFrom="column">
                  <wp:posOffset>4994275</wp:posOffset>
                </wp:positionH>
                <wp:positionV relativeFrom="paragraph">
                  <wp:posOffset>126365</wp:posOffset>
                </wp:positionV>
                <wp:extent cx="887095" cy="0"/>
                <wp:effectExtent l="0" t="133350" r="0" b="171450"/>
                <wp:wrapNone/>
                <wp:docPr id="641" name="Straight Arrow Connector 641"/>
                <wp:cNvGraphicFramePr/>
                <a:graphic xmlns:a="http://schemas.openxmlformats.org/drawingml/2006/main">
                  <a:graphicData uri="http://schemas.microsoft.com/office/word/2010/wordprocessingShape">
                    <wps:wsp>
                      <wps:cNvCnPr/>
                      <wps:spPr>
                        <a:xfrm flipH="1" flipV="1">
                          <a:off x="0" y="0"/>
                          <a:ext cx="887095" cy="0"/>
                        </a:xfrm>
                        <a:prstGeom prst="straightConnector1">
                          <a:avLst/>
                        </a:prstGeom>
                        <a:ln>
                          <a:solidFill>
                            <a:srgbClr val="FF0000"/>
                          </a:solidFill>
                          <a:tailEnd type="arrow"/>
                        </a:ln>
                      </wps:spPr>
                      <wps:style>
                        <a:lnRef idx="3">
                          <a:schemeClr val="accent2"/>
                        </a:lnRef>
                        <a:fillRef idx="0">
                          <a:schemeClr val="accent2"/>
                        </a:fillRef>
                        <a:effectRef idx="2">
                          <a:schemeClr val="accent2"/>
                        </a:effectRef>
                        <a:fontRef idx="minor">
                          <a:schemeClr val="tx1"/>
                        </a:fontRef>
                      </wps:style>
                      <wps:bodyPr/>
                    </wps:wsp>
                  </a:graphicData>
                </a:graphic>
                <wp14:sizeRelV relativeFrom="margin">
                  <wp14:pctHeight>0</wp14:pctHeight>
                </wp14:sizeRelV>
              </wp:anchor>
            </w:drawing>
          </mc:Choice>
          <mc:Fallback>
            <w:pict>
              <v:shape id="Straight Arrow Connector 641" o:spid="_x0000_s1026" type="#_x0000_t32" style="position:absolute;margin-left:393.25pt;margin-top:9.95pt;width:69.85pt;height:0;flip:x y;z-index:2518784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" strokecolor="red" strokeweight="3pt">
                <v:stroke endarrow="open"/>
                <v:shadow on="t" color="black" opacity="22937f" origin=",.5" offset="0,.63889mm"/>
              </v:shape>
            </w:pict>
          </mc:Fallback>
        </mc:AlternateContent>
      </w:r>
      <w:r>
        <w:rPr>
          <w:noProof/>
        </w:rPr>
        <w:drawing>
          <wp:inline distT="0" distB="0" distL="0" distR="0" wp14:anchorId="70E5CD09" wp14:editId="3AF7C0F0">
            <wp:extent cx="4114800" cy="276225"/>
            <wp:effectExtent l="0" t="0" r="0" b="9525"/>
            <wp:docPr id="659" name="Picture 6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srcRect l="3839" t="29810" r="8888" b="65164"/>
                    <a:stretch/>
                  </pic:blipFill>
                  <pic:spPr bwMode="auto">
                    <a:xfrm>
                      <a:off x="0" y="0"/>
                      <a:ext cx="4114800" cy="276225"/>
                    </a:xfrm>
                    <a:prstGeom prst="rect">
                      <a:avLst/>
                    </a:prstGeom>
                    <a:ln>
                      <a:noFill/>
                    </a:ln>
                    <a:extLst>
                      <a:ext uri="{53640926-AAD7-44D8-BBD7-CCE9431645EC}">
                        <a14:shadowObscured xmlns:a14="http://schemas.microsoft.com/office/drawing/2010/main"/>
                      </a:ext>
                    </a:extLst>
                  </pic:spPr>
                </pic:pic>
              </a:graphicData>
            </a:graphic>
          </wp:inline>
        </w:drawing>
      </w:r>
      <w:r>
        <w:br/>
      </w:r>
    </w:p>
    <w:p w:rsidR="008B746E" w:rsidRDefault="008B746E">
      <w:r>
        <w:br w:type="page"/>
      </w:r>
    </w:p>
    <w:p w:rsidR="001336C1" w:rsidRDefault="001336C1" w:rsidP="003A128E">
      <w:pPr>
        <w:pStyle w:val="ListParagraph"/>
        <w:numPr>
          <w:ilvl w:val="0"/>
          <w:numId w:val="48"/>
        </w:numPr>
      </w:pPr>
      <w:r>
        <w:lastRenderedPageBreak/>
        <w:t xml:space="preserve">Ensure that the “Display coded value description” checkbox is selected, match </w:t>
      </w:r>
      <w:r w:rsidR="00A5663C">
        <w:t>the label text with the text below, click verify, and then click “OK”.</w:t>
      </w:r>
      <w:r>
        <w:br/>
      </w:r>
      <w:r w:rsidRPr="00FA2FC6">
        <w:rPr>
          <w:i/>
        </w:rPr>
        <w:t>(Note: the contents of the expression field below may be copied)</w:t>
      </w:r>
      <w:r w:rsidRPr="002202B8">
        <w:rPr>
          <w:noProof/>
        </w:rPr>
        <w:t xml:space="preserve"> </w:t>
      </w:r>
      <w:r w:rsidR="008B746E">
        <w:rPr>
          <w:noProof/>
        </w:rPr>
        <w:br/>
      </w:r>
    </w:p>
    <w:p w:rsidR="001336C1" w:rsidRDefault="00F11176" w:rsidP="001336C1">
      <w:r>
        <w:rPr>
          <w:noProof/>
        </w:rPr>
        <mc:AlternateContent>
          <mc:Choice Requires="wps">
            <w:drawing>
              <wp:anchor distT="0" distB="0" distL="114300" distR="114300" simplePos="0" relativeHeight="251882496" behindDoc="0" locked="0" layoutInCell="1" allowOverlap="1" wp14:anchorId="4DB19BF7" wp14:editId="31B93856">
                <wp:simplePos x="0" y="0"/>
                <wp:positionH relativeFrom="column">
                  <wp:posOffset>304800</wp:posOffset>
                </wp:positionH>
                <wp:positionV relativeFrom="paragraph">
                  <wp:posOffset>2809875</wp:posOffset>
                </wp:positionV>
                <wp:extent cx="1504315" cy="257175"/>
                <wp:effectExtent l="0" t="0" r="19685" b="28575"/>
                <wp:wrapNone/>
                <wp:docPr id="644" name="Straight Connector 644"/>
                <wp:cNvGraphicFramePr/>
                <a:graphic xmlns:a="http://schemas.openxmlformats.org/drawingml/2006/main">
                  <a:graphicData uri="http://schemas.microsoft.com/office/word/2010/wordprocessingShape">
                    <wps:wsp>
                      <wps:cNvCnPr/>
                      <wps:spPr>
                        <a:xfrm flipH="1">
                          <a:off x="0" y="0"/>
                          <a:ext cx="1504315" cy="257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644" o:spid="_x0000_s1026" style="position:absolute;flip:x;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pt,221.25pt" to="142.45pt,2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" strokecolor="#4579b8 [3044]"/>
            </w:pict>
          </mc:Fallback>
        </mc:AlternateContent>
      </w:r>
      <w:r>
        <w:rPr>
          <w:noProof/>
        </w:rPr>
        <mc:AlternateContent>
          <mc:Choice Requires="wps">
            <w:drawing>
              <wp:anchor distT="0" distB="0" distL="114300" distR="114300" simplePos="0" relativeHeight="251883520" behindDoc="0" locked="0" layoutInCell="1" allowOverlap="1" wp14:anchorId="29B2FA69" wp14:editId="523D4657">
                <wp:simplePos x="0" y="0"/>
                <wp:positionH relativeFrom="column">
                  <wp:posOffset>304800</wp:posOffset>
                </wp:positionH>
                <wp:positionV relativeFrom="paragraph">
                  <wp:posOffset>4095750</wp:posOffset>
                </wp:positionV>
                <wp:extent cx="1504315" cy="2399665"/>
                <wp:effectExtent l="0" t="0" r="19685" b="19685"/>
                <wp:wrapNone/>
                <wp:docPr id="643" name="Straight Connector 643"/>
                <wp:cNvGraphicFramePr/>
                <a:graphic xmlns:a="http://schemas.openxmlformats.org/drawingml/2006/main">
                  <a:graphicData uri="http://schemas.microsoft.com/office/word/2010/wordprocessingShape">
                    <wps:wsp>
                      <wps:cNvCnPr/>
                      <wps:spPr>
                        <a:xfrm flipH="1" flipV="1">
                          <a:off x="0" y="0"/>
                          <a:ext cx="1504315" cy="239966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643" o:spid="_x0000_s1026" style="position:absolute;flip:x y;z-index:25188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pt,322.5pt" to="142.45pt,51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" strokecolor="#4579b8 [3044]"/>
            </w:pict>
          </mc:Fallback>
        </mc:AlternateContent>
      </w:r>
      <w:r>
        <w:rPr>
          <w:noProof/>
        </w:rPr>
        <mc:AlternateContent>
          <mc:Choice Requires="wps">
            <w:drawing>
              <wp:anchor distT="0" distB="0" distL="114300" distR="114300" simplePos="0" relativeHeight="251880448" behindDoc="0" locked="0" layoutInCell="1" allowOverlap="1" wp14:anchorId="13C05A4A" wp14:editId="555484D3">
                <wp:simplePos x="0" y="0"/>
                <wp:positionH relativeFrom="column">
                  <wp:posOffset>1809115</wp:posOffset>
                </wp:positionH>
                <wp:positionV relativeFrom="paragraph">
                  <wp:posOffset>2809875</wp:posOffset>
                </wp:positionV>
                <wp:extent cx="4752975" cy="3686175"/>
                <wp:effectExtent l="0" t="0" r="28575" b="28575"/>
                <wp:wrapNone/>
                <wp:docPr id="6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52975" cy="3686175"/>
                        </a:xfrm>
                        <a:prstGeom prst="rect">
                          <a:avLst/>
                        </a:prstGeom>
                        <a:solidFill>
                          <a:srgbClr val="FFFFFF"/>
                        </a:solidFill>
                        <a:ln w="9525">
                          <a:solidFill>
                            <a:schemeClr val="tx1"/>
                          </a:solidFill>
                          <a:miter lim="800000"/>
                          <a:headEnd/>
                          <a:tailEnd/>
                        </a:ln>
                      </wps:spPr>
                      <wps:txbx>
                        <w:txbxContent>
                          <w:p w:rsidR="002844FC" w:rsidRPr="00F11176" w:rsidRDefault="002844FC" w:rsidP="00F11176">
                            <w:pPr>
                              <w:rPr>
                                <w:rFonts w:ascii="Times New Roman" w:hAnsi="Times New Roman"/>
                                <w:color w:val="000000"/>
                              </w:rPr>
                            </w:pPr>
                            <w:r w:rsidRPr="001336C1">
                              <w:rPr>
                                <w:rFonts w:ascii="Courier New" w:hAnsi="Courier New" w:cs="Courier New"/>
                                <w:color w:val="000000"/>
                                <w:sz w:val="16"/>
                                <w:szCs w:val="16"/>
                              </w:rPr>
                              <w:t>﻿</w:t>
                            </w:r>
                            <w:r w:rsidRPr="00F11176">
                              <w:rPr>
                                <w:rFonts w:ascii="Courier New" w:hAnsi="Courier New" w:cs="Courier New"/>
                                <w:color w:val="000000"/>
                                <w:sz w:val="16"/>
                                <w:szCs w:val="16"/>
                              </w:rPr>
                              <w:t xml:space="preserve"> ﻿﻿Function FindLabel ( [LABELTEXT], [SUBTYPECD], [INSTALLATIONTYPE]  )</w:t>
                            </w:r>
                          </w:p>
                          <w:p w:rsidR="002844FC" w:rsidRPr="00F11176" w:rsidRDefault="002844FC" w:rsidP="00F11176">
                            <w:pPr>
                              <w:rPr>
                                <w:rFonts w:ascii="Times New Roman" w:hAnsi="Times New Roman"/>
                                <w:color w:val="000000"/>
                              </w:rPr>
                            </w:pPr>
                            <w:r w:rsidRPr="00F11176">
                              <w:rPr>
                                <w:rFonts w:ascii="Courier New" w:hAnsi="Courier New" w:cs="Courier New"/>
                                <w:color w:val="000000"/>
                                <w:sz w:val="16"/>
                                <w:szCs w:val="16"/>
                              </w:rPr>
                              <w:t>MyString = [LABELTEXT]</w:t>
                            </w:r>
                          </w:p>
                          <w:p w:rsidR="002844FC" w:rsidRPr="00F11176" w:rsidRDefault="002844FC" w:rsidP="00F11176">
                            <w:pPr>
                              <w:rPr>
                                <w:rFonts w:ascii="Times New Roman" w:hAnsi="Times New Roman"/>
                                <w:color w:val="000000"/>
                              </w:rPr>
                            </w:pPr>
                            <w:r w:rsidRPr="00F11176">
                              <w:rPr>
                                <w:rFonts w:ascii="Courier New" w:hAnsi="Courier New" w:cs="Courier New"/>
                                <w:color w:val="000000"/>
                                <w:sz w:val="16"/>
                                <w:szCs w:val="16"/>
                              </w:rPr>
                              <w:t>pos1 = InStr (1, [LABELTEXT], chr(10))</w:t>
                            </w:r>
                          </w:p>
                          <w:p w:rsidR="002844FC" w:rsidRPr="00F11176" w:rsidRDefault="002844FC" w:rsidP="00F11176">
                            <w:pPr>
                              <w:rPr>
                                <w:rFonts w:ascii="Times New Roman" w:hAnsi="Times New Roman"/>
                                <w:color w:val="000000"/>
                              </w:rPr>
                            </w:pPr>
                            <w:r w:rsidRPr="00F11176">
                              <w:rPr>
                                <w:rFonts w:ascii="Courier New" w:hAnsi="Courier New" w:cs="Courier New"/>
                                <w:color w:val="000000"/>
                                <w:sz w:val="16"/>
                                <w:szCs w:val="16"/>
                              </w:rPr>
                              <w:t>if pos1 &gt; 0 then</w:t>
                            </w:r>
                          </w:p>
                          <w:p w:rsidR="002844FC" w:rsidRPr="00F11176" w:rsidRDefault="002844FC" w:rsidP="00F11176">
                            <w:pPr>
                              <w:rPr>
                                <w:rFonts w:ascii="Times New Roman" w:hAnsi="Times New Roman"/>
                                <w:color w:val="000000"/>
                              </w:rPr>
                            </w:pPr>
                            <w:r w:rsidRPr="00F11176">
                              <w:rPr>
                                <w:rFonts w:ascii="Courier New" w:hAnsi="Courier New" w:cs="Courier New"/>
                                <w:color w:val="000000"/>
                                <w:sz w:val="16"/>
                                <w:szCs w:val="16"/>
                              </w:rPr>
                              <w:t>  pos2 = InStr(pos1 + 1, [LABELTEXT], chr(10))</w:t>
                            </w:r>
                          </w:p>
                          <w:p w:rsidR="002844FC" w:rsidRPr="00F11176" w:rsidRDefault="002844FC" w:rsidP="00F11176">
                            <w:pPr>
                              <w:rPr>
                                <w:rFonts w:ascii="Times New Roman" w:hAnsi="Times New Roman"/>
                                <w:color w:val="000000"/>
                              </w:rPr>
                            </w:pPr>
                            <w:r w:rsidRPr="00F11176">
                              <w:rPr>
                                <w:rFonts w:ascii="Courier New" w:hAnsi="Courier New" w:cs="Courier New"/>
                                <w:color w:val="000000"/>
                                <w:sz w:val="16"/>
                                <w:szCs w:val="16"/>
                              </w:rPr>
                              <w:t>else</w:t>
                            </w:r>
                          </w:p>
                          <w:p w:rsidR="002844FC" w:rsidRPr="00F11176" w:rsidRDefault="002844FC" w:rsidP="00F11176">
                            <w:pPr>
                              <w:rPr>
                                <w:rFonts w:ascii="Times New Roman" w:hAnsi="Times New Roman"/>
                                <w:color w:val="000000"/>
                              </w:rPr>
                            </w:pPr>
                            <w:r w:rsidRPr="00F11176">
                              <w:rPr>
                                <w:rFonts w:ascii="Courier New" w:hAnsi="Courier New" w:cs="Courier New"/>
                                <w:color w:val="000000"/>
                                <w:sz w:val="16"/>
                                <w:szCs w:val="16"/>
                              </w:rPr>
                              <w:t>  pos2 = -1</w:t>
                            </w:r>
                          </w:p>
                          <w:p w:rsidR="002844FC" w:rsidRPr="00F11176" w:rsidRDefault="002844FC" w:rsidP="00F11176">
                            <w:pPr>
                              <w:rPr>
                                <w:rFonts w:ascii="Times New Roman" w:hAnsi="Times New Roman"/>
                                <w:color w:val="000000"/>
                              </w:rPr>
                            </w:pPr>
                            <w:r w:rsidRPr="00F11176">
                              <w:rPr>
                                <w:rFonts w:ascii="Courier New" w:hAnsi="Courier New" w:cs="Courier New"/>
                                <w:color w:val="000000"/>
                                <w:sz w:val="16"/>
                                <w:szCs w:val="16"/>
                              </w:rPr>
                              <w:t>end if</w:t>
                            </w:r>
                          </w:p>
                          <w:p w:rsidR="002844FC" w:rsidRPr="00F11176" w:rsidRDefault="002844FC" w:rsidP="00F11176">
                            <w:pPr>
                              <w:rPr>
                                <w:rFonts w:ascii="Times New Roman" w:hAnsi="Times New Roman"/>
                                <w:color w:val="000000"/>
                              </w:rPr>
                            </w:pPr>
                            <w:r w:rsidRPr="00F11176">
                              <w:rPr>
                                <w:rFonts w:ascii="Courier New" w:hAnsi="Courier New" w:cs="Courier New"/>
                                <w:color w:val="000000"/>
                                <w:sz w:val="16"/>
                                <w:szCs w:val="16"/>
                              </w:rPr>
                              <w:t>if ( pos1 &gt; 0) and (pos2 &gt; 0) then</w:t>
                            </w:r>
                          </w:p>
                          <w:p w:rsidR="002844FC" w:rsidRPr="00F11176" w:rsidRDefault="002844FC" w:rsidP="00F11176">
                            <w:pPr>
                              <w:rPr>
                                <w:rFonts w:ascii="Times New Roman" w:hAnsi="Times New Roman"/>
                                <w:color w:val="000000"/>
                              </w:rPr>
                            </w:pPr>
                            <w:r w:rsidRPr="00F11176">
                              <w:rPr>
                                <w:rFonts w:ascii="Courier New" w:hAnsi="Courier New" w:cs="Courier New"/>
                                <w:color w:val="000000"/>
                                <w:sz w:val="16"/>
                                <w:szCs w:val="16"/>
                              </w:rPr>
                              <w:t>  lineCount = 3</w:t>
                            </w:r>
                          </w:p>
                          <w:p w:rsidR="002844FC" w:rsidRPr="00F11176" w:rsidRDefault="002844FC" w:rsidP="00F11176">
                            <w:pPr>
                              <w:rPr>
                                <w:rFonts w:ascii="Times New Roman" w:hAnsi="Times New Roman"/>
                                <w:color w:val="000000"/>
                              </w:rPr>
                            </w:pPr>
                            <w:r w:rsidRPr="00F11176">
                              <w:rPr>
                                <w:rFonts w:ascii="Courier New" w:hAnsi="Courier New" w:cs="Courier New"/>
                                <w:color w:val="000000"/>
                                <w:sz w:val="16"/>
                                <w:szCs w:val="16"/>
                              </w:rPr>
                              <w:t>elseif pos1 &gt; 0 then</w:t>
                            </w:r>
                          </w:p>
                          <w:p w:rsidR="002844FC" w:rsidRPr="00F11176" w:rsidRDefault="002844FC" w:rsidP="00F11176">
                            <w:pPr>
                              <w:rPr>
                                <w:rFonts w:ascii="Times New Roman" w:hAnsi="Times New Roman"/>
                                <w:color w:val="000000"/>
                              </w:rPr>
                            </w:pPr>
                            <w:r w:rsidRPr="00F11176">
                              <w:rPr>
                                <w:rFonts w:ascii="Courier New" w:hAnsi="Courier New" w:cs="Courier New"/>
                                <w:color w:val="000000"/>
                                <w:sz w:val="16"/>
                                <w:szCs w:val="16"/>
                              </w:rPr>
                              <w:t>  lineCount = 2</w:t>
                            </w:r>
                          </w:p>
                          <w:p w:rsidR="002844FC" w:rsidRPr="00F11176" w:rsidRDefault="002844FC" w:rsidP="00F11176">
                            <w:pPr>
                              <w:rPr>
                                <w:rFonts w:ascii="Times New Roman" w:hAnsi="Times New Roman"/>
                                <w:color w:val="000000"/>
                              </w:rPr>
                            </w:pPr>
                            <w:r w:rsidRPr="00F11176">
                              <w:rPr>
                                <w:rFonts w:ascii="Courier New" w:hAnsi="Courier New" w:cs="Courier New"/>
                                <w:color w:val="000000"/>
                                <w:sz w:val="16"/>
                                <w:szCs w:val="16"/>
                              </w:rPr>
                              <w:t>else</w:t>
                            </w:r>
                          </w:p>
                          <w:p w:rsidR="002844FC" w:rsidRPr="00F11176" w:rsidRDefault="002844FC" w:rsidP="00F11176">
                            <w:pPr>
                              <w:rPr>
                                <w:rFonts w:ascii="Times New Roman" w:hAnsi="Times New Roman"/>
                                <w:color w:val="000000"/>
                              </w:rPr>
                            </w:pPr>
                            <w:r w:rsidRPr="00F11176">
                              <w:rPr>
                                <w:rFonts w:ascii="Courier New" w:hAnsi="Courier New" w:cs="Courier New"/>
                                <w:color w:val="000000"/>
                                <w:sz w:val="16"/>
                                <w:szCs w:val="16"/>
                              </w:rPr>
                              <w:t>  lineCount = 1</w:t>
                            </w:r>
                          </w:p>
                          <w:p w:rsidR="002844FC" w:rsidRPr="00F11176" w:rsidRDefault="002844FC" w:rsidP="00F11176">
                            <w:pPr>
                              <w:rPr>
                                <w:rFonts w:ascii="Times New Roman" w:hAnsi="Times New Roman"/>
                                <w:color w:val="000000"/>
                              </w:rPr>
                            </w:pPr>
                            <w:r w:rsidRPr="00F11176">
                              <w:rPr>
                                <w:rFonts w:ascii="Courier New" w:hAnsi="Courier New" w:cs="Courier New"/>
                                <w:color w:val="000000"/>
                                <w:sz w:val="16"/>
                                <w:szCs w:val="16"/>
                              </w:rPr>
                              <w:t>end if</w:t>
                            </w:r>
                          </w:p>
                          <w:p w:rsidR="002844FC" w:rsidRPr="00F11176" w:rsidRDefault="002844FC" w:rsidP="00F11176">
                            <w:pPr>
                              <w:rPr>
                                <w:rFonts w:ascii="Times New Roman" w:hAnsi="Times New Roman"/>
                                <w:color w:val="000000"/>
                              </w:rPr>
                            </w:pPr>
                            <w:r w:rsidRPr="00F11176">
                              <w:rPr>
                                <w:rFonts w:ascii="Courier New" w:hAnsi="Courier New" w:cs="Courier New"/>
                                <w:color w:val="000000"/>
                                <w:sz w:val="16"/>
                                <w:szCs w:val="16"/>
                              </w:rPr>
                              <w:t> </w:t>
                            </w:r>
                          </w:p>
                          <w:p w:rsidR="002844FC" w:rsidRPr="00F11176" w:rsidRDefault="002844FC" w:rsidP="00F11176">
                            <w:pPr>
                              <w:rPr>
                                <w:rFonts w:ascii="Times New Roman" w:hAnsi="Times New Roman"/>
                                <w:color w:val="000000"/>
                              </w:rPr>
                            </w:pPr>
                            <w:r w:rsidRPr="00F11176">
                              <w:rPr>
                                <w:rFonts w:ascii="Courier New" w:hAnsi="Courier New" w:cs="Courier New"/>
                                <w:color w:val="000000"/>
                                <w:sz w:val="16"/>
                                <w:szCs w:val="16"/>
                              </w:rPr>
                              <w:t>if  [SUBTYPECD] = "Distribution Overhead" or _</w:t>
                            </w:r>
                          </w:p>
                          <w:p w:rsidR="002844FC" w:rsidRPr="00F11176" w:rsidRDefault="002844FC" w:rsidP="00F11176">
                            <w:pPr>
                              <w:rPr>
                                <w:rFonts w:ascii="Times New Roman" w:hAnsi="Times New Roman"/>
                                <w:color w:val="000000"/>
                              </w:rPr>
                            </w:pPr>
                            <w:r w:rsidRPr="00F11176">
                              <w:rPr>
                                <w:rFonts w:ascii="Courier New" w:hAnsi="Courier New" w:cs="Courier New"/>
                                <w:color w:val="000000"/>
                                <w:sz w:val="16"/>
                                <w:szCs w:val="16"/>
                              </w:rPr>
                              <w:t>   ([SUBTYPECD] = "Equipment" and [INSTALLATIONTYPE] = "Overhead") or _</w:t>
                            </w:r>
                          </w:p>
                          <w:p w:rsidR="002844FC" w:rsidRPr="00F11176" w:rsidRDefault="002844FC" w:rsidP="00F11176">
                            <w:pPr>
                              <w:rPr>
                                <w:rFonts w:ascii="Times New Roman" w:hAnsi="Times New Roman"/>
                                <w:color w:val="000000"/>
                              </w:rPr>
                            </w:pPr>
                            <w:r w:rsidRPr="00F11176">
                              <w:rPr>
                                <w:rFonts w:ascii="Courier New" w:hAnsi="Courier New" w:cs="Courier New"/>
                                <w:color w:val="000000"/>
                                <w:sz w:val="16"/>
                                <w:szCs w:val="16"/>
                              </w:rPr>
                              <w:t>   ([SUBTYPECD] = "Street Light" and [INSTALLATIONTYPE] = "Overhead") or _</w:t>
                            </w:r>
                          </w:p>
                          <w:p w:rsidR="002844FC" w:rsidRPr="00F11176" w:rsidRDefault="002844FC" w:rsidP="00F11176">
                            <w:pPr>
                              <w:rPr>
                                <w:rFonts w:ascii="Times New Roman" w:hAnsi="Times New Roman"/>
                                <w:color w:val="000000"/>
                              </w:rPr>
                            </w:pPr>
                            <w:r w:rsidRPr="00F11176">
                              <w:rPr>
                                <w:rFonts w:ascii="Courier New" w:hAnsi="Courier New" w:cs="Courier New"/>
                                <w:color w:val="000000"/>
                                <w:sz w:val="16"/>
                                <w:szCs w:val="16"/>
                              </w:rPr>
                              <w:t>   ([SUBTYPECD] = "Secondary" and [INSTALLATIONTYPE] = "Overhead") then</w:t>
                            </w:r>
                          </w:p>
                          <w:p w:rsidR="002844FC" w:rsidRPr="00F11176" w:rsidRDefault="002844FC" w:rsidP="00F11176">
                            <w:pPr>
                              <w:rPr>
                                <w:rFonts w:ascii="Times New Roman" w:hAnsi="Times New Roman"/>
                                <w:color w:val="000000"/>
                              </w:rPr>
                            </w:pPr>
                            <w:r w:rsidRPr="00F11176">
                              <w:rPr>
                                <w:rFonts w:ascii="Courier New" w:hAnsi="Courier New" w:cs="Courier New"/>
                                <w:color w:val="000000"/>
                                <w:sz w:val="16"/>
                                <w:szCs w:val="16"/>
                              </w:rPr>
                              <w:t xml:space="preserve">  if LineCount = 1 then   </w:t>
                            </w:r>
                          </w:p>
                          <w:p w:rsidR="002844FC" w:rsidRPr="00F11176" w:rsidRDefault="002844FC" w:rsidP="00F11176">
                            <w:pPr>
                              <w:rPr>
                                <w:rFonts w:ascii="Times New Roman" w:hAnsi="Times New Roman"/>
                                <w:color w:val="000000"/>
                              </w:rPr>
                            </w:pPr>
                            <w:r w:rsidRPr="00F11176">
                              <w:rPr>
                                <w:rFonts w:ascii="Courier New" w:hAnsi="Courier New" w:cs="Courier New"/>
                                <w:color w:val="000000"/>
                                <w:sz w:val="16"/>
                                <w:szCs w:val="16"/>
                              </w:rPr>
                              <w:t>    FindLabel = chr(129) + vbCrLf  + MyString + vbCrLf + chr(129)</w:t>
                            </w:r>
                          </w:p>
                          <w:p w:rsidR="002844FC" w:rsidRPr="00F11176" w:rsidRDefault="002844FC" w:rsidP="00F11176">
                            <w:pPr>
                              <w:rPr>
                                <w:rFonts w:ascii="Times New Roman" w:hAnsi="Times New Roman"/>
                                <w:color w:val="000000"/>
                              </w:rPr>
                            </w:pPr>
                            <w:r w:rsidRPr="00F11176">
                              <w:rPr>
                                <w:rFonts w:ascii="Courier New" w:hAnsi="Courier New" w:cs="Courier New"/>
                                <w:color w:val="000000"/>
                                <w:sz w:val="16"/>
                                <w:szCs w:val="16"/>
                              </w:rPr>
                              <w:t>  elseif LineCount = 2 then</w:t>
                            </w:r>
                          </w:p>
                          <w:p w:rsidR="002844FC" w:rsidRPr="00F11176" w:rsidRDefault="002844FC" w:rsidP="00F11176">
                            <w:pPr>
                              <w:rPr>
                                <w:rFonts w:ascii="Times New Roman" w:hAnsi="Times New Roman"/>
                                <w:color w:val="000000"/>
                              </w:rPr>
                            </w:pPr>
                            <w:r w:rsidRPr="00F11176">
                              <w:rPr>
                                <w:rFonts w:ascii="Courier New" w:hAnsi="Courier New" w:cs="Courier New"/>
                                <w:color w:val="000000"/>
                                <w:sz w:val="16"/>
                                <w:szCs w:val="16"/>
                              </w:rPr>
                              <w:t xml:space="preserve">    FindLabel = MyString + vbCrLf + chr(129) </w:t>
                            </w:r>
                          </w:p>
                          <w:p w:rsidR="002844FC" w:rsidRPr="00F11176" w:rsidRDefault="002844FC" w:rsidP="00F11176">
                            <w:pPr>
                              <w:rPr>
                                <w:rFonts w:ascii="Times New Roman" w:hAnsi="Times New Roman"/>
                                <w:color w:val="000000"/>
                              </w:rPr>
                            </w:pPr>
                            <w:r w:rsidRPr="00F11176">
                              <w:rPr>
                                <w:rFonts w:ascii="Courier New" w:hAnsi="Courier New" w:cs="Courier New"/>
                                <w:color w:val="000000"/>
                                <w:sz w:val="16"/>
                                <w:szCs w:val="16"/>
                              </w:rPr>
                              <w:t>  else</w:t>
                            </w:r>
                          </w:p>
                          <w:p w:rsidR="002844FC" w:rsidRPr="00F11176" w:rsidRDefault="002844FC" w:rsidP="00F11176">
                            <w:pPr>
                              <w:rPr>
                                <w:rFonts w:ascii="Times New Roman" w:hAnsi="Times New Roman"/>
                                <w:color w:val="000000"/>
                              </w:rPr>
                            </w:pPr>
                            <w:r w:rsidRPr="00F11176">
                              <w:rPr>
                                <w:rFonts w:ascii="Courier New" w:hAnsi="Courier New" w:cs="Courier New"/>
                                <w:color w:val="000000"/>
                                <w:sz w:val="16"/>
                                <w:szCs w:val="16"/>
                              </w:rPr>
                              <w:t>    FindLabel = MyString + vbCrLf + chr(129)</w:t>
                            </w:r>
                          </w:p>
                          <w:p w:rsidR="002844FC" w:rsidRPr="00F11176" w:rsidRDefault="002844FC" w:rsidP="00F11176">
                            <w:pPr>
                              <w:rPr>
                                <w:rFonts w:ascii="Times New Roman" w:hAnsi="Times New Roman"/>
                                <w:color w:val="000000"/>
                              </w:rPr>
                            </w:pPr>
                            <w:r w:rsidRPr="00F11176">
                              <w:rPr>
                                <w:rFonts w:ascii="Courier New" w:hAnsi="Courier New" w:cs="Courier New"/>
                                <w:color w:val="000000"/>
                                <w:sz w:val="16"/>
                                <w:szCs w:val="16"/>
                              </w:rPr>
                              <w:t>  end if</w:t>
                            </w:r>
                          </w:p>
                          <w:p w:rsidR="002844FC" w:rsidRPr="00F11176" w:rsidRDefault="002844FC" w:rsidP="00F11176">
                            <w:pPr>
                              <w:rPr>
                                <w:rFonts w:ascii="Times New Roman" w:hAnsi="Times New Roman"/>
                                <w:color w:val="000000"/>
                              </w:rPr>
                            </w:pPr>
                            <w:r w:rsidRPr="00F11176">
                              <w:rPr>
                                <w:rFonts w:ascii="Courier New" w:hAnsi="Courier New" w:cs="Courier New"/>
                                <w:color w:val="000000"/>
                                <w:sz w:val="16"/>
                                <w:szCs w:val="16"/>
                              </w:rPr>
                              <w:t>else</w:t>
                            </w:r>
                          </w:p>
                          <w:p w:rsidR="002844FC" w:rsidRPr="00F11176" w:rsidRDefault="002844FC" w:rsidP="00F11176">
                            <w:pPr>
                              <w:rPr>
                                <w:rFonts w:ascii="Times New Roman" w:hAnsi="Times New Roman"/>
                                <w:color w:val="000000"/>
                              </w:rPr>
                            </w:pPr>
                            <w:r w:rsidRPr="00F11176">
                              <w:rPr>
                                <w:rFonts w:ascii="Courier New" w:hAnsi="Courier New" w:cs="Courier New"/>
                                <w:color w:val="000000"/>
                                <w:sz w:val="16"/>
                                <w:szCs w:val="16"/>
                              </w:rPr>
                              <w:t xml:space="preserve">    FindLabel = chr(129) +  vbCrLf + [LABELTEXT] </w:t>
                            </w:r>
                          </w:p>
                          <w:p w:rsidR="002844FC" w:rsidRPr="00F11176" w:rsidRDefault="002844FC" w:rsidP="00F11176">
                            <w:pPr>
                              <w:rPr>
                                <w:rFonts w:ascii="Times New Roman" w:hAnsi="Times New Roman"/>
                                <w:color w:val="000000"/>
                              </w:rPr>
                            </w:pPr>
                            <w:r w:rsidRPr="00F11176">
                              <w:rPr>
                                <w:rFonts w:ascii="Courier New" w:hAnsi="Courier New" w:cs="Courier New"/>
                                <w:color w:val="000000"/>
                                <w:sz w:val="16"/>
                                <w:szCs w:val="16"/>
                              </w:rPr>
                              <w:t>end if</w:t>
                            </w:r>
                          </w:p>
                          <w:p w:rsidR="002844FC" w:rsidRPr="00F11176" w:rsidRDefault="002844FC" w:rsidP="00F11176">
                            <w:pPr>
                              <w:rPr>
                                <w:rFonts w:ascii="Times New Roman" w:hAnsi="Times New Roman"/>
                                <w:color w:val="000000"/>
                              </w:rPr>
                            </w:pPr>
                            <w:r w:rsidRPr="00F11176">
                              <w:rPr>
                                <w:rFonts w:ascii="Courier New" w:hAnsi="Courier New" w:cs="Courier New"/>
                                <w:color w:val="000000"/>
                                <w:sz w:val="16"/>
                                <w:szCs w:val="16"/>
                              </w:rPr>
                              <w:t>FindLabel = replace(FindLabel, chr(10) + " ", chr(10))</w:t>
                            </w:r>
                          </w:p>
                          <w:p w:rsidR="002844FC" w:rsidRPr="001336C1" w:rsidRDefault="002844FC" w:rsidP="00F11176">
                            <w:pPr>
                              <w:rPr>
                                <w:rFonts w:ascii="Times New Roman" w:hAnsi="Times New Roman"/>
                                <w:color w:val="000000"/>
                              </w:rPr>
                            </w:pPr>
                            <w:r w:rsidRPr="00F11176">
                              <w:rPr>
                                <w:rFonts w:ascii="Courier New" w:hAnsi="Courier New" w:cs="Courier New"/>
                                <w:color w:val="000000"/>
                                <w:sz w:val="16"/>
                                <w:szCs w:val="16"/>
                              </w:rPr>
                              <w:t>End Function</w:t>
                            </w:r>
                          </w:p>
                          <w:p w:rsidR="002844FC" w:rsidRPr="0068702F" w:rsidRDefault="002844FC" w:rsidP="00F11176">
                            <w:pPr>
                              <w:contextualSpacing/>
                              <w:rPr>
                                <w:rFonts w:ascii="Times New Roman" w:hAnsi="Times New Roman"/>
                                <w:color w:val="000000"/>
                              </w:rPr>
                            </w:pPr>
                          </w:p>
                          <w:p w:rsidR="002844FC" w:rsidRPr="00BC67AB" w:rsidRDefault="002844FC" w:rsidP="00F11176">
                            <w:pPr>
                              <w:contextualSpacing/>
                              <w:rPr>
                                <w:sz w:val="16"/>
                              </w:rPr>
                            </w:pPr>
                          </w:p>
                          <w:p w:rsidR="002844FC" w:rsidRPr="00BC67AB" w:rsidRDefault="002844FC" w:rsidP="00F11176">
                            <w:pPr>
                              <w:contextualSpacing/>
                              <w:rPr>
                                <w:sz w:val="16"/>
                              </w:rPr>
                            </w:pPr>
                          </w:p>
                        </w:txbxContent>
                      </wps:txbx>
                      <wps:bodyPr rot="0" vert="horz" wrap="square" lIns="91440" tIns="0" rIns="91440" bIns="0" anchor="t" anchorCtr="0">
                        <a:noAutofit/>
                      </wps:bodyPr>
                    </wps:wsp>
                  </a:graphicData>
                </a:graphic>
                <wp14:sizeRelH relativeFrom="margin">
                  <wp14:pctWidth>0</wp14:pctWidth>
                </wp14:sizeRelH>
                <wp14:sizeRelV relativeFrom="margin">
                  <wp14:pctHeight>0</wp14:pctHeight>
                </wp14:sizeRelV>
              </wp:anchor>
            </w:drawing>
          </mc:Choice>
          <mc:Fallback>
            <w:pict>
              <v:shape id="_x0000_s1038" type="#_x0000_t202" style="position:absolute;margin-left:142.45pt;margin-top:221.25pt;width:374.25pt;height:290.25pt;z-index:25188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" strokecolor="black [3213]">
                <v:textbox inset=",0,,0">
                  <w:txbxContent>
                    <w:p w:rsidR="002844FC" w:rsidRPr="00F11176" w:rsidRDefault="002844FC" w:rsidP="00F11176">
                      <w:pPr>
                        <w:rPr>
                          <w:rFonts w:ascii="Times New Roman" w:hAnsi="Times New Roman"/>
                          <w:color w:val="000000"/>
                        </w:rPr>
                      </w:pPr>
                      <w:r w:rsidRPr="001336C1">
                        <w:rPr>
                          <w:rFonts w:ascii="Courier New" w:hAnsi="Courier New" w:cs="Courier New"/>
                          <w:color w:val="000000"/>
                          <w:sz w:val="16"/>
                          <w:szCs w:val="16"/>
                        </w:rPr>
                        <w:t>﻿</w:t>
                      </w:r>
                      <w:r w:rsidRPr="00F11176">
                        <w:rPr>
                          <w:rFonts w:ascii="Courier New" w:hAnsi="Courier New" w:cs="Courier New"/>
                          <w:color w:val="000000"/>
                          <w:sz w:val="16"/>
                          <w:szCs w:val="16"/>
                        </w:rPr>
                        <w:t xml:space="preserve"> ﻿﻿Function FindLabel ( [LABELTEXT], [SUBTYPECD], [INSTALLATIONTYPE]  )</w:t>
                      </w:r>
                    </w:p>
                    <w:p w:rsidR="002844FC" w:rsidRPr="00F11176" w:rsidRDefault="002844FC" w:rsidP="00F11176">
                      <w:pPr>
                        <w:rPr>
                          <w:rFonts w:ascii="Times New Roman" w:hAnsi="Times New Roman"/>
                          <w:color w:val="000000"/>
                        </w:rPr>
                      </w:pPr>
                      <w:r w:rsidRPr="00F11176">
                        <w:rPr>
                          <w:rFonts w:ascii="Courier New" w:hAnsi="Courier New" w:cs="Courier New"/>
                          <w:color w:val="000000"/>
                          <w:sz w:val="16"/>
                          <w:szCs w:val="16"/>
                        </w:rPr>
                        <w:t>MyString = [LABELTEXT]</w:t>
                      </w:r>
                    </w:p>
                    <w:p w:rsidR="002844FC" w:rsidRPr="00F11176" w:rsidRDefault="002844FC" w:rsidP="00F11176">
                      <w:pPr>
                        <w:rPr>
                          <w:rFonts w:ascii="Times New Roman" w:hAnsi="Times New Roman"/>
                          <w:color w:val="000000"/>
                        </w:rPr>
                      </w:pPr>
                      <w:r w:rsidRPr="00F11176">
                        <w:rPr>
                          <w:rFonts w:ascii="Courier New" w:hAnsi="Courier New" w:cs="Courier New"/>
                          <w:color w:val="000000"/>
                          <w:sz w:val="16"/>
                          <w:szCs w:val="16"/>
                        </w:rPr>
                        <w:t>pos1 = InStr (1, [LABELTEXT], chr(10))</w:t>
                      </w:r>
                    </w:p>
                    <w:p w:rsidR="002844FC" w:rsidRPr="00F11176" w:rsidRDefault="002844FC" w:rsidP="00F11176">
                      <w:pPr>
                        <w:rPr>
                          <w:rFonts w:ascii="Times New Roman" w:hAnsi="Times New Roman"/>
                          <w:color w:val="000000"/>
                        </w:rPr>
                      </w:pPr>
                      <w:r w:rsidRPr="00F11176">
                        <w:rPr>
                          <w:rFonts w:ascii="Courier New" w:hAnsi="Courier New" w:cs="Courier New"/>
                          <w:color w:val="000000"/>
                          <w:sz w:val="16"/>
                          <w:szCs w:val="16"/>
                        </w:rPr>
                        <w:t>if pos1 &gt; 0 then</w:t>
                      </w:r>
                    </w:p>
                    <w:p w:rsidR="002844FC" w:rsidRPr="00F11176" w:rsidRDefault="002844FC" w:rsidP="00F11176">
                      <w:pPr>
                        <w:rPr>
                          <w:rFonts w:ascii="Times New Roman" w:hAnsi="Times New Roman"/>
                          <w:color w:val="000000"/>
                        </w:rPr>
                      </w:pPr>
                      <w:r w:rsidRPr="00F11176">
                        <w:rPr>
                          <w:rFonts w:ascii="Courier New" w:hAnsi="Courier New" w:cs="Courier New"/>
                          <w:color w:val="000000"/>
                          <w:sz w:val="16"/>
                          <w:szCs w:val="16"/>
                        </w:rPr>
                        <w:t>  pos2 = InStr(pos1 + 1, [LABELTEXT], chr(10))</w:t>
                      </w:r>
                    </w:p>
                    <w:p w:rsidR="002844FC" w:rsidRPr="00F11176" w:rsidRDefault="002844FC" w:rsidP="00F11176">
                      <w:pPr>
                        <w:rPr>
                          <w:rFonts w:ascii="Times New Roman" w:hAnsi="Times New Roman"/>
                          <w:color w:val="000000"/>
                        </w:rPr>
                      </w:pPr>
                      <w:r w:rsidRPr="00F11176">
                        <w:rPr>
                          <w:rFonts w:ascii="Courier New" w:hAnsi="Courier New" w:cs="Courier New"/>
                          <w:color w:val="000000"/>
                          <w:sz w:val="16"/>
                          <w:szCs w:val="16"/>
                        </w:rPr>
                        <w:t>else</w:t>
                      </w:r>
                    </w:p>
                    <w:p w:rsidR="002844FC" w:rsidRPr="00F11176" w:rsidRDefault="002844FC" w:rsidP="00F11176">
                      <w:pPr>
                        <w:rPr>
                          <w:rFonts w:ascii="Times New Roman" w:hAnsi="Times New Roman"/>
                          <w:color w:val="000000"/>
                        </w:rPr>
                      </w:pPr>
                      <w:r w:rsidRPr="00F11176">
                        <w:rPr>
                          <w:rFonts w:ascii="Courier New" w:hAnsi="Courier New" w:cs="Courier New"/>
                          <w:color w:val="000000"/>
                          <w:sz w:val="16"/>
                          <w:szCs w:val="16"/>
                        </w:rPr>
                        <w:t>  pos2 = -1</w:t>
                      </w:r>
                    </w:p>
                    <w:p w:rsidR="002844FC" w:rsidRPr="00F11176" w:rsidRDefault="002844FC" w:rsidP="00F11176">
                      <w:pPr>
                        <w:rPr>
                          <w:rFonts w:ascii="Times New Roman" w:hAnsi="Times New Roman"/>
                          <w:color w:val="000000"/>
                        </w:rPr>
                      </w:pPr>
                      <w:r w:rsidRPr="00F11176">
                        <w:rPr>
                          <w:rFonts w:ascii="Courier New" w:hAnsi="Courier New" w:cs="Courier New"/>
                          <w:color w:val="000000"/>
                          <w:sz w:val="16"/>
                          <w:szCs w:val="16"/>
                        </w:rPr>
                        <w:t>end if</w:t>
                      </w:r>
                    </w:p>
                    <w:p w:rsidR="002844FC" w:rsidRPr="00F11176" w:rsidRDefault="002844FC" w:rsidP="00F11176">
                      <w:pPr>
                        <w:rPr>
                          <w:rFonts w:ascii="Times New Roman" w:hAnsi="Times New Roman"/>
                          <w:color w:val="000000"/>
                        </w:rPr>
                      </w:pPr>
                      <w:r w:rsidRPr="00F11176">
                        <w:rPr>
                          <w:rFonts w:ascii="Courier New" w:hAnsi="Courier New" w:cs="Courier New"/>
                          <w:color w:val="000000"/>
                          <w:sz w:val="16"/>
                          <w:szCs w:val="16"/>
                        </w:rPr>
                        <w:t>if ( pos1 &gt; 0) and (pos2 &gt; 0) then</w:t>
                      </w:r>
                    </w:p>
                    <w:p w:rsidR="002844FC" w:rsidRPr="00F11176" w:rsidRDefault="002844FC" w:rsidP="00F11176">
                      <w:pPr>
                        <w:rPr>
                          <w:rFonts w:ascii="Times New Roman" w:hAnsi="Times New Roman"/>
                          <w:color w:val="000000"/>
                        </w:rPr>
                      </w:pPr>
                      <w:r w:rsidRPr="00F11176">
                        <w:rPr>
                          <w:rFonts w:ascii="Courier New" w:hAnsi="Courier New" w:cs="Courier New"/>
                          <w:color w:val="000000"/>
                          <w:sz w:val="16"/>
                          <w:szCs w:val="16"/>
                        </w:rPr>
                        <w:t>  lineCount = 3</w:t>
                      </w:r>
                    </w:p>
                    <w:p w:rsidR="002844FC" w:rsidRPr="00F11176" w:rsidRDefault="002844FC" w:rsidP="00F11176">
                      <w:pPr>
                        <w:rPr>
                          <w:rFonts w:ascii="Times New Roman" w:hAnsi="Times New Roman"/>
                          <w:color w:val="000000"/>
                        </w:rPr>
                      </w:pPr>
                      <w:r w:rsidRPr="00F11176">
                        <w:rPr>
                          <w:rFonts w:ascii="Courier New" w:hAnsi="Courier New" w:cs="Courier New"/>
                          <w:color w:val="000000"/>
                          <w:sz w:val="16"/>
                          <w:szCs w:val="16"/>
                        </w:rPr>
                        <w:t>elseif pos1 &gt; 0 then</w:t>
                      </w:r>
                    </w:p>
                    <w:p w:rsidR="002844FC" w:rsidRPr="00F11176" w:rsidRDefault="002844FC" w:rsidP="00F11176">
                      <w:pPr>
                        <w:rPr>
                          <w:rFonts w:ascii="Times New Roman" w:hAnsi="Times New Roman"/>
                          <w:color w:val="000000"/>
                        </w:rPr>
                      </w:pPr>
                      <w:r w:rsidRPr="00F11176">
                        <w:rPr>
                          <w:rFonts w:ascii="Courier New" w:hAnsi="Courier New" w:cs="Courier New"/>
                          <w:color w:val="000000"/>
                          <w:sz w:val="16"/>
                          <w:szCs w:val="16"/>
                        </w:rPr>
                        <w:t>  lineCount = 2</w:t>
                      </w:r>
                    </w:p>
                    <w:p w:rsidR="002844FC" w:rsidRPr="00F11176" w:rsidRDefault="002844FC" w:rsidP="00F11176">
                      <w:pPr>
                        <w:rPr>
                          <w:rFonts w:ascii="Times New Roman" w:hAnsi="Times New Roman"/>
                          <w:color w:val="000000"/>
                        </w:rPr>
                      </w:pPr>
                      <w:r w:rsidRPr="00F11176">
                        <w:rPr>
                          <w:rFonts w:ascii="Courier New" w:hAnsi="Courier New" w:cs="Courier New"/>
                          <w:color w:val="000000"/>
                          <w:sz w:val="16"/>
                          <w:szCs w:val="16"/>
                        </w:rPr>
                        <w:t>else</w:t>
                      </w:r>
                    </w:p>
                    <w:p w:rsidR="002844FC" w:rsidRPr="00F11176" w:rsidRDefault="002844FC" w:rsidP="00F11176">
                      <w:pPr>
                        <w:rPr>
                          <w:rFonts w:ascii="Times New Roman" w:hAnsi="Times New Roman"/>
                          <w:color w:val="000000"/>
                        </w:rPr>
                      </w:pPr>
                      <w:r w:rsidRPr="00F11176">
                        <w:rPr>
                          <w:rFonts w:ascii="Courier New" w:hAnsi="Courier New" w:cs="Courier New"/>
                          <w:color w:val="000000"/>
                          <w:sz w:val="16"/>
                          <w:szCs w:val="16"/>
                        </w:rPr>
                        <w:t>  lineCount = 1</w:t>
                      </w:r>
                    </w:p>
                    <w:p w:rsidR="002844FC" w:rsidRPr="00F11176" w:rsidRDefault="002844FC" w:rsidP="00F11176">
                      <w:pPr>
                        <w:rPr>
                          <w:rFonts w:ascii="Times New Roman" w:hAnsi="Times New Roman"/>
                          <w:color w:val="000000"/>
                        </w:rPr>
                      </w:pPr>
                      <w:r w:rsidRPr="00F11176">
                        <w:rPr>
                          <w:rFonts w:ascii="Courier New" w:hAnsi="Courier New" w:cs="Courier New"/>
                          <w:color w:val="000000"/>
                          <w:sz w:val="16"/>
                          <w:szCs w:val="16"/>
                        </w:rPr>
                        <w:t>end if</w:t>
                      </w:r>
                    </w:p>
                    <w:p w:rsidR="002844FC" w:rsidRPr="00F11176" w:rsidRDefault="002844FC" w:rsidP="00F11176">
                      <w:pPr>
                        <w:rPr>
                          <w:rFonts w:ascii="Times New Roman" w:hAnsi="Times New Roman"/>
                          <w:color w:val="000000"/>
                        </w:rPr>
                      </w:pPr>
                      <w:r w:rsidRPr="00F11176">
                        <w:rPr>
                          <w:rFonts w:ascii="Courier New" w:hAnsi="Courier New" w:cs="Courier New"/>
                          <w:color w:val="000000"/>
                          <w:sz w:val="16"/>
                          <w:szCs w:val="16"/>
                        </w:rPr>
                        <w:t> </w:t>
                      </w:r>
                    </w:p>
                    <w:p w:rsidR="002844FC" w:rsidRPr="00F11176" w:rsidRDefault="002844FC" w:rsidP="00F11176">
                      <w:pPr>
                        <w:rPr>
                          <w:rFonts w:ascii="Times New Roman" w:hAnsi="Times New Roman"/>
                          <w:color w:val="000000"/>
                        </w:rPr>
                      </w:pPr>
                      <w:r w:rsidRPr="00F11176">
                        <w:rPr>
                          <w:rFonts w:ascii="Courier New" w:hAnsi="Courier New" w:cs="Courier New"/>
                          <w:color w:val="000000"/>
                          <w:sz w:val="16"/>
                          <w:szCs w:val="16"/>
                        </w:rPr>
                        <w:t>if  [SUBTYPECD] = "Distribution Overhead" or _</w:t>
                      </w:r>
                    </w:p>
                    <w:p w:rsidR="002844FC" w:rsidRPr="00F11176" w:rsidRDefault="002844FC" w:rsidP="00F11176">
                      <w:pPr>
                        <w:rPr>
                          <w:rFonts w:ascii="Times New Roman" w:hAnsi="Times New Roman"/>
                          <w:color w:val="000000"/>
                        </w:rPr>
                      </w:pPr>
                      <w:r w:rsidRPr="00F11176">
                        <w:rPr>
                          <w:rFonts w:ascii="Courier New" w:hAnsi="Courier New" w:cs="Courier New"/>
                          <w:color w:val="000000"/>
                          <w:sz w:val="16"/>
                          <w:szCs w:val="16"/>
                        </w:rPr>
                        <w:t>   ([SUBTYPECD] = "Equipment" and [INSTALLATIONTYPE] = "Overhead") or _</w:t>
                      </w:r>
                    </w:p>
                    <w:p w:rsidR="002844FC" w:rsidRPr="00F11176" w:rsidRDefault="002844FC" w:rsidP="00F11176">
                      <w:pPr>
                        <w:rPr>
                          <w:rFonts w:ascii="Times New Roman" w:hAnsi="Times New Roman"/>
                          <w:color w:val="000000"/>
                        </w:rPr>
                      </w:pPr>
                      <w:r w:rsidRPr="00F11176">
                        <w:rPr>
                          <w:rFonts w:ascii="Courier New" w:hAnsi="Courier New" w:cs="Courier New"/>
                          <w:color w:val="000000"/>
                          <w:sz w:val="16"/>
                          <w:szCs w:val="16"/>
                        </w:rPr>
                        <w:t>   ([SUBTYPECD] = "Street Light" and [INSTALLATIONTYPE] = "Overhead") or _</w:t>
                      </w:r>
                    </w:p>
                    <w:p w:rsidR="002844FC" w:rsidRPr="00F11176" w:rsidRDefault="002844FC" w:rsidP="00F11176">
                      <w:pPr>
                        <w:rPr>
                          <w:rFonts w:ascii="Times New Roman" w:hAnsi="Times New Roman"/>
                          <w:color w:val="000000"/>
                        </w:rPr>
                      </w:pPr>
                      <w:r w:rsidRPr="00F11176">
                        <w:rPr>
                          <w:rFonts w:ascii="Courier New" w:hAnsi="Courier New" w:cs="Courier New"/>
                          <w:color w:val="000000"/>
                          <w:sz w:val="16"/>
                          <w:szCs w:val="16"/>
                        </w:rPr>
                        <w:t>   ([SUBTYPECD] = "Secondary" and [INSTALLATIONTYPE] = "Overhead") then</w:t>
                      </w:r>
                    </w:p>
                    <w:p w:rsidR="002844FC" w:rsidRPr="00F11176" w:rsidRDefault="002844FC" w:rsidP="00F11176">
                      <w:pPr>
                        <w:rPr>
                          <w:rFonts w:ascii="Times New Roman" w:hAnsi="Times New Roman"/>
                          <w:color w:val="000000"/>
                        </w:rPr>
                      </w:pPr>
                      <w:r w:rsidRPr="00F11176">
                        <w:rPr>
                          <w:rFonts w:ascii="Courier New" w:hAnsi="Courier New" w:cs="Courier New"/>
                          <w:color w:val="000000"/>
                          <w:sz w:val="16"/>
                          <w:szCs w:val="16"/>
                        </w:rPr>
                        <w:t xml:space="preserve">  if LineCount = 1 then   </w:t>
                      </w:r>
                    </w:p>
                    <w:p w:rsidR="002844FC" w:rsidRPr="00F11176" w:rsidRDefault="002844FC" w:rsidP="00F11176">
                      <w:pPr>
                        <w:rPr>
                          <w:rFonts w:ascii="Times New Roman" w:hAnsi="Times New Roman"/>
                          <w:color w:val="000000"/>
                        </w:rPr>
                      </w:pPr>
                      <w:r w:rsidRPr="00F11176">
                        <w:rPr>
                          <w:rFonts w:ascii="Courier New" w:hAnsi="Courier New" w:cs="Courier New"/>
                          <w:color w:val="000000"/>
                          <w:sz w:val="16"/>
                          <w:szCs w:val="16"/>
                        </w:rPr>
                        <w:t>    FindLabel = chr(129) + vbCrLf  + MyString + vbCrLf + chr(129)</w:t>
                      </w:r>
                    </w:p>
                    <w:p w:rsidR="002844FC" w:rsidRPr="00F11176" w:rsidRDefault="002844FC" w:rsidP="00F11176">
                      <w:pPr>
                        <w:rPr>
                          <w:rFonts w:ascii="Times New Roman" w:hAnsi="Times New Roman"/>
                          <w:color w:val="000000"/>
                        </w:rPr>
                      </w:pPr>
                      <w:r w:rsidRPr="00F11176">
                        <w:rPr>
                          <w:rFonts w:ascii="Courier New" w:hAnsi="Courier New" w:cs="Courier New"/>
                          <w:color w:val="000000"/>
                          <w:sz w:val="16"/>
                          <w:szCs w:val="16"/>
                        </w:rPr>
                        <w:t>  elseif LineCount = 2 then</w:t>
                      </w:r>
                    </w:p>
                    <w:p w:rsidR="002844FC" w:rsidRPr="00F11176" w:rsidRDefault="002844FC" w:rsidP="00F11176">
                      <w:pPr>
                        <w:rPr>
                          <w:rFonts w:ascii="Times New Roman" w:hAnsi="Times New Roman"/>
                          <w:color w:val="000000"/>
                        </w:rPr>
                      </w:pPr>
                      <w:r w:rsidRPr="00F11176">
                        <w:rPr>
                          <w:rFonts w:ascii="Courier New" w:hAnsi="Courier New" w:cs="Courier New"/>
                          <w:color w:val="000000"/>
                          <w:sz w:val="16"/>
                          <w:szCs w:val="16"/>
                        </w:rPr>
                        <w:t xml:space="preserve">    FindLabel = MyString + vbCrLf + chr(129) </w:t>
                      </w:r>
                    </w:p>
                    <w:p w:rsidR="002844FC" w:rsidRPr="00F11176" w:rsidRDefault="002844FC" w:rsidP="00F11176">
                      <w:pPr>
                        <w:rPr>
                          <w:rFonts w:ascii="Times New Roman" w:hAnsi="Times New Roman"/>
                          <w:color w:val="000000"/>
                        </w:rPr>
                      </w:pPr>
                      <w:r w:rsidRPr="00F11176">
                        <w:rPr>
                          <w:rFonts w:ascii="Courier New" w:hAnsi="Courier New" w:cs="Courier New"/>
                          <w:color w:val="000000"/>
                          <w:sz w:val="16"/>
                          <w:szCs w:val="16"/>
                        </w:rPr>
                        <w:t>  else</w:t>
                      </w:r>
                    </w:p>
                    <w:p w:rsidR="002844FC" w:rsidRPr="00F11176" w:rsidRDefault="002844FC" w:rsidP="00F11176">
                      <w:pPr>
                        <w:rPr>
                          <w:rFonts w:ascii="Times New Roman" w:hAnsi="Times New Roman"/>
                          <w:color w:val="000000"/>
                        </w:rPr>
                      </w:pPr>
                      <w:r w:rsidRPr="00F11176">
                        <w:rPr>
                          <w:rFonts w:ascii="Courier New" w:hAnsi="Courier New" w:cs="Courier New"/>
                          <w:color w:val="000000"/>
                          <w:sz w:val="16"/>
                          <w:szCs w:val="16"/>
                        </w:rPr>
                        <w:t>    FindLabel = MyString + vbCrLf + chr(129)</w:t>
                      </w:r>
                    </w:p>
                    <w:p w:rsidR="002844FC" w:rsidRPr="00F11176" w:rsidRDefault="002844FC" w:rsidP="00F11176">
                      <w:pPr>
                        <w:rPr>
                          <w:rFonts w:ascii="Times New Roman" w:hAnsi="Times New Roman"/>
                          <w:color w:val="000000"/>
                        </w:rPr>
                      </w:pPr>
                      <w:r w:rsidRPr="00F11176">
                        <w:rPr>
                          <w:rFonts w:ascii="Courier New" w:hAnsi="Courier New" w:cs="Courier New"/>
                          <w:color w:val="000000"/>
                          <w:sz w:val="16"/>
                          <w:szCs w:val="16"/>
                        </w:rPr>
                        <w:t>  end if</w:t>
                      </w:r>
                    </w:p>
                    <w:p w:rsidR="002844FC" w:rsidRPr="00F11176" w:rsidRDefault="002844FC" w:rsidP="00F11176">
                      <w:pPr>
                        <w:rPr>
                          <w:rFonts w:ascii="Times New Roman" w:hAnsi="Times New Roman"/>
                          <w:color w:val="000000"/>
                        </w:rPr>
                      </w:pPr>
                      <w:r w:rsidRPr="00F11176">
                        <w:rPr>
                          <w:rFonts w:ascii="Courier New" w:hAnsi="Courier New" w:cs="Courier New"/>
                          <w:color w:val="000000"/>
                          <w:sz w:val="16"/>
                          <w:szCs w:val="16"/>
                        </w:rPr>
                        <w:t>else</w:t>
                      </w:r>
                    </w:p>
                    <w:p w:rsidR="002844FC" w:rsidRPr="00F11176" w:rsidRDefault="002844FC" w:rsidP="00F11176">
                      <w:pPr>
                        <w:rPr>
                          <w:rFonts w:ascii="Times New Roman" w:hAnsi="Times New Roman"/>
                          <w:color w:val="000000"/>
                        </w:rPr>
                      </w:pPr>
                      <w:r w:rsidRPr="00F11176">
                        <w:rPr>
                          <w:rFonts w:ascii="Courier New" w:hAnsi="Courier New" w:cs="Courier New"/>
                          <w:color w:val="000000"/>
                          <w:sz w:val="16"/>
                          <w:szCs w:val="16"/>
                        </w:rPr>
                        <w:t xml:space="preserve">    FindLabel = chr(129) +  vbCrLf + [LABELTEXT] </w:t>
                      </w:r>
                    </w:p>
                    <w:p w:rsidR="002844FC" w:rsidRPr="00F11176" w:rsidRDefault="002844FC" w:rsidP="00F11176">
                      <w:pPr>
                        <w:rPr>
                          <w:rFonts w:ascii="Times New Roman" w:hAnsi="Times New Roman"/>
                          <w:color w:val="000000"/>
                        </w:rPr>
                      </w:pPr>
                      <w:r w:rsidRPr="00F11176">
                        <w:rPr>
                          <w:rFonts w:ascii="Courier New" w:hAnsi="Courier New" w:cs="Courier New"/>
                          <w:color w:val="000000"/>
                          <w:sz w:val="16"/>
                          <w:szCs w:val="16"/>
                        </w:rPr>
                        <w:t>end if</w:t>
                      </w:r>
                    </w:p>
                    <w:p w:rsidR="002844FC" w:rsidRPr="00F11176" w:rsidRDefault="002844FC" w:rsidP="00F11176">
                      <w:pPr>
                        <w:rPr>
                          <w:rFonts w:ascii="Times New Roman" w:hAnsi="Times New Roman"/>
                          <w:color w:val="000000"/>
                        </w:rPr>
                      </w:pPr>
                      <w:r w:rsidRPr="00F11176">
                        <w:rPr>
                          <w:rFonts w:ascii="Courier New" w:hAnsi="Courier New" w:cs="Courier New"/>
                          <w:color w:val="000000"/>
                          <w:sz w:val="16"/>
                          <w:szCs w:val="16"/>
                        </w:rPr>
                        <w:t>FindLabel = replace(FindLabel, chr(10) + " ", chr(10))</w:t>
                      </w:r>
                    </w:p>
                    <w:p w:rsidR="002844FC" w:rsidRPr="001336C1" w:rsidRDefault="002844FC" w:rsidP="00F11176">
                      <w:pPr>
                        <w:rPr>
                          <w:rFonts w:ascii="Times New Roman" w:hAnsi="Times New Roman"/>
                          <w:color w:val="000000"/>
                        </w:rPr>
                      </w:pPr>
                      <w:r w:rsidRPr="00F11176">
                        <w:rPr>
                          <w:rFonts w:ascii="Courier New" w:hAnsi="Courier New" w:cs="Courier New"/>
                          <w:color w:val="000000"/>
                          <w:sz w:val="16"/>
                          <w:szCs w:val="16"/>
                        </w:rPr>
                        <w:t>End Function</w:t>
                      </w:r>
                    </w:p>
                    <w:p w:rsidR="002844FC" w:rsidRPr="0068702F" w:rsidRDefault="002844FC" w:rsidP="00F11176">
                      <w:pPr>
                        <w:contextualSpacing/>
                        <w:rPr>
                          <w:rFonts w:ascii="Times New Roman" w:hAnsi="Times New Roman"/>
                          <w:color w:val="000000"/>
                        </w:rPr>
                      </w:pPr>
                    </w:p>
                    <w:p w:rsidR="002844FC" w:rsidRPr="00BC67AB" w:rsidRDefault="002844FC" w:rsidP="00F11176">
                      <w:pPr>
                        <w:contextualSpacing/>
                        <w:rPr>
                          <w:sz w:val="16"/>
                        </w:rPr>
                      </w:pPr>
                    </w:p>
                    <w:p w:rsidR="002844FC" w:rsidRPr="00BC67AB" w:rsidRDefault="002844FC" w:rsidP="00F11176">
                      <w:pPr>
                        <w:contextualSpacing/>
                        <w:rPr>
                          <w:sz w:val="16"/>
                        </w:rPr>
                      </w:pPr>
                    </w:p>
                  </w:txbxContent>
                </v:textbox>
              </v:shape>
            </w:pict>
          </mc:Fallback>
        </mc:AlternateContent>
      </w:r>
      <w:r w:rsidR="001336C1">
        <w:rPr>
          <w:noProof/>
        </w:rPr>
        <mc:AlternateContent>
          <mc:Choice Requires="wps">
            <w:drawing>
              <wp:anchor distT="0" distB="0" distL="114300" distR="114300" simplePos="0" relativeHeight="251879424" behindDoc="0" locked="0" layoutInCell="1" allowOverlap="1" wp14:anchorId="2678787B" wp14:editId="76B2DAC0">
                <wp:simplePos x="0" y="0"/>
                <wp:positionH relativeFrom="column">
                  <wp:posOffset>3802380</wp:posOffset>
                </wp:positionH>
                <wp:positionV relativeFrom="paragraph">
                  <wp:posOffset>2273300</wp:posOffset>
                </wp:positionV>
                <wp:extent cx="887095" cy="0"/>
                <wp:effectExtent l="0" t="133350" r="0" b="171450"/>
                <wp:wrapNone/>
                <wp:docPr id="642" name="Straight Arrow Connector 642"/>
                <wp:cNvGraphicFramePr/>
                <a:graphic xmlns:a="http://schemas.openxmlformats.org/drawingml/2006/main">
                  <a:graphicData uri="http://schemas.microsoft.com/office/word/2010/wordprocessingShape">
                    <wps:wsp>
                      <wps:cNvCnPr/>
                      <wps:spPr>
                        <a:xfrm flipH="1" flipV="1">
                          <a:off x="0" y="0"/>
                          <a:ext cx="887095" cy="0"/>
                        </a:xfrm>
                        <a:prstGeom prst="straightConnector1">
                          <a:avLst/>
                        </a:prstGeom>
                        <a:ln>
                          <a:solidFill>
                            <a:srgbClr val="FF0000"/>
                          </a:solidFill>
                          <a:tailEnd type="arrow"/>
                        </a:ln>
                      </wps:spPr>
                      <wps:style>
                        <a:lnRef idx="3">
                          <a:schemeClr val="accent2"/>
                        </a:lnRef>
                        <a:fillRef idx="0">
                          <a:schemeClr val="accent2"/>
                        </a:fillRef>
                        <a:effectRef idx="2">
                          <a:schemeClr val="accent2"/>
                        </a:effectRef>
                        <a:fontRef idx="minor">
                          <a:schemeClr val="tx1"/>
                        </a:fontRef>
                      </wps:style>
                      <wps:bodyPr/>
                    </wps:wsp>
                  </a:graphicData>
                </a:graphic>
                <wp14:sizeRelV relativeFrom="margin">
                  <wp14:pctHeight>0</wp14:pctHeight>
                </wp14:sizeRelV>
              </wp:anchor>
            </w:drawing>
          </mc:Choice>
          <mc:Fallback>
            <w:pict>
              <v:shape id="Straight Arrow Connector 642" o:spid="_x0000_s1026" type="#_x0000_t32" style="position:absolute;margin-left:299.4pt;margin-top:179pt;width:69.85pt;height:0;flip:x y;z-index:2518794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" strokecolor="red" strokeweight="3pt">
                <v:stroke endarrow="open"/>
                <v:shadow on="t" color="black" opacity="22937f" origin=",.5" offset="0,.63889mm"/>
              </v:shape>
            </w:pict>
          </mc:Fallback>
        </mc:AlternateContent>
      </w:r>
      <w:r w:rsidR="001336C1">
        <w:rPr>
          <w:noProof/>
        </w:rPr>
        <mc:AlternateContent>
          <mc:Choice Requires="wps">
            <w:drawing>
              <wp:anchor distT="0" distB="0" distL="114300" distR="114300" simplePos="0" relativeHeight="251884544" behindDoc="0" locked="0" layoutInCell="1" allowOverlap="1" wp14:anchorId="467EF04F" wp14:editId="0ED5EA95">
                <wp:simplePos x="0" y="0"/>
                <wp:positionH relativeFrom="column">
                  <wp:posOffset>304800</wp:posOffset>
                </wp:positionH>
                <wp:positionV relativeFrom="paragraph">
                  <wp:posOffset>3067050</wp:posOffset>
                </wp:positionV>
                <wp:extent cx="0" cy="1028700"/>
                <wp:effectExtent l="0" t="0" r="19050" b="19050"/>
                <wp:wrapNone/>
                <wp:docPr id="646" name="Straight Connector 646"/>
                <wp:cNvGraphicFramePr/>
                <a:graphic xmlns:a="http://schemas.openxmlformats.org/drawingml/2006/main">
                  <a:graphicData uri="http://schemas.microsoft.com/office/word/2010/wordprocessingShape">
                    <wps:wsp>
                      <wps:cNvCnPr/>
                      <wps:spPr>
                        <a:xfrm>
                          <a:off x="0" y="0"/>
                          <a:ext cx="0" cy="1028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646" o:spid="_x0000_s1026" style="position:absolute;z-index:251884544;visibility:visible;mso-wrap-style:square;mso-wrap-distance-left:9pt;mso-wrap-distance-top:0;mso-wrap-distance-right:9pt;mso-wrap-distance-bottom:0;mso-position-horizontal:absolute;mso-position-horizontal-relative:text;mso-position-vertical:absolute;mso-position-vertical-relative:text" from="24pt,241.5pt" to="24pt,3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" strokecolor="#4579b8 [3044]"/>
            </w:pict>
          </mc:Fallback>
        </mc:AlternateContent>
      </w:r>
      <w:r w:rsidR="001336C1">
        <w:rPr>
          <w:noProof/>
        </w:rPr>
        <mc:AlternateContent>
          <mc:Choice Requires="wps">
            <w:drawing>
              <wp:anchor distT="0" distB="0" distL="114300" distR="114300" simplePos="0" relativeHeight="251885568" behindDoc="0" locked="0" layoutInCell="1" allowOverlap="1" wp14:anchorId="3F950E7A" wp14:editId="54592893">
                <wp:simplePos x="0" y="0"/>
                <wp:positionH relativeFrom="column">
                  <wp:posOffset>352425</wp:posOffset>
                </wp:positionH>
                <wp:positionV relativeFrom="paragraph">
                  <wp:posOffset>3076575</wp:posOffset>
                </wp:positionV>
                <wp:extent cx="962025" cy="133350"/>
                <wp:effectExtent l="0" t="0" r="9525" b="0"/>
                <wp:wrapNone/>
                <wp:docPr id="647" name="Rectangle 647"/>
                <wp:cNvGraphicFramePr/>
                <a:graphic xmlns:a="http://schemas.openxmlformats.org/drawingml/2006/main">
                  <a:graphicData uri="http://schemas.microsoft.com/office/word/2010/wordprocessingShape">
                    <wps:wsp>
                      <wps:cNvSpPr/>
                      <wps:spPr>
                        <a:xfrm>
                          <a:off x="0" y="0"/>
                          <a:ext cx="962025" cy="1333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647" o:spid="_x0000_s1026" style="position:absolute;margin-left:27.75pt;margin-top:242.25pt;width:75.75pt;height:10.5pt;z-index:2518855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" fillcolor="white [3212]" stroked="f" strokeweight="2pt"/>
            </w:pict>
          </mc:Fallback>
        </mc:AlternateContent>
      </w:r>
      <w:r w:rsidR="001336C1">
        <w:rPr>
          <w:noProof/>
        </w:rPr>
        <w:drawing>
          <wp:inline distT="0" distB="0" distL="0" distR="0" wp14:anchorId="7B766976" wp14:editId="08B8E0D0">
            <wp:extent cx="4314825" cy="5362575"/>
            <wp:effectExtent l="0" t="0" r="9525" b="9525"/>
            <wp:docPr id="660" name="Picture 6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314825" cy="5362575"/>
                    </a:xfrm>
                    <a:prstGeom prst="rect">
                      <a:avLst/>
                    </a:prstGeom>
                  </pic:spPr>
                </pic:pic>
              </a:graphicData>
            </a:graphic>
          </wp:inline>
        </w:drawing>
      </w:r>
      <w:r w:rsidR="001336C1">
        <w:br/>
      </w:r>
      <w:r w:rsidR="001336C1">
        <w:br/>
      </w:r>
      <w:r w:rsidR="001336C1">
        <w:br/>
      </w:r>
      <w:r w:rsidR="001336C1">
        <w:br/>
      </w:r>
      <w:r w:rsidR="001336C1">
        <w:br/>
      </w:r>
      <w:r w:rsidR="001336C1">
        <w:br/>
      </w:r>
    </w:p>
    <w:p w:rsidR="001336C1" w:rsidRDefault="00F11176" w:rsidP="00F11176">
      <w:pPr>
        <w:pStyle w:val="ListParagraph"/>
        <w:ind w:left="1080"/>
      </w:pPr>
      <w:r>
        <w:br/>
      </w:r>
      <w:r>
        <w:br/>
      </w:r>
    </w:p>
    <w:p w:rsidR="00663D84" w:rsidRDefault="00663D84" w:rsidP="00663D84">
      <w:pPr>
        <w:pStyle w:val="ListParagraph"/>
        <w:numPr>
          <w:ilvl w:val="0"/>
          <w:numId w:val="46"/>
        </w:numPr>
      </w:pPr>
      <w:r>
        <w:t>Click “OK” to save</w:t>
      </w:r>
      <w:r w:rsidR="001336C1">
        <w:t xml:space="preserve"> </w:t>
      </w:r>
      <w:r>
        <w:t>your changes.</w:t>
      </w:r>
      <w:r>
        <w:br/>
      </w:r>
    </w:p>
    <w:p w:rsidR="0010157D" w:rsidRDefault="008721AC" w:rsidP="00C83CF5">
      <w:pPr>
        <w:pStyle w:val="Heading2"/>
      </w:pPr>
      <w:bookmarkStart w:id="44" w:name="_Ref361776662"/>
      <w:bookmarkStart w:id="45" w:name="_Toc361823742"/>
      <w:r>
        <w:lastRenderedPageBreak/>
        <w:t>Modify DynamicProtectiveDeviceAnno</w:t>
      </w:r>
      <w:bookmarkEnd w:id="44"/>
      <w:bookmarkEnd w:id="45"/>
    </w:p>
    <w:p w:rsidR="003A128E" w:rsidRDefault="003A128E" w:rsidP="003A128E">
      <w:pPr>
        <w:pStyle w:val="ListParagraph"/>
        <w:numPr>
          <w:ilvl w:val="0"/>
          <w:numId w:val="49"/>
        </w:numPr>
      </w:pPr>
      <w:r>
        <w:t>Open ArcCatalog.</w:t>
      </w:r>
      <w:r>
        <w:br/>
      </w:r>
    </w:p>
    <w:p w:rsidR="003A128E" w:rsidRDefault="003A128E" w:rsidP="003A128E">
      <w:pPr>
        <w:pStyle w:val="ListParagraph"/>
        <w:numPr>
          <w:ilvl w:val="0"/>
          <w:numId w:val="49"/>
        </w:numPr>
      </w:pPr>
      <w:r>
        <w:t>Within the Catalog Tree, expand “Database Connections” and open the active connection for this process (as defined in section 2).</w:t>
      </w:r>
      <w:r>
        <w:br/>
      </w:r>
    </w:p>
    <w:p w:rsidR="003A128E" w:rsidRDefault="003A128E" w:rsidP="003A128E">
      <w:pPr>
        <w:pStyle w:val="ListParagraph"/>
        <w:numPr>
          <w:ilvl w:val="0"/>
          <w:numId w:val="49"/>
        </w:numPr>
      </w:pPr>
      <w:r>
        <w:t>Within the ElectricDataset, right-click on the “DynamicProtectiveDeviceAnno” annotation feature class and click “Properties”.</w:t>
      </w:r>
      <w:r>
        <w:br/>
      </w:r>
    </w:p>
    <w:p w:rsidR="003A128E" w:rsidRDefault="003A128E" w:rsidP="003A128E">
      <w:pPr>
        <w:pStyle w:val="ListParagraph"/>
        <w:numPr>
          <w:ilvl w:val="0"/>
          <w:numId w:val="49"/>
        </w:numPr>
      </w:pPr>
      <w:r>
        <w:t>Click on the “Annotation Classes” tab.</w:t>
      </w:r>
      <w:r>
        <w:br/>
      </w:r>
      <w:r>
        <w:br/>
      </w:r>
      <w:r>
        <w:rPr>
          <w:noProof/>
        </w:rPr>
        <w:drawing>
          <wp:inline distT="0" distB="0" distL="0" distR="0" wp14:anchorId="3795324D" wp14:editId="71B78A4A">
            <wp:extent cx="4381500" cy="5537855"/>
            <wp:effectExtent l="0" t="0" r="0" b="5715"/>
            <wp:docPr id="718" name="Picture 7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4386799" cy="5544552"/>
                    </a:xfrm>
                    <a:prstGeom prst="rect">
                      <a:avLst/>
                    </a:prstGeom>
                  </pic:spPr>
                </pic:pic>
              </a:graphicData>
            </a:graphic>
          </wp:inline>
        </w:drawing>
      </w:r>
      <w:r>
        <w:br/>
      </w:r>
    </w:p>
    <w:p w:rsidR="003A128E" w:rsidRDefault="003A128E" w:rsidP="003A128E">
      <w:pPr>
        <w:pStyle w:val="ListParagraph"/>
        <w:numPr>
          <w:ilvl w:val="0"/>
          <w:numId w:val="49"/>
        </w:numPr>
      </w:pPr>
      <w:r>
        <w:lastRenderedPageBreak/>
        <w:t xml:space="preserve">Click on the </w:t>
      </w:r>
      <w:r w:rsidR="00334373">
        <w:rPr>
          <w:i/>
        </w:rPr>
        <w:t>CCRating</w:t>
      </w:r>
      <w:r>
        <w:t xml:space="preserve"> annotation class to begin modifying its attributes.</w:t>
      </w:r>
      <w:r>
        <w:br/>
      </w:r>
    </w:p>
    <w:p w:rsidR="003A128E" w:rsidRDefault="0000528C" w:rsidP="003A128E">
      <w:pPr>
        <w:pStyle w:val="ListParagraph"/>
        <w:numPr>
          <w:ilvl w:val="1"/>
          <w:numId w:val="49"/>
        </w:numPr>
      </w:pPr>
      <w:r>
        <w:rPr>
          <w:noProof/>
        </w:rPr>
        <mc:AlternateContent>
          <mc:Choice Requires="wps">
            <w:drawing>
              <wp:anchor distT="0" distB="0" distL="114300" distR="114300" simplePos="0" relativeHeight="251963392" behindDoc="0" locked="0" layoutInCell="1" allowOverlap="1" wp14:anchorId="3BD8FF35" wp14:editId="0EC35CB7">
                <wp:simplePos x="0" y="0"/>
                <wp:positionH relativeFrom="column">
                  <wp:posOffset>4095750</wp:posOffset>
                </wp:positionH>
                <wp:positionV relativeFrom="paragraph">
                  <wp:posOffset>573405</wp:posOffset>
                </wp:positionV>
                <wp:extent cx="142875" cy="114300"/>
                <wp:effectExtent l="0" t="0" r="28575" b="19050"/>
                <wp:wrapNone/>
                <wp:docPr id="46" name="Rectangle 46"/>
                <wp:cNvGraphicFramePr/>
                <a:graphic xmlns:a="http://schemas.openxmlformats.org/drawingml/2006/main">
                  <a:graphicData uri="http://schemas.microsoft.com/office/word/2010/wordprocessingShape">
                    <wps:wsp>
                      <wps:cNvSpPr/>
                      <wps:spPr>
                        <a:xfrm>
                          <a:off x="0" y="0"/>
                          <a:ext cx="142875" cy="1143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46" o:spid="_x0000_s1026" style="position:absolute;margin-left:322.5pt;margin-top:45.15pt;width:11.25pt;height:9pt;z-index:251963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" fillcolor="white [3212]" strokecolor="white [3212]" strokeweight="2pt"/>
            </w:pict>
          </mc:Fallback>
        </mc:AlternateContent>
      </w:r>
      <w:r w:rsidR="00C82F43" w:rsidRPr="00C82F43">
        <w:t xml:space="preserve"> </w:t>
      </w:r>
      <w:r w:rsidR="00C82F43">
        <w:t>Under “Text Symbol”, click the “Symbol” button. Then click “Edit Symbol”.</w:t>
      </w:r>
      <w:r w:rsidR="00C82F43">
        <w:br/>
      </w:r>
      <w:r w:rsidR="00C82F43">
        <w:br/>
      </w:r>
      <w:r w:rsidR="00C82F43">
        <w:rPr>
          <w:noProof/>
        </w:rPr>
        <w:drawing>
          <wp:inline distT="0" distB="0" distL="0" distR="0" wp14:anchorId="2EB50F41" wp14:editId="73170F52">
            <wp:extent cx="523875" cy="295275"/>
            <wp:effectExtent l="0" t="0" r="9525"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7"/>
                    <a:srcRect l="77548" t="45788" r="9720" b="48534"/>
                    <a:stretch/>
                  </pic:blipFill>
                  <pic:spPr bwMode="auto">
                    <a:xfrm>
                      <a:off x="0" y="0"/>
                      <a:ext cx="523875" cy="295275"/>
                    </a:xfrm>
                    <a:prstGeom prst="rect">
                      <a:avLst/>
                    </a:prstGeom>
                    <a:ln>
                      <a:noFill/>
                    </a:ln>
                    <a:extLst>
                      <a:ext uri="{53640926-AAD7-44D8-BBD7-CCE9431645EC}">
                        <a14:shadowObscured xmlns:a14="http://schemas.microsoft.com/office/drawing/2010/main"/>
                      </a:ext>
                    </a:extLst>
                  </pic:spPr>
                </pic:pic>
              </a:graphicData>
            </a:graphic>
          </wp:inline>
        </w:drawing>
      </w:r>
    </w:p>
    <w:p w:rsidR="003A128E" w:rsidRDefault="0000528C" w:rsidP="003A128E">
      <w:pPr>
        <w:pStyle w:val="ListParagraph"/>
        <w:numPr>
          <w:ilvl w:val="1"/>
          <w:numId w:val="49"/>
        </w:numPr>
      </w:pPr>
      <w:r>
        <w:rPr>
          <w:noProof/>
        </w:rPr>
        <mc:AlternateContent>
          <mc:Choice Requires="wps">
            <w:drawing>
              <wp:anchor distT="0" distB="0" distL="114300" distR="114300" simplePos="0" relativeHeight="251962368" behindDoc="0" locked="0" layoutInCell="1" allowOverlap="1" wp14:anchorId="46626771" wp14:editId="48272401">
                <wp:simplePos x="0" y="0"/>
                <wp:positionH relativeFrom="column">
                  <wp:posOffset>10160</wp:posOffset>
                </wp:positionH>
                <wp:positionV relativeFrom="paragraph">
                  <wp:posOffset>1907540</wp:posOffset>
                </wp:positionV>
                <wp:extent cx="887095" cy="0"/>
                <wp:effectExtent l="0" t="133350" r="0" b="171450"/>
                <wp:wrapNone/>
                <wp:docPr id="44" name="Straight Arrow Connector 44"/>
                <wp:cNvGraphicFramePr/>
                <a:graphic xmlns:a="http://schemas.openxmlformats.org/drawingml/2006/main">
                  <a:graphicData uri="http://schemas.microsoft.com/office/word/2010/wordprocessingShape">
                    <wps:wsp>
                      <wps:cNvCnPr/>
                      <wps:spPr>
                        <a:xfrm flipV="1">
                          <a:off x="0" y="0"/>
                          <a:ext cx="887095" cy="0"/>
                        </a:xfrm>
                        <a:prstGeom prst="straightConnector1">
                          <a:avLst/>
                        </a:prstGeom>
                        <a:ln>
                          <a:solidFill>
                            <a:srgbClr val="FF0000"/>
                          </a:solidFill>
                          <a:tailEnd type="arrow"/>
                        </a:ln>
                      </wps:spPr>
                      <wps:style>
                        <a:lnRef idx="3">
                          <a:schemeClr val="accent2"/>
                        </a:lnRef>
                        <a:fillRef idx="0">
                          <a:schemeClr val="accent2"/>
                        </a:fillRef>
                        <a:effectRef idx="2">
                          <a:schemeClr val="accent2"/>
                        </a:effectRef>
                        <a:fontRef idx="minor">
                          <a:schemeClr val="tx1"/>
                        </a:fontRef>
                      </wps:style>
                      <wps:bodyPr/>
                    </wps:wsp>
                  </a:graphicData>
                </a:graphic>
                <wp14:sizeRelV relativeFrom="margin">
                  <wp14:pctHeight>0</wp14:pctHeight>
                </wp14:sizeRelV>
              </wp:anchor>
            </w:drawing>
          </mc:Choice>
          <mc:Fallback>
            <w:pict>
              <v:shape id="Straight Arrow Connector 44" o:spid="_x0000_s1026" type="#_x0000_t32" style="position:absolute;margin-left:.8pt;margin-top:150.2pt;width:69.85pt;height:0;flip:y;z-index:251962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" strokecolor="red" strokeweight="3pt">
                <v:stroke endarrow="open"/>
                <v:shadow on="t" color="black" opacity="22937f" origin=",.5" offset="0,.63889mm"/>
              </v:shape>
            </w:pict>
          </mc:Fallback>
        </mc:AlternateContent>
      </w:r>
      <w:r>
        <w:rPr>
          <w:noProof/>
        </w:rPr>
        <mc:AlternateContent>
          <mc:Choice Requires="wps">
            <w:drawing>
              <wp:anchor distT="0" distB="0" distL="114300" distR="114300" simplePos="0" relativeHeight="251960320" behindDoc="0" locked="0" layoutInCell="1" allowOverlap="1" wp14:anchorId="209D1EEB" wp14:editId="46B7EE12">
                <wp:simplePos x="0" y="0"/>
                <wp:positionH relativeFrom="column">
                  <wp:posOffset>3620135</wp:posOffset>
                </wp:positionH>
                <wp:positionV relativeFrom="paragraph">
                  <wp:posOffset>926465</wp:posOffset>
                </wp:positionV>
                <wp:extent cx="887095" cy="0"/>
                <wp:effectExtent l="0" t="133350" r="0" b="171450"/>
                <wp:wrapNone/>
                <wp:docPr id="43" name="Straight Arrow Connector 43"/>
                <wp:cNvGraphicFramePr/>
                <a:graphic xmlns:a="http://schemas.openxmlformats.org/drawingml/2006/main">
                  <a:graphicData uri="http://schemas.microsoft.com/office/word/2010/wordprocessingShape">
                    <wps:wsp>
                      <wps:cNvCnPr/>
                      <wps:spPr>
                        <a:xfrm flipH="1" flipV="1">
                          <a:off x="0" y="0"/>
                          <a:ext cx="887095" cy="0"/>
                        </a:xfrm>
                        <a:prstGeom prst="straightConnector1">
                          <a:avLst/>
                        </a:prstGeom>
                        <a:ln>
                          <a:solidFill>
                            <a:srgbClr val="FF0000"/>
                          </a:solidFill>
                          <a:tailEnd type="arrow"/>
                        </a:ln>
                      </wps:spPr>
                      <wps:style>
                        <a:lnRef idx="3">
                          <a:schemeClr val="accent2"/>
                        </a:lnRef>
                        <a:fillRef idx="0">
                          <a:schemeClr val="accent2"/>
                        </a:fillRef>
                        <a:effectRef idx="2">
                          <a:schemeClr val="accent2"/>
                        </a:effectRef>
                        <a:fontRef idx="minor">
                          <a:schemeClr val="tx1"/>
                        </a:fontRef>
                      </wps:style>
                      <wps:bodyPr/>
                    </wps:wsp>
                  </a:graphicData>
                </a:graphic>
                <wp14:sizeRelV relativeFrom="margin">
                  <wp14:pctHeight>0</wp14:pctHeight>
                </wp14:sizeRelV>
              </wp:anchor>
            </w:drawing>
          </mc:Choice>
          <mc:Fallback>
            <w:pict>
              <v:shape id="Straight Arrow Connector 43" o:spid="_x0000_s1026" type="#_x0000_t32" style="position:absolute;margin-left:285.05pt;margin-top:72.95pt;width:69.85pt;height:0;flip:x y;z-index:251960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" strokecolor="red" strokeweight="3pt">
                <v:stroke endarrow="open"/>
                <v:shadow on="t" color="black" opacity="22937f" origin=",.5" offset="0,.63889mm"/>
              </v:shape>
            </w:pict>
          </mc:Fallback>
        </mc:AlternateContent>
      </w:r>
      <w:r>
        <w:rPr>
          <w:noProof/>
        </w:rPr>
        <mc:AlternateContent>
          <mc:Choice Requires="wps">
            <w:drawing>
              <wp:anchor distT="0" distB="0" distL="114300" distR="114300" simplePos="0" relativeHeight="251958272" behindDoc="0" locked="0" layoutInCell="1" allowOverlap="1" wp14:anchorId="1934F412" wp14:editId="1F840D9D">
                <wp:simplePos x="0" y="0"/>
                <wp:positionH relativeFrom="column">
                  <wp:posOffset>3620135</wp:posOffset>
                </wp:positionH>
                <wp:positionV relativeFrom="paragraph">
                  <wp:posOffset>516890</wp:posOffset>
                </wp:positionV>
                <wp:extent cx="887095" cy="0"/>
                <wp:effectExtent l="0" t="133350" r="0" b="171450"/>
                <wp:wrapNone/>
                <wp:docPr id="41" name="Straight Arrow Connector 41"/>
                <wp:cNvGraphicFramePr/>
                <a:graphic xmlns:a="http://schemas.openxmlformats.org/drawingml/2006/main">
                  <a:graphicData uri="http://schemas.microsoft.com/office/word/2010/wordprocessingShape">
                    <wps:wsp>
                      <wps:cNvCnPr/>
                      <wps:spPr>
                        <a:xfrm flipH="1" flipV="1">
                          <a:off x="0" y="0"/>
                          <a:ext cx="887095" cy="0"/>
                        </a:xfrm>
                        <a:prstGeom prst="straightConnector1">
                          <a:avLst/>
                        </a:prstGeom>
                        <a:ln>
                          <a:solidFill>
                            <a:srgbClr val="FF0000"/>
                          </a:solidFill>
                          <a:tailEnd type="arrow"/>
                        </a:ln>
                      </wps:spPr>
                      <wps:style>
                        <a:lnRef idx="3">
                          <a:schemeClr val="accent2"/>
                        </a:lnRef>
                        <a:fillRef idx="0">
                          <a:schemeClr val="accent2"/>
                        </a:fillRef>
                        <a:effectRef idx="2">
                          <a:schemeClr val="accent2"/>
                        </a:effectRef>
                        <a:fontRef idx="minor">
                          <a:schemeClr val="tx1"/>
                        </a:fontRef>
                      </wps:style>
                      <wps:bodyPr/>
                    </wps:wsp>
                  </a:graphicData>
                </a:graphic>
                <wp14:sizeRelV relativeFrom="margin">
                  <wp14:pctHeight>0</wp14:pctHeight>
                </wp14:sizeRelV>
              </wp:anchor>
            </w:drawing>
          </mc:Choice>
          <mc:Fallback>
            <w:pict>
              <v:shape id="Straight Arrow Connector 41" o:spid="_x0000_s1026" type="#_x0000_t32" style="position:absolute;margin-left:285.05pt;margin-top:40.7pt;width:69.85pt;height:0;flip:x y;z-index:251958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" strokecolor="red" strokeweight="3pt">
                <v:stroke endarrow="open"/>
                <v:shadow on="t" color="black" opacity="22937f" origin=",.5" offset="0,.63889mm"/>
              </v:shape>
            </w:pict>
          </mc:Fallback>
        </mc:AlternateContent>
      </w:r>
      <w:r w:rsidR="003A128E">
        <w:t>Ensure that the settings under the “General” tab match the example below:</w:t>
      </w:r>
      <w:r w:rsidR="003A128E">
        <w:br/>
      </w:r>
      <w:r w:rsidR="003A128E">
        <w:br/>
      </w:r>
      <w:r w:rsidR="00334373">
        <w:rPr>
          <w:noProof/>
        </w:rPr>
        <w:drawing>
          <wp:inline distT="0" distB="0" distL="0" distR="0" wp14:anchorId="280B06EB" wp14:editId="4A1538C4">
            <wp:extent cx="2590800" cy="1800225"/>
            <wp:effectExtent l="0" t="0" r="0" b="9525"/>
            <wp:docPr id="719" name="Picture 7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2"/>
                    <a:srcRect b="5969"/>
                    <a:stretch/>
                  </pic:blipFill>
                  <pic:spPr bwMode="auto">
                    <a:xfrm>
                      <a:off x="0" y="0"/>
                      <a:ext cx="2590800" cy="1800225"/>
                    </a:xfrm>
                    <a:prstGeom prst="rect">
                      <a:avLst/>
                    </a:prstGeom>
                    <a:ln>
                      <a:noFill/>
                    </a:ln>
                    <a:extLst>
                      <a:ext uri="{53640926-AAD7-44D8-BBD7-CCE9431645EC}">
                        <a14:shadowObscured xmlns:a14="http://schemas.microsoft.com/office/drawing/2010/main"/>
                      </a:ext>
                    </a:extLst>
                  </pic:spPr>
                </pic:pic>
              </a:graphicData>
            </a:graphic>
          </wp:inline>
        </w:drawing>
      </w:r>
      <w:r w:rsidR="003A128E">
        <w:br/>
      </w:r>
    </w:p>
    <w:p w:rsidR="003A128E" w:rsidRDefault="003A128E" w:rsidP="003A128E">
      <w:pPr>
        <w:pStyle w:val="ListParagraph"/>
        <w:numPr>
          <w:ilvl w:val="1"/>
          <w:numId w:val="49"/>
        </w:numPr>
      </w:pPr>
      <w:r>
        <w:t>Click “OK” to close this window.</w:t>
      </w:r>
      <w:r>
        <w:br/>
      </w:r>
    </w:p>
    <w:p w:rsidR="003A128E" w:rsidRDefault="003A128E" w:rsidP="003A128E">
      <w:pPr>
        <w:pStyle w:val="ListParagraph"/>
        <w:numPr>
          <w:ilvl w:val="1"/>
          <w:numId w:val="49"/>
        </w:numPr>
      </w:pPr>
      <w:r>
        <w:t>Click “OK” again. If changes were made, read and accept the warning.</w:t>
      </w:r>
      <w:r>
        <w:br/>
      </w:r>
    </w:p>
    <w:p w:rsidR="003A128E" w:rsidRDefault="00334373" w:rsidP="003A128E">
      <w:pPr>
        <w:pStyle w:val="ListParagraph"/>
        <w:numPr>
          <w:ilvl w:val="1"/>
          <w:numId w:val="49"/>
        </w:numPr>
      </w:pPr>
      <w:r>
        <w:rPr>
          <w:noProof/>
        </w:rPr>
        <mc:AlternateContent>
          <mc:Choice Requires="wps">
            <w:drawing>
              <wp:anchor distT="0" distB="0" distL="114300" distR="114300" simplePos="0" relativeHeight="251932672" behindDoc="0" locked="0" layoutInCell="1" allowOverlap="1" wp14:anchorId="2B2F976A" wp14:editId="5BD079AD">
                <wp:simplePos x="0" y="0"/>
                <wp:positionH relativeFrom="column">
                  <wp:posOffset>2657475</wp:posOffset>
                </wp:positionH>
                <wp:positionV relativeFrom="paragraph">
                  <wp:posOffset>1249680</wp:posOffset>
                </wp:positionV>
                <wp:extent cx="257175" cy="123825"/>
                <wp:effectExtent l="0" t="0" r="9525" b="9525"/>
                <wp:wrapNone/>
                <wp:docPr id="720" name="Rectangle 720"/>
                <wp:cNvGraphicFramePr/>
                <a:graphic xmlns:a="http://schemas.openxmlformats.org/drawingml/2006/main">
                  <a:graphicData uri="http://schemas.microsoft.com/office/word/2010/wordprocessingShape">
                    <wps:wsp>
                      <wps:cNvSpPr/>
                      <wps:spPr>
                        <a:xfrm>
                          <a:off x="0" y="0"/>
                          <a:ext cx="257175" cy="12382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20" o:spid="_x0000_s1026" style="position:absolute;margin-left:209.25pt;margin-top:98.4pt;width:20.25pt;height:9.75pt;z-index:25193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" fillcolor="white [3212]" stroked="f" strokeweight="2pt"/>
            </w:pict>
          </mc:Fallback>
        </mc:AlternateContent>
      </w:r>
      <w:r w:rsidR="003A128E">
        <w:rPr>
          <w:noProof/>
        </w:rPr>
        <mc:AlternateContent>
          <mc:Choice Requires="wps">
            <w:drawing>
              <wp:anchor distT="0" distB="0" distL="114300" distR="114300" simplePos="0" relativeHeight="251894784" behindDoc="0" locked="0" layoutInCell="1" allowOverlap="1" wp14:anchorId="67D8B637" wp14:editId="7FD34A0C">
                <wp:simplePos x="0" y="0"/>
                <wp:positionH relativeFrom="column">
                  <wp:posOffset>4440555</wp:posOffset>
                </wp:positionH>
                <wp:positionV relativeFrom="paragraph">
                  <wp:posOffset>975995</wp:posOffset>
                </wp:positionV>
                <wp:extent cx="887095" cy="0"/>
                <wp:effectExtent l="0" t="133350" r="0" b="171450"/>
                <wp:wrapNone/>
                <wp:docPr id="662" name="Straight Arrow Connector 662"/>
                <wp:cNvGraphicFramePr/>
                <a:graphic xmlns:a="http://schemas.openxmlformats.org/drawingml/2006/main">
                  <a:graphicData uri="http://schemas.microsoft.com/office/word/2010/wordprocessingShape">
                    <wps:wsp>
                      <wps:cNvCnPr/>
                      <wps:spPr>
                        <a:xfrm flipH="1" flipV="1">
                          <a:off x="0" y="0"/>
                          <a:ext cx="887095" cy="0"/>
                        </a:xfrm>
                        <a:prstGeom prst="straightConnector1">
                          <a:avLst/>
                        </a:prstGeom>
                        <a:ln>
                          <a:solidFill>
                            <a:srgbClr val="FF0000"/>
                          </a:solidFill>
                          <a:tailEnd type="arrow"/>
                        </a:ln>
                      </wps:spPr>
                      <wps:style>
                        <a:lnRef idx="3">
                          <a:schemeClr val="accent2"/>
                        </a:lnRef>
                        <a:fillRef idx="0">
                          <a:schemeClr val="accent2"/>
                        </a:fillRef>
                        <a:effectRef idx="2">
                          <a:schemeClr val="accent2"/>
                        </a:effectRef>
                        <a:fontRef idx="minor">
                          <a:schemeClr val="tx1"/>
                        </a:fontRef>
                      </wps:style>
                      <wps:bodyPr/>
                    </wps:wsp>
                  </a:graphicData>
                </a:graphic>
                <wp14:sizeRelV relativeFrom="margin">
                  <wp14:pctHeight>0</wp14:pctHeight>
                </wp14:sizeRelV>
              </wp:anchor>
            </w:drawing>
          </mc:Choice>
          <mc:Fallback>
            <w:pict>
              <v:shape id="Straight Arrow Connector 662" o:spid="_x0000_s1026" type="#_x0000_t32" style="position:absolute;margin-left:349.65pt;margin-top:76.85pt;width:69.85pt;height:0;flip:x y;z-index:2518947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" strokecolor="red" strokeweight="3pt">
                <v:stroke endarrow="open"/>
                <v:shadow on="t" color="black" opacity="22937f" origin=",.5" offset="0,.63889mm"/>
              </v:shape>
            </w:pict>
          </mc:Fallback>
        </mc:AlternateContent>
      </w:r>
      <w:r w:rsidR="003A128E">
        <w:t>Under “Placement Properties”, click the “Properties” button.</w:t>
      </w:r>
      <w:r w:rsidR="003A128E">
        <w:br/>
      </w:r>
      <w:r w:rsidR="003A128E">
        <w:br/>
      </w:r>
      <w:r w:rsidR="003A128E">
        <w:rPr>
          <w:noProof/>
        </w:rPr>
        <w:drawing>
          <wp:inline distT="0" distB="0" distL="0" distR="0" wp14:anchorId="67CCA80A" wp14:editId="3157873D">
            <wp:extent cx="3619500" cy="1257300"/>
            <wp:effectExtent l="0" t="0" r="0" b="0"/>
            <wp:docPr id="698" name="Picture 6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7"/>
                    <a:srcRect l="4167" t="52931" r="7868" b="22893"/>
                    <a:stretch/>
                  </pic:blipFill>
                  <pic:spPr bwMode="auto">
                    <a:xfrm>
                      <a:off x="0" y="0"/>
                      <a:ext cx="3619500" cy="1257300"/>
                    </a:xfrm>
                    <a:prstGeom prst="rect">
                      <a:avLst/>
                    </a:prstGeom>
                    <a:ln>
                      <a:noFill/>
                    </a:ln>
                    <a:extLst>
                      <a:ext uri="{53640926-AAD7-44D8-BBD7-CCE9431645EC}">
                        <a14:shadowObscured xmlns:a14="http://schemas.microsoft.com/office/drawing/2010/main"/>
                      </a:ext>
                    </a:extLst>
                  </pic:spPr>
                </pic:pic>
              </a:graphicData>
            </a:graphic>
          </wp:inline>
        </w:drawing>
      </w:r>
      <w:r w:rsidR="003A128E">
        <w:br/>
      </w:r>
    </w:p>
    <w:p w:rsidR="003A128E" w:rsidRDefault="003A128E" w:rsidP="003A128E">
      <w:pPr>
        <w:pStyle w:val="ListParagraph"/>
        <w:numPr>
          <w:ilvl w:val="1"/>
          <w:numId w:val="49"/>
        </w:numPr>
      </w:pPr>
      <w:r>
        <w:rPr>
          <w:noProof/>
        </w:rPr>
        <w:drawing>
          <wp:anchor distT="0" distB="0" distL="114300" distR="114300" simplePos="0" relativeHeight="251895808" behindDoc="1" locked="0" layoutInCell="1" allowOverlap="1" wp14:anchorId="05EBEF74" wp14:editId="474DE2C6">
            <wp:simplePos x="0" y="0"/>
            <wp:positionH relativeFrom="column">
              <wp:posOffset>5419725</wp:posOffset>
            </wp:positionH>
            <wp:positionV relativeFrom="paragraph">
              <wp:posOffset>-219075</wp:posOffset>
            </wp:positionV>
            <wp:extent cx="914400" cy="809625"/>
            <wp:effectExtent l="0" t="0" r="0" b="9525"/>
            <wp:wrapTight wrapText="bothSides">
              <wp:wrapPolygon edited="0">
                <wp:start x="0" y="0"/>
                <wp:lineTo x="0" y="21346"/>
                <wp:lineTo x="21150" y="21346"/>
                <wp:lineTo x="21150" y="0"/>
                <wp:lineTo x="0" y="0"/>
              </wp:wrapPolygon>
            </wp:wrapTight>
            <wp:docPr id="699" name="Picture 6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extLst>
                        <a:ext uri="{28A0092B-C50C-407E-A947-70E740481C1C}">
                          <a14:useLocalDpi xmlns:a14="http://schemas.microsoft.com/office/drawing/2010/main" val="0"/>
                        </a:ext>
                      </a:extLst>
                    </a:blip>
                    <a:stretch>
                      <a:fillRect/>
                    </a:stretch>
                  </pic:blipFill>
                  <pic:spPr>
                    <a:xfrm>
                      <a:off x="0" y="0"/>
                      <a:ext cx="914400" cy="809625"/>
                    </a:xfrm>
                    <a:prstGeom prst="rect">
                      <a:avLst/>
                    </a:prstGeom>
                  </pic:spPr>
                </pic:pic>
              </a:graphicData>
            </a:graphic>
            <wp14:sizeRelH relativeFrom="page">
              <wp14:pctWidth>0</wp14:pctWidth>
            </wp14:sizeRelH>
            <wp14:sizeRelV relativeFrom="page">
              <wp14:pctHeight>0</wp14:pctHeight>
            </wp14:sizeRelV>
          </wp:anchor>
        </w:drawing>
      </w:r>
      <w:r>
        <w:t>In the Label Position tab, click the “Position” button and ensure the Position is set to Offset (“Best Position”).</w:t>
      </w:r>
      <w:r>
        <w:br/>
      </w:r>
    </w:p>
    <w:p w:rsidR="003A128E" w:rsidRDefault="003A128E" w:rsidP="003A128E">
      <w:pPr>
        <w:pStyle w:val="ListParagraph"/>
        <w:numPr>
          <w:ilvl w:val="1"/>
          <w:numId w:val="49"/>
        </w:numPr>
      </w:pPr>
      <w:r>
        <w:t xml:space="preserve">In the Label Position tab, click the “Label Offset” button and ensure that the preferred offset is </w:t>
      </w:r>
      <w:r w:rsidR="00334373">
        <w:rPr>
          <w:b/>
        </w:rPr>
        <w:t>18</w:t>
      </w:r>
      <w:r>
        <w:t>. Ensure that the “Measure offset from feature ge</w:t>
      </w:r>
      <w:r w:rsidR="00334373">
        <w:t>ometry” checkbox is unchecked.</w:t>
      </w:r>
      <w:r w:rsidR="00334373">
        <w:br/>
      </w:r>
    </w:p>
    <w:p w:rsidR="003A128E" w:rsidRDefault="003A128E" w:rsidP="003A128E">
      <w:pPr>
        <w:pStyle w:val="ListParagraph"/>
        <w:numPr>
          <w:ilvl w:val="1"/>
          <w:numId w:val="49"/>
        </w:numPr>
      </w:pPr>
      <w:r>
        <w:t>In the “Fitting Strategy” tab, ensure that the “Stack Label” checkbox is checked.</w:t>
      </w:r>
      <w:r>
        <w:br/>
      </w:r>
    </w:p>
    <w:p w:rsidR="003A128E" w:rsidRDefault="003A128E" w:rsidP="003A128E">
      <w:pPr>
        <w:pStyle w:val="ListParagraph"/>
        <w:numPr>
          <w:ilvl w:val="1"/>
          <w:numId w:val="49"/>
        </w:numPr>
      </w:pPr>
      <w:r>
        <w:t>Click “OK” to close this window and return to the Feature Class Properties window.</w:t>
      </w:r>
      <w:r>
        <w:br/>
      </w:r>
    </w:p>
    <w:p w:rsidR="003A128E" w:rsidRDefault="003A128E" w:rsidP="003A128E">
      <w:pPr>
        <w:pStyle w:val="ListParagraph"/>
        <w:numPr>
          <w:ilvl w:val="1"/>
          <w:numId w:val="49"/>
        </w:numPr>
      </w:pPr>
      <w:r>
        <w:lastRenderedPageBreak/>
        <w:t>Click “Expression” next to the Label Field dropdown.</w:t>
      </w:r>
      <w:r w:rsidRPr="002202B8">
        <w:rPr>
          <w:noProof/>
        </w:rPr>
        <w:t xml:space="preserve"> </w:t>
      </w:r>
      <w:r>
        <w:br/>
      </w:r>
    </w:p>
    <w:p w:rsidR="003A128E" w:rsidRDefault="003A128E" w:rsidP="003A128E">
      <w:pPr>
        <w:pStyle w:val="ListParagraph"/>
        <w:ind w:left="1620"/>
      </w:pPr>
      <w:r>
        <w:rPr>
          <w:noProof/>
        </w:rPr>
        <mc:AlternateContent>
          <mc:Choice Requires="wps">
            <w:drawing>
              <wp:anchor distT="0" distB="0" distL="114300" distR="114300" simplePos="0" relativeHeight="251910144" behindDoc="0" locked="0" layoutInCell="1" allowOverlap="1" wp14:anchorId="12019129" wp14:editId="612A9375">
                <wp:simplePos x="0" y="0"/>
                <wp:positionH relativeFrom="column">
                  <wp:posOffset>1695450</wp:posOffset>
                </wp:positionH>
                <wp:positionV relativeFrom="paragraph">
                  <wp:posOffset>68580</wp:posOffset>
                </wp:positionV>
                <wp:extent cx="962025" cy="133350"/>
                <wp:effectExtent l="0" t="0" r="9525" b="0"/>
                <wp:wrapNone/>
                <wp:docPr id="663" name="Rectangle 663"/>
                <wp:cNvGraphicFramePr/>
                <a:graphic xmlns:a="http://schemas.openxmlformats.org/drawingml/2006/main">
                  <a:graphicData uri="http://schemas.microsoft.com/office/word/2010/wordprocessingShape">
                    <wps:wsp>
                      <wps:cNvSpPr/>
                      <wps:spPr>
                        <a:xfrm>
                          <a:off x="0" y="0"/>
                          <a:ext cx="962025" cy="1333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663" o:spid="_x0000_s1026" style="position:absolute;margin-left:133.5pt;margin-top:5.4pt;width:75.75pt;height:10.5pt;z-index:2519101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" fillcolor="white [3212]" stroked="f" strokeweight="2pt"/>
            </w:pict>
          </mc:Fallback>
        </mc:AlternateContent>
      </w:r>
      <w:r>
        <w:rPr>
          <w:noProof/>
        </w:rPr>
        <mc:AlternateContent>
          <mc:Choice Requires="wps">
            <w:drawing>
              <wp:anchor distT="0" distB="0" distL="114300" distR="114300" simplePos="0" relativeHeight="251896832" behindDoc="0" locked="0" layoutInCell="1" allowOverlap="1" wp14:anchorId="3967C6DF" wp14:editId="5D452AE8">
                <wp:simplePos x="0" y="0"/>
                <wp:positionH relativeFrom="column">
                  <wp:posOffset>4994275</wp:posOffset>
                </wp:positionH>
                <wp:positionV relativeFrom="paragraph">
                  <wp:posOffset>126365</wp:posOffset>
                </wp:positionV>
                <wp:extent cx="887095" cy="0"/>
                <wp:effectExtent l="0" t="133350" r="0" b="171450"/>
                <wp:wrapNone/>
                <wp:docPr id="664" name="Straight Arrow Connector 664"/>
                <wp:cNvGraphicFramePr/>
                <a:graphic xmlns:a="http://schemas.openxmlformats.org/drawingml/2006/main">
                  <a:graphicData uri="http://schemas.microsoft.com/office/word/2010/wordprocessingShape">
                    <wps:wsp>
                      <wps:cNvCnPr/>
                      <wps:spPr>
                        <a:xfrm flipH="1" flipV="1">
                          <a:off x="0" y="0"/>
                          <a:ext cx="887095" cy="0"/>
                        </a:xfrm>
                        <a:prstGeom prst="straightConnector1">
                          <a:avLst/>
                        </a:prstGeom>
                        <a:ln>
                          <a:solidFill>
                            <a:srgbClr val="FF0000"/>
                          </a:solidFill>
                          <a:tailEnd type="arrow"/>
                        </a:ln>
                      </wps:spPr>
                      <wps:style>
                        <a:lnRef idx="3">
                          <a:schemeClr val="accent2"/>
                        </a:lnRef>
                        <a:fillRef idx="0">
                          <a:schemeClr val="accent2"/>
                        </a:fillRef>
                        <a:effectRef idx="2">
                          <a:schemeClr val="accent2"/>
                        </a:effectRef>
                        <a:fontRef idx="minor">
                          <a:schemeClr val="tx1"/>
                        </a:fontRef>
                      </wps:style>
                      <wps:bodyPr/>
                    </wps:wsp>
                  </a:graphicData>
                </a:graphic>
                <wp14:sizeRelV relativeFrom="margin">
                  <wp14:pctHeight>0</wp14:pctHeight>
                </wp14:sizeRelV>
              </wp:anchor>
            </w:drawing>
          </mc:Choice>
          <mc:Fallback>
            <w:pict>
              <v:shape id="Straight Arrow Connector 664" o:spid="_x0000_s1026" type="#_x0000_t32" style="position:absolute;margin-left:393.25pt;margin-top:9.95pt;width:69.85pt;height:0;flip:x y;z-index:2518968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" strokecolor="red" strokeweight="3pt">
                <v:stroke endarrow="open"/>
                <v:shadow on="t" color="black" opacity="22937f" origin=",.5" offset="0,.63889mm"/>
              </v:shape>
            </w:pict>
          </mc:Fallback>
        </mc:AlternateContent>
      </w:r>
      <w:r>
        <w:rPr>
          <w:noProof/>
        </w:rPr>
        <w:drawing>
          <wp:inline distT="0" distB="0" distL="0" distR="0" wp14:anchorId="418BF493" wp14:editId="313293A1">
            <wp:extent cx="4114800" cy="276225"/>
            <wp:effectExtent l="0" t="0" r="0" b="9525"/>
            <wp:docPr id="702" name="Picture 7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srcRect l="3839" t="29810" r="8888" b="65164"/>
                    <a:stretch/>
                  </pic:blipFill>
                  <pic:spPr bwMode="auto">
                    <a:xfrm>
                      <a:off x="0" y="0"/>
                      <a:ext cx="4114800" cy="276225"/>
                    </a:xfrm>
                    <a:prstGeom prst="rect">
                      <a:avLst/>
                    </a:prstGeom>
                    <a:ln>
                      <a:noFill/>
                    </a:ln>
                    <a:extLst>
                      <a:ext uri="{53640926-AAD7-44D8-BBD7-CCE9431645EC}">
                        <a14:shadowObscured xmlns:a14="http://schemas.microsoft.com/office/drawing/2010/main"/>
                      </a:ext>
                    </a:extLst>
                  </pic:spPr>
                </pic:pic>
              </a:graphicData>
            </a:graphic>
          </wp:inline>
        </w:drawing>
      </w:r>
      <w:r>
        <w:br/>
      </w:r>
      <w:r>
        <w:br/>
      </w:r>
    </w:p>
    <w:p w:rsidR="003A128E" w:rsidRDefault="003A128E" w:rsidP="003A128E">
      <w:pPr>
        <w:pStyle w:val="ListParagraph"/>
        <w:numPr>
          <w:ilvl w:val="1"/>
          <w:numId w:val="49"/>
        </w:numPr>
      </w:pPr>
      <w:r>
        <w:rPr>
          <w:noProof/>
        </w:rPr>
        <mc:AlternateContent>
          <mc:Choice Requires="wps">
            <w:drawing>
              <wp:anchor distT="0" distB="0" distL="114300" distR="114300" simplePos="0" relativeHeight="251898880" behindDoc="0" locked="0" layoutInCell="1" allowOverlap="1" wp14:anchorId="7C56545D" wp14:editId="16EF5B90">
                <wp:simplePos x="0" y="0"/>
                <wp:positionH relativeFrom="column">
                  <wp:posOffset>4458335</wp:posOffset>
                </wp:positionH>
                <wp:positionV relativeFrom="paragraph">
                  <wp:posOffset>5660390</wp:posOffset>
                </wp:positionV>
                <wp:extent cx="887095" cy="0"/>
                <wp:effectExtent l="0" t="133350" r="0" b="171450"/>
                <wp:wrapNone/>
                <wp:docPr id="665" name="Straight Arrow Connector 665"/>
                <wp:cNvGraphicFramePr/>
                <a:graphic xmlns:a="http://schemas.openxmlformats.org/drawingml/2006/main">
                  <a:graphicData uri="http://schemas.microsoft.com/office/word/2010/wordprocessingShape">
                    <wps:wsp>
                      <wps:cNvCnPr/>
                      <wps:spPr>
                        <a:xfrm flipH="1" flipV="1">
                          <a:off x="0" y="0"/>
                          <a:ext cx="887095" cy="0"/>
                        </a:xfrm>
                        <a:prstGeom prst="straightConnector1">
                          <a:avLst/>
                        </a:prstGeom>
                        <a:ln>
                          <a:solidFill>
                            <a:srgbClr val="FF0000"/>
                          </a:solidFill>
                          <a:tailEnd type="arrow"/>
                        </a:ln>
                      </wps:spPr>
                      <wps:style>
                        <a:lnRef idx="3">
                          <a:schemeClr val="accent2"/>
                        </a:lnRef>
                        <a:fillRef idx="0">
                          <a:schemeClr val="accent2"/>
                        </a:fillRef>
                        <a:effectRef idx="2">
                          <a:schemeClr val="accent2"/>
                        </a:effectRef>
                        <a:fontRef idx="minor">
                          <a:schemeClr val="tx1"/>
                        </a:fontRef>
                      </wps:style>
                      <wps:bodyPr/>
                    </wps:wsp>
                  </a:graphicData>
                </a:graphic>
                <wp14:sizeRelV relativeFrom="margin">
                  <wp14:pctHeight>0</wp14:pctHeight>
                </wp14:sizeRelV>
              </wp:anchor>
            </w:drawing>
          </mc:Choice>
          <mc:Fallback>
            <w:pict>
              <v:shape id="Straight Arrow Connector 665" o:spid="_x0000_s1026" type="#_x0000_t32" style="position:absolute;margin-left:351.05pt;margin-top:445.7pt;width:69.85pt;height:0;flip:x y;z-index:2518988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" strokecolor="red" strokeweight="3pt">
                <v:stroke endarrow="open"/>
                <v:shadow on="t" color="black" opacity="22937f" origin=",.5" offset="0,.63889mm"/>
              </v:shape>
            </w:pict>
          </mc:Fallback>
        </mc:AlternateContent>
      </w:r>
      <w:r>
        <w:rPr>
          <w:noProof/>
        </w:rPr>
        <mc:AlternateContent>
          <mc:Choice Requires="wps">
            <w:drawing>
              <wp:anchor distT="0" distB="0" distL="114300" distR="114300" simplePos="0" relativeHeight="251897856" behindDoc="0" locked="0" layoutInCell="1" allowOverlap="1" wp14:anchorId="77986CD0" wp14:editId="2D936F09">
                <wp:simplePos x="0" y="0"/>
                <wp:positionH relativeFrom="column">
                  <wp:posOffset>4802505</wp:posOffset>
                </wp:positionH>
                <wp:positionV relativeFrom="paragraph">
                  <wp:posOffset>2783840</wp:posOffset>
                </wp:positionV>
                <wp:extent cx="887095" cy="0"/>
                <wp:effectExtent l="0" t="133350" r="0" b="171450"/>
                <wp:wrapNone/>
                <wp:docPr id="666" name="Straight Arrow Connector 666"/>
                <wp:cNvGraphicFramePr/>
                <a:graphic xmlns:a="http://schemas.openxmlformats.org/drawingml/2006/main">
                  <a:graphicData uri="http://schemas.microsoft.com/office/word/2010/wordprocessingShape">
                    <wps:wsp>
                      <wps:cNvCnPr/>
                      <wps:spPr>
                        <a:xfrm flipH="1" flipV="1">
                          <a:off x="0" y="0"/>
                          <a:ext cx="887095" cy="0"/>
                        </a:xfrm>
                        <a:prstGeom prst="straightConnector1">
                          <a:avLst/>
                        </a:prstGeom>
                        <a:ln>
                          <a:solidFill>
                            <a:srgbClr val="FF0000"/>
                          </a:solidFill>
                          <a:tailEnd type="arrow"/>
                        </a:ln>
                      </wps:spPr>
                      <wps:style>
                        <a:lnRef idx="3">
                          <a:schemeClr val="accent2"/>
                        </a:lnRef>
                        <a:fillRef idx="0">
                          <a:schemeClr val="accent2"/>
                        </a:fillRef>
                        <a:effectRef idx="2">
                          <a:schemeClr val="accent2"/>
                        </a:effectRef>
                        <a:fontRef idx="minor">
                          <a:schemeClr val="tx1"/>
                        </a:fontRef>
                      </wps:style>
                      <wps:bodyPr/>
                    </wps:wsp>
                  </a:graphicData>
                </a:graphic>
                <wp14:sizeRelV relativeFrom="margin">
                  <wp14:pctHeight>0</wp14:pctHeight>
                </wp14:sizeRelV>
              </wp:anchor>
            </w:drawing>
          </mc:Choice>
          <mc:Fallback>
            <w:pict>
              <v:shape id="Straight Arrow Connector 666" o:spid="_x0000_s1026" type="#_x0000_t32" style="position:absolute;margin-left:378.15pt;margin-top:219.2pt;width:69.85pt;height:0;flip:x y;z-index:2518978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" strokecolor="red" strokeweight="3pt">
                <v:stroke endarrow="open"/>
                <v:shadow on="t" color="black" opacity="22937f" origin=",.5" offset="0,.63889mm"/>
              </v:shape>
            </w:pict>
          </mc:Fallback>
        </mc:AlternateContent>
      </w:r>
      <w:r>
        <w:rPr>
          <w:noProof/>
        </w:rPr>
        <mc:AlternateContent>
          <mc:Choice Requires="wps">
            <w:drawing>
              <wp:anchor distT="0" distB="0" distL="114300" distR="114300" simplePos="0" relativeHeight="251899904" behindDoc="0" locked="0" layoutInCell="1" allowOverlap="1" wp14:anchorId="0C176F55" wp14:editId="7A16D928">
                <wp:simplePos x="0" y="0"/>
                <wp:positionH relativeFrom="column">
                  <wp:posOffset>1371600</wp:posOffset>
                </wp:positionH>
                <wp:positionV relativeFrom="paragraph">
                  <wp:posOffset>3438525</wp:posOffset>
                </wp:positionV>
                <wp:extent cx="3352800" cy="1123950"/>
                <wp:effectExtent l="0" t="0" r="0" b="0"/>
                <wp:wrapNone/>
                <wp:docPr id="66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2800" cy="1123950"/>
                        </a:xfrm>
                        <a:prstGeom prst="rect">
                          <a:avLst/>
                        </a:prstGeom>
                        <a:solidFill>
                          <a:srgbClr val="FFFFFF"/>
                        </a:solidFill>
                        <a:ln w="9525">
                          <a:noFill/>
                          <a:miter lim="800000"/>
                          <a:headEnd/>
                          <a:tailEnd/>
                        </a:ln>
                      </wps:spPr>
                      <wps:txbx>
                        <w:txbxContent>
                          <w:p w:rsidR="002844FC" w:rsidRPr="00334373" w:rsidRDefault="002844FC" w:rsidP="00334373">
                            <w:pPr>
                              <w:spacing w:line="200" w:lineRule="atLeast"/>
                              <w:rPr>
                                <w:rFonts w:ascii="Times New Roman" w:hAnsi="Times New Roman"/>
                                <w:color w:val="000000"/>
                              </w:rPr>
                            </w:pPr>
                            <w:r w:rsidRPr="00334373">
                              <w:rPr>
                                <w:rFonts w:ascii="Courier New" w:hAnsi="Courier New" w:cs="Courier New"/>
                                <w:color w:val="000000"/>
                                <w:sz w:val="16"/>
                                <w:szCs w:val="16"/>
                              </w:rPr>
                              <w:t>Function FindLabel ( [SubtypeCD], [CCRating], [SwitchModeIdc]  )</w:t>
                            </w:r>
                          </w:p>
                          <w:p w:rsidR="002844FC" w:rsidRPr="00334373" w:rsidRDefault="002844FC" w:rsidP="00334373">
                            <w:pPr>
                              <w:spacing w:line="200" w:lineRule="atLeast"/>
                              <w:rPr>
                                <w:rFonts w:ascii="Times New Roman" w:hAnsi="Times New Roman"/>
                                <w:color w:val="000000"/>
                              </w:rPr>
                            </w:pPr>
                            <w:r w:rsidRPr="00334373">
                              <w:rPr>
                                <w:rFonts w:ascii="Courier New" w:hAnsi="Courier New" w:cs="Courier New"/>
                                <w:color w:val="000000"/>
                                <w:sz w:val="16"/>
                                <w:szCs w:val="16"/>
                              </w:rPr>
                              <w:t> </w:t>
                            </w:r>
                          </w:p>
                          <w:p w:rsidR="002844FC" w:rsidRPr="00334373" w:rsidRDefault="002844FC" w:rsidP="00334373">
                            <w:pPr>
                              <w:spacing w:line="200" w:lineRule="atLeast"/>
                              <w:rPr>
                                <w:rFonts w:ascii="Times New Roman" w:hAnsi="Times New Roman"/>
                                <w:color w:val="000000"/>
                              </w:rPr>
                            </w:pPr>
                            <w:r w:rsidRPr="00334373">
                              <w:rPr>
                                <w:rFonts w:ascii="Courier New" w:hAnsi="Courier New" w:cs="Courier New"/>
                                <w:color w:val="000000"/>
                                <w:sz w:val="16"/>
                                <w:szCs w:val="16"/>
                              </w:rPr>
                              <w:t>If [SubtypeCD] = "Interrupter" and [SwitchModeIdc] = "Yes" then</w:t>
                            </w:r>
                          </w:p>
                          <w:p w:rsidR="002844FC" w:rsidRPr="00334373" w:rsidRDefault="002844FC" w:rsidP="00334373">
                            <w:pPr>
                              <w:spacing w:line="200" w:lineRule="atLeast"/>
                              <w:rPr>
                                <w:rFonts w:ascii="Times New Roman" w:hAnsi="Times New Roman"/>
                                <w:color w:val="000000"/>
                              </w:rPr>
                            </w:pPr>
                            <w:r w:rsidRPr="00334373">
                              <w:rPr>
                                <w:rFonts w:ascii="Courier New" w:hAnsi="Courier New" w:cs="Courier New"/>
                                <w:color w:val="000000"/>
                                <w:sz w:val="16"/>
                                <w:szCs w:val="16"/>
                              </w:rPr>
                              <w:t>    FindLabel =  [CCRating] + "-SM"</w:t>
                            </w:r>
                          </w:p>
                          <w:p w:rsidR="002844FC" w:rsidRPr="00334373" w:rsidRDefault="002844FC" w:rsidP="00334373">
                            <w:pPr>
                              <w:spacing w:line="200" w:lineRule="atLeast"/>
                              <w:rPr>
                                <w:rFonts w:ascii="Times New Roman" w:hAnsi="Times New Roman"/>
                                <w:color w:val="000000"/>
                              </w:rPr>
                            </w:pPr>
                            <w:r w:rsidRPr="00334373">
                              <w:rPr>
                                <w:rFonts w:ascii="Courier New" w:hAnsi="Courier New" w:cs="Courier New"/>
                                <w:color w:val="000000"/>
                                <w:sz w:val="16"/>
                                <w:szCs w:val="16"/>
                              </w:rPr>
                              <w:t>End if</w:t>
                            </w:r>
                          </w:p>
                          <w:p w:rsidR="002844FC" w:rsidRPr="00334373" w:rsidRDefault="002844FC" w:rsidP="00334373">
                            <w:pPr>
                              <w:spacing w:line="200" w:lineRule="atLeast"/>
                              <w:rPr>
                                <w:rFonts w:ascii="Times New Roman" w:hAnsi="Times New Roman"/>
                                <w:color w:val="000000"/>
                              </w:rPr>
                            </w:pPr>
                            <w:r w:rsidRPr="00334373">
                              <w:rPr>
                                <w:rFonts w:ascii="Courier New" w:hAnsi="Courier New" w:cs="Courier New"/>
                                <w:color w:val="000000"/>
                                <w:sz w:val="16"/>
                                <w:szCs w:val="16"/>
                              </w:rPr>
                              <w:t>End Function</w:t>
                            </w:r>
                          </w:p>
                          <w:p w:rsidR="002844FC" w:rsidRPr="00DF4D73" w:rsidRDefault="002844FC" w:rsidP="003A128E">
                            <w:pPr>
                              <w:spacing w:line="200" w:lineRule="atLeast"/>
                              <w:rPr>
                                <w:rFonts w:ascii="Times New Roman" w:hAnsi="Times New Roman"/>
                                <w:color w:val="000000"/>
                              </w:rPr>
                            </w:pPr>
                          </w:p>
                          <w:p w:rsidR="002844FC" w:rsidRPr="00BC67AB" w:rsidRDefault="002844FC" w:rsidP="003A128E">
                            <w:pPr>
                              <w:rPr>
                                <w:sz w:val="16"/>
                              </w:rPr>
                            </w:pP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id="_x0000_s1039" type="#_x0000_t202" style="position:absolute;left:0;text-align:left;margin-left:108pt;margin-top:270.75pt;width:264pt;height:88.5pt;z-index:25189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" stroked="f">
                <v:textbox inset="0,0,0,0">
                  <w:txbxContent>
                    <w:p w:rsidR="002844FC" w:rsidRPr="00334373" w:rsidRDefault="002844FC" w:rsidP="00334373">
                      <w:pPr>
                        <w:spacing w:line="200" w:lineRule="atLeast"/>
                        <w:rPr>
                          <w:rFonts w:ascii="Times New Roman" w:hAnsi="Times New Roman"/>
                          <w:color w:val="000000"/>
                        </w:rPr>
                      </w:pPr>
                      <w:r w:rsidRPr="00334373">
                        <w:rPr>
                          <w:rFonts w:ascii="Courier New" w:hAnsi="Courier New" w:cs="Courier New"/>
                          <w:color w:val="000000"/>
                          <w:sz w:val="16"/>
                          <w:szCs w:val="16"/>
                        </w:rPr>
                        <w:t>Function FindLabel ( [SubtypeCD], [CCRating], [SwitchModeIdc]  )</w:t>
                      </w:r>
                    </w:p>
                    <w:p w:rsidR="002844FC" w:rsidRPr="00334373" w:rsidRDefault="002844FC" w:rsidP="00334373">
                      <w:pPr>
                        <w:spacing w:line="200" w:lineRule="atLeast"/>
                        <w:rPr>
                          <w:rFonts w:ascii="Times New Roman" w:hAnsi="Times New Roman"/>
                          <w:color w:val="000000"/>
                        </w:rPr>
                      </w:pPr>
                      <w:r w:rsidRPr="00334373">
                        <w:rPr>
                          <w:rFonts w:ascii="Courier New" w:hAnsi="Courier New" w:cs="Courier New"/>
                          <w:color w:val="000000"/>
                          <w:sz w:val="16"/>
                          <w:szCs w:val="16"/>
                        </w:rPr>
                        <w:t> </w:t>
                      </w:r>
                    </w:p>
                    <w:p w:rsidR="002844FC" w:rsidRPr="00334373" w:rsidRDefault="002844FC" w:rsidP="00334373">
                      <w:pPr>
                        <w:spacing w:line="200" w:lineRule="atLeast"/>
                        <w:rPr>
                          <w:rFonts w:ascii="Times New Roman" w:hAnsi="Times New Roman"/>
                          <w:color w:val="000000"/>
                        </w:rPr>
                      </w:pPr>
                      <w:r w:rsidRPr="00334373">
                        <w:rPr>
                          <w:rFonts w:ascii="Courier New" w:hAnsi="Courier New" w:cs="Courier New"/>
                          <w:color w:val="000000"/>
                          <w:sz w:val="16"/>
                          <w:szCs w:val="16"/>
                        </w:rPr>
                        <w:t>If [SubtypeCD] = "Interrupter" and [SwitchModeIdc] = "Yes" then</w:t>
                      </w:r>
                    </w:p>
                    <w:p w:rsidR="002844FC" w:rsidRPr="00334373" w:rsidRDefault="002844FC" w:rsidP="00334373">
                      <w:pPr>
                        <w:spacing w:line="200" w:lineRule="atLeast"/>
                        <w:rPr>
                          <w:rFonts w:ascii="Times New Roman" w:hAnsi="Times New Roman"/>
                          <w:color w:val="000000"/>
                        </w:rPr>
                      </w:pPr>
                      <w:r w:rsidRPr="00334373">
                        <w:rPr>
                          <w:rFonts w:ascii="Courier New" w:hAnsi="Courier New" w:cs="Courier New"/>
                          <w:color w:val="000000"/>
                          <w:sz w:val="16"/>
                          <w:szCs w:val="16"/>
                        </w:rPr>
                        <w:t>    FindLabel =  [CCRating] + "-SM"</w:t>
                      </w:r>
                    </w:p>
                    <w:p w:rsidR="002844FC" w:rsidRPr="00334373" w:rsidRDefault="002844FC" w:rsidP="00334373">
                      <w:pPr>
                        <w:spacing w:line="200" w:lineRule="atLeast"/>
                        <w:rPr>
                          <w:rFonts w:ascii="Times New Roman" w:hAnsi="Times New Roman"/>
                          <w:color w:val="000000"/>
                        </w:rPr>
                      </w:pPr>
                      <w:r w:rsidRPr="00334373">
                        <w:rPr>
                          <w:rFonts w:ascii="Courier New" w:hAnsi="Courier New" w:cs="Courier New"/>
                          <w:color w:val="000000"/>
                          <w:sz w:val="16"/>
                          <w:szCs w:val="16"/>
                        </w:rPr>
                        <w:t>End if</w:t>
                      </w:r>
                    </w:p>
                    <w:p w:rsidR="002844FC" w:rsidRPr="00334373" w:rsidRDefault="002844FC" w:rsidP="00334373">
                      <w:pPr>
                        <w:spacing w:line="200" w:lineRule="atLeast"/>
                        <w:rPr>
                          <w:rFonts w:ascii="Times New Roman" w:hAnsi="Times New Roman"/>
                          <w:color w:val="000000"/>
                        </w:rPr>
                      </w:pPr>
                      <w:r w:rsidRPr="00334373">
                        <w:rPr>
                          <w:rFonts w:ascii="Courier New" w:hAnsi="Courier New" w:cs="Courier New"/>
                          <w:color w:val="000000"/>
                          <w:sz w:val="16"/>
                          <w:szCs w:val="16"/>
                        </w:rPr>
                        <w:t>End Function</w:t>
                      </w:r>
                    </w:p>
                    <w:p w:rsidR="002844FC" w:rsidRPr="00DF4D73" w:rsidRDefault="002844FC" w:rsidP="003A128E">
                      <w:pPr>
                        <w:spacing w:line="200" w:lineRule="atLeast"/>
                        <w:rPr>
                          <w:rFonts w:ascii="Times New Roman" w:hAnsi="Times New Roman"/>
                          <w:color w:val="000000"/>
                        </w:rPr>
                      </w:pPr>
                    </w:p>
                    <w:p w:rsidR="002844FC" w:rsidRPr="00BC67AB" w:rsidRDefault="002844FC" w:rsidP="003A128E">
                      <w:pPr>
                        <w:rPr>
                          <w:sz w:val="16"/>
                        </w:rPr>
                      </w:pPr>
                    </w:p>
                  </w:txbxContent>
                </v:textbox>
              </v:shape>
            </w:pict>
          </mc:Fallback>
        </mc:AlternateContent>
      </w:r>
      <w:r>
        <w:rPr>
          <w:noProof/>
        </w:rPr>
        <mc:AlternateContent>
          <mc:Choice Requires="wps">
            <w:drawing>
              <wp:anchor distT="0" distB="0" distL="114300" distR="114300" simplePos="0" relativeHeight="251900928" behindDoc="0" locked="0" layoutInCell="1" allowOverlap="1" wp14:anchorId="5995C618" wp14:editId="61DD7C94">
                <wp:simplePos x="0" y="0"/>
                <wp:positionH relativeFrom="column">
                  <wp:posOffset>4583430</wp:posOffset>
                </wp:positionH>
                <wp:positionV relativeFrom="paragraph">
                  <wp:posOffset>3602990</wp:posOffset>
                </wp:positionV>
                <wp:extent cx="887095" cy="0"/>
                <wp:effectExtent l="0" t="133350" r="0" b="171450"/>
                <wp:wrapNone/>
                <wp:docPr id="668" name="Straight Arrow Connector 668"/>
                <wp:cNvGraphicFramePr/>
                <a:graphic xmlns:a="http://schemas.openxmlformats.org/drawingml/2006/main">
                  <a:graphicData uri="http://schemas.microsoft.com/office/word/2010/wordprocessingShape">
                    <wps:wsp>
                      <wps:cNvCnPr/>
                      <wps:spPr>
                        <a:xfrm flipH="1" flipV="1">
                          <a:off x="0" y="0"/>
                          <a:ext cx="887095" cy="0"/>
                        </a:xfrm>
                        <a:prstGeom prst="straightConnector1">
                          <a:avLst/>
                        </a:prstGeom>
                        <a:ln>
                          <a:solidFill>
                            <a:srgbClr val="FF0000"/>
                          </a:solidFill>
                          <a:tailEnd type="arrow"/>
                        </a:ln>
                      </wps:spPr>
                      <wps:style>
                        <a:lnRef idx="3">
                          <a:schemeClr val="accent2"/>
                        </a:lnRef>
                        <a:fillRef idx="0">
                          <a:schemeClr val="accent2"/>
                        </a:fillRef>
                        <a:effectRef idx="2">
                          <a:schemeClr val="accent2"/>
                        </a:effectRef>
                        <a:fontRef idx="minor">
                          <a:schemeClr val="tx1"/>
                        </a:fontRef>
                      </wps:style>
                      <wps:bodyPr/>
                    </wps:wsp>
                  </a:graphicData>
                </a:graphic>
                <wp14:sizeRelV relativeFrom="margin">
                  <wp14:pctHeight>0</wp14:pctHeight>
                </wp14:sizeRelV>
              </wp:anchor>
            </w:drawing>
          </mc:Choice>
          <mc:Fallback>
            <w:pict>
              <v:shape id="Straight Arrow Connector 668" o:spid="_x0000_s1026" type="#_x0000_t32" style="position:absolute;margin-left:360.9pt;margin-top:283.7pt;width:69.85pt;height:0;flip:x y;z-index:2519009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" strokecolor="red" strokeweight="3pt">
                <v:stroke endarrow="open"/>
                <v:shadow on="t" color="black" opacity="22937f" origin=",.5" offset="0,.63889mm"/>
              </v:shape>
            </w:pict>
          </mc:Fallback>
        </mc:AlternateContent>
      </w:r>
      <w:r>
        <w:t>Ensure that the “Display coded value description” checkbox is selected, match the label text with the text below, click verify, and then click “OK”.</w:t>
      </w:r>
      <w:r>
        <w:br/>
      </w:r>
      <w:r>
        <w:rPr>
          <w:i/>
        </w:rPr>
        <w:t>(Note: the contents of the expression field below may be copied)</w:t>
      </w:r>
      <w:r w:rsidRPr="002202B8">
        <w:rPr>
          <w:noProof/>
        </w:rPr>
        <w:t xml:space="preserve"> </w:t>
      </w:r>
      <w:r>
        <w:br/>
      </w:r>
      <w:r>
        <w:rPr>
          <w:noProof/>
        </w:rPr>
        <w:drawing>
          <wp:inline distT="0" distB="0" distL="0" distR="0" wp14:anchorId="09012F42" wp14:editId="0D7EA343">
            <wp:extent cx="4314825" cy="5362575"/>
            <wp:effectExtent l="0" t="0" r="9525" b="9525"/>
            <wp:docPr id="703" name="Picture 7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314825" cy="5362575"/>
                    </a:xfrm>
                    <a:prstGeom prst="rect">
                      <a:avLst/>
                    </a:prstGeom>
                  </pic:spPr>
                </pic:pic>
              </a:graphicData>
            </a:graphic>
          </wp:inline>
        </w:drawing>
      </w:r>
      <w:r>
        <w:rPr>
          <w:noProof/>
        </w:rPr>
        <w:br/>
      </w:r>
    </w:p>
    <w:p w:rsidR="003A128E" w:rsidRDefault="003A128E" w:rsidP="003A128E">
      <w:pPr>
        <w:pStyle w:val="ListParagraph"/>
        <w:numPr>
          <w:ilvl w:val="0"/>
          <w:numId w:val="49"/>
        </w:numPr>
      </w:pPr>
      <w:r>
        <w:t xml:space="preserve">Click on the </w:t>
      </w:r>
      <w:r w:rsidR="007C3B13">
        <w:rPr>
          <w:i/>
        </w:rPr>
        <w:t>Default</w:t>
      </w:r>
      <w:r>
        <w:t xml:space="preserve"> annotation class to begin modifying its attributes.</w:t>
      </w:r>
      <w:r>
        <w:br/>
      </w:r>
    </w:p>
    <w:p w:rsidR="003A128E" w:rsidRDefault="003A128E" w:rsidP="003A128E">
      <w:pPr>
        <w:pStyle w:val="ListParagraph"/>
        <w:numPr>
          <w:ilvl w:val="1"/>
          <w:numId w:val="49"/>
        </w:numPr>
      </w:pPr>
      <w:r>
        <w:rPr>
          <w:noProof/>
        </w:rPr>
        <w:lastRenderedPageBreak/>
        <mc:AlternateContent>
          <mc:Choice Requires="wps">
            <w:drawing>
              <wp:anchor distT="0" distB="0" distL="114300" distR="114300" simplePos="0" relativeHeight="251928576" behindDoc="0" locked="0" layoutInCell="1" allowOverlap="1" wp14:anchorId="0DD4C842" wp14:editId="37133E41">
                <wp:simplePos x="0" y="0"/>
                <wp:positionH relativeFrom="column">
                  <wp:posOffset>4097020</wp:posOffset>
                </wp:positionH>
                <wp:positionV relativeFrom="paragraph">
                  <wp:posOffset>567690</wp:posOffset>
                </wp:positionV>
                <wp:extent cx="266700" cy="133350"/>
                <wp:effectExtent l="0" t="0" r="0" b="0"/>
                <wp:wrapNone/>
                <wp:docPr id="669" name="Rectangle 669"/>
                <wp:cNvGraphicFramePr/>
                <a:graphic xmlns:a="http://schemas.openxmlformats.org/drawingml/2006/main">
                  <a:graphicData uri="http://schemas.microsoft.com/office/word/2010/wordprocessingShape">
                    <wps:wsp>
                      <wps:cNvSpPr/>
                      <wps:spPr>
                        <a:xfrm>
                          <a:off x="0" y="0"/>
                          <a:ext cx="266700" cy="1333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669" o:spid="_x0000_s1026" style="position:absolute;margin-left:322.6pt;margin-top:44.7pt;width:21pt;height:10.5pt;z-index:251928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" fillcolor="white [3212]" stroked="f" strokeweight="2pt"/>
            </w:pict>
          </mc:Fallback>
        </mc:AlternateContent>
      </w:r>
      <w:r w:rsidR="00C82F43" w:rsidRPr="00C82F43">
        <w:t xml:space="preserve"> </w:t>
      </w:r>
      <w:r w:rsidR="00C82F43">
        <w:t>Under “Text Symbol”, click the “Symbol” button. Then click “Edit Symbol”.</w:t>
      </w:r>
      <w:r w:rsidR="00C82F43">
        <w:br/>
      </w:r>
      <w:r w:rsidR="00C82F43">
        <w:br/>
      </w:r>
      <w:r w:rsidR="00C82F43">
        <w:rPr>
          <w:noProof/>
        </w:rPr>
        <w:drawing>
          <wp:inline distT="0" distB="0" distL="0" distR="0" wp14:anchorId="2EB50F41" wp14:editId="73170F52">
            <wp:extent cx="523875" cy="295275"/>
            <wp:effectExtent l="0" t="0" r="9525"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7"/>
                    <a:srcRect l="77548" t="45788" r="9720" b="48534"/>
                    <a:stretch/>
                  </pic:blipFill>
                  <pic:spPr bwMode="auto">
                    <a:xfrm>
                      <a:off x="0" y="0"/>
                      <a:ext cx="523875" cy="295275"/>
                    </a:xfrm>
                    <a:prstGeom prst="rect">
                      <a:avLst/>
                    </a:prstGeom>
                    <a:ln>
                      <a:noFill/>
                    </a:ln>
                    <a:extLst>
                      <a:ext uri="{53640926-AAD7-44D8-BBD7-CCE9431645EC}">
                        <a14:shadowObscured xmlns:a14="http://schemas.microsoft.com/office/drawing/2010/main"/>
                      </a:ext>
                    </a:extLst>
                  </pic:spPr>
                </pic:pic>
              </a:graphicData>
            </a:graphic>
          </wp:inline>
        </w:drawing>
      </w:r>
    </w:p>
    <w:p w:rsidR="003A128E" w:rsidRDefault="0000528C" w:rsidP="003A128E">
      <w:pPr>
        <w:pStyle w:val="ListParagraph"/>
        <w:numPr>
          <w:ilvl w:val="1"/>
          <w:numId w:val="49"/>
        </w:numPr>
      </w:pPr>
      <w:r>
        <w:rPr>
          <w:noProof/>
        </w:rPr>
        <mc:AlternateContent>
          <mc:Choice Requires="wps">
            <w:drawing>
              <wp:anchor distT="0" distB="0" distL="114300" distR="114300" simplePos="0" relativeHeight="251969536" behindDoc="0" locked="0" layoutInCell="1" allowOverlap="1" wp14:anchorId="7589C330" wp14:editId="4111F310">
                <wp:simplePos x="0" y="0"/>
                <wp:positionH relativeFrom="column">
                  <wp:posOffset>142240</wp:posOffset>
                </wp:positionH>
                <wp:positionV relativeFrom="paragraph">
                  <wp:posOffset>1878965</wp:posOffset>
                </wp:positionV>
                <wp:extent cx="887095" cy="0"/>
                <wp:effectExtent l="0" t="133350" r="0" b="171450"/>
                <wp:wrapNone/>
                <wp:docPr id="50" name="Straight Arrow Connector 50"/>
                <wp:cNvGraphicFramePr/>
                <a:graphic xmlns:a="http://schemas.openxmlformats.org/drawingml/2006/main">
                  <a:graphicData uri="http://schemas.microsoft.com/office/word/2010/wordprocessingShape">
                    <wps:wsp>
                      <wps:cNvCnPr/>
                      <wps:spPr>
                        <a:xfrm flipV="1">
                          <a:off x="0" y="0"/>
                          <a:ext cx="887095" cy="0"/>
                        </a:xfrm>
                        <a:prstGeom prst="straightConnector1">
                          <a:avLst/>
                        </a:prstGeom>
                        <a:ln>
                          <a:solidFill>
                            <a:srgbClr val="FF0000"/>
                          </a:solidFill>
                          <a:tailEnd type="arrow"/>
                        </a:ln>
                      </wps:spPr>
                      <wps:style>
                        <a:lnRef idx="3">
                          <a:schemeClr val="accent2"/>
                        </a:lnRef>
                        <a:fillRef idx="0">
                          <a:schemeClr val="accent2"/>
                        </a:fillRef>
                        <a:effectRef idx="2">
                          <a:schemeClr val="accent2"/>
                        </a:effectRef>
                        <a:fontRef idx="minor">
                          <a:schemeClr val="tx1"/>
                        </a:fontRef>
                      </wps:style>
                      <wps:bodyPr/>
                    </wps:wsp>
                  </a:graphicData>
                </a:graphic>
                <wp14:sizeRelV relativeFrom="margin">
                  <wp14:pctHeight>0</wp14:pctHeight>
                </wp14:sizeRelV>
              </wp:anchor>
            </w:drawing>
          </mc:Choice>
          <mc:Fallback>
            <w:pict>
              <v:shape id="Straight Arrow Connector 50" o:spid="_x0000_s1026" type="#_x0000_t32" style="position:absolute;margin-left:11.2pt;margin-top:147.95pt;width:69.85pt;height:0;flip:y;z-index:251969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" strokecolor="red" strokeweight="3pt">
                <v:stroke endarrow="open"/>
                <v:shadow on="t" color="black" opacity="22937f" origin=",.5" offset="0,.63889mm"/>
              </v:shape>
            </w:pict>
          </mc:Fallback>
        </mc:AlternateContent>
      </w:r>
      <w:r>
        <w:rPr>
          <w:noProof/>
        </w:rPr>
        <mc:AlternateContent>
          <mc:Choice Requires="wps">
            <w:drawing>
              <wp:anchor distT="0" distB="0" distL="114300" distR="114300" simplePos="0" relativeHeight="251967488" behindDoc="0" locked="0" layoutInCell="1" allowOverlap="1" wp14:anchorId="68A67292" wp14:editId="54862900">
                <wp:simplePos x="0" y="0"/>
                <wp:positionH relativeFrom="column">
                  <wp:posOffset>3620135</wp:posOffset>
                </wp:positionH>
                <wp:positionV relativeFrom="paragraph">
                  <wp:posOffset>926465</wp:posOffset>
                </wp:positionV>
                <wp:extent cx="887095" cy="0"/>
                <wp:effectExtent l="0" t="133350" r="0" b="171450"/>
                <wp:wrapNone/>
                <wp:docPr id="49" name="Straight Arrow Connector 49"/>
                <wp:cNvGraphicFramePr/>
                <a:graphic xmlns:a="http://schemas.openxmlformats.org/drawingml/2006/main">
                  <a:graphicData uri="http://schemas.microsoft.com/office/word/2010/wordprocessingShape">
                    <wps:wsp>
                      <wps:cNvCnPr/>
                      <wps:spPr>
                        <a:xfrm flipH="1" flipV="1">
                          <a:off x="0" y="0"/>
                          <a:ext cx="887095" cy="0"/>
                        </a:xfrm>
                        <a:prstGeom prst="straightConnector1">
                          <a:avLst/>
                        </a:prstGeom>
                        <a:ln>
                          <a:solidFill>
                            <a:srgbClr val="FF0000"/>
                          </a:solidFill>
                          <a:tailEnd type="arrow"/>
                        </a:ln>
                      </wps:spPr>
                      <wps:style>
                        <a:lnRef idx="3">
                          <a:schemeClr val="accent2"/>
                        </a:lnRef>
                        <a:fillRef idx="0">
                          <a:schemeClr val="accent2"/>
                        </a:fillRef>
                        <a:effectRef idx="2">
                          <a:schemeClr val="accent2"/>
                        </a:effectRef>
                        <a:fontRef idx="minor">
                          <a:schemeClr val="tx1"/>
                        </a:fontRef>
                      </wps:style>
                      <wps:bodyPr/>
                    </wps:wsp>
                  </a:graphicData>
                </a:graphic>
                <wp14:sizeRelV relativeFrom="margin">
                  <wp14:pctHeight>0</wp14:pctHeight>
                </wp14:sizeRelV>
              </wp:anchor>
            </w:drawing>
          </mc:Choice>
          <mc:Fallback>
            <w:pict>
              <v:shape id="Straight Arrow Connector 49" o:spid="_x0000_s1026" type="#_x0000_t32" style="position:absolute;margin-left:285.05pt;margin-top:72.95pt;width:69.85pt;height:0;flip:x y;z-index:2519674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" strokecolor="red" strokeweight="3pt">
                <v:stroke endarrow="open"/>
                <v:shadow on="t" color="black" opacity="22937f" origin=",.5" offset="0,.63889mm"/>
              </v:shape>
            </w:pict>
          </mc:Fallback>
        </mc:AlternateContent>
      </w:r>
      <w:r>
        <w:rPr>
          <w:noProof/>
        </w:rPr>
        <mc:AlternateContent>
          <mc:Choice Requires="wps">
            <w:drawing>
              <wp:anchor distT="0" distB="0" distL="114300" distR="114300" simplePos="0" relativeHeight="251965440" behindDoc="0" locked="0" layoutInCell="1" allowOverlap="1" wp14:anchorId="39DFB64C" wp14:editId="56615E85">
                <wp:simplePos x="0" y="0"/>
                <wp:positionH relativeFrom="column">
                  <wp:posOffset>3620135</wp:posOffset>
                </wp:positionH>
                <wp:positionV relativeFrom="paragraph">
                  <wp:posOffset>564515</wp:posOffset>
                </wp:positionV>
                <wp:extent cx="887095" cy="0"/>
                <wp:effectExtent l="0" t="133350" r="0" b="171450"/>
                <wp:wrapNone/>
                <wp:docPr id="47" name="Straight Arrow Connector 47"/>
                <wp:cNvGraphicFramePr/>
                <a:graphic xmlns:a="http://schemas.openxmlformats.org/drawingml/2006/main">
                  <a:graphicData uri="http://schemas.microsoft.com/office/word/2010/wordprocessingShape">
                    <wps:wsp>
                      <wps:cNvCnPr/>
                      <wps:spPr>
                        <a:xfrm flipH="1" flipV="1">
                          <a:off x="0" y="0"/>
                          <a:ext cx="887095" cy="0"/>
                        </a:xfrm>
                        <a:prstGeom prst="straightConnector1">
                          <a:avLst/>
                        </a:prstGeom>
                        <a:ln>
                          <a:solidFill>
                            <a:srgbClr val="FF0000"/>
                          </a:solidFill>
                          <a:tailEnd type="arrow"/>
                        </a:ln>
                      </wps:spPr>
                      <wps:style>
                        <a:lnRef idx="3">
                          <a:schemeClr val="accent2"/>
                        </a:lnRef>
                        <a:fillRef idx="0">
                          <a:schemeClr val="accent2"/>
                        </a:fillRef>
                        <a:effectRef idx="2">
                          <a:schemeClr val="accent2"/>
                        </a:effectRef>
                        <a:fontRef idx="minor">
                          <a:schemeClr val="tx1"/>
                        </a:fontRef>
                      </wps:style>
                      <wps:bodyPr/>
                    </wps:wsp>
                  </a:graphicData>
                </a:graphic>
                <wp14:sizeRelV relativeFrom="margin">
                  <wp14:pctHeight>0</wp14:pctHeight>
                </wp14:sizeRelV>
              </wp:anchor>
            </w:drawing>
          </mc:Choice>
          <mc:Fallback>
            <w:pict>
              <v:shape id="Straight Arrow Connector 47" o:spid="_x0000_s1026" type="#_x0000_t32" style="position:absolute;margin-left:285.05pt;margin-top:44.45pt;width:69.85pt;height:0;flip:x y;z-index:2519654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" strokecolor="red" strokeweight="3pt">
                <v:stroke endarrow="open"/>
                <v:shadow on="t" color="black" opacity="22937f" origin=",.5" offset="0,.63889mm"/>
              </v:shape>
            </w:pict>
          </mc:Fallback>
        </mc:AlternateContent>
      </w:r>
      <w:r w:rsidR="003A128E">
        <w:t>Ensure that the settings under the “General” tab match the example below:</w:t>
      </w:r>
      <w:r w:rsidR="003A128E">
        <w:br/>
      </w:r>
      <w:r w:rsidR="003A128E">
        <w:br/>
      </w:r>
      <w:r w:rsidR="007C3B13">
        <w:rPr>
          <w:noProof/>
        </w:rPr>
        <w:drawing>
          <wp:inline distT="0" distB="0" distL="0" distR="0" wp14:anchorId="7073F725" wp14:editId="2BDD36B0">
            <wp:extent cx="2590800" cy="1800225"/>
            <wp:effectExtent l="0" t="0" r="0" b="9525"/>
            <wp:docPr id="721" name="Picture 7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2"/>
                    <a:srcRect b="5969"/>
                    <a:stretch/>
                  </pic:blipFill>
                  <pic:spPr bwMode="auto">
                    <a:xfrm>
                      <a:off x="0" y="0"/>
                      <a:ext cx="2590800" cy="1800225"/>
                    </a:xfrm>
                    <a:prstGeom prst="rect">
                      <a:avLst/>
                    </a:prstGeom>
                    <a:ln>
                      <a:noFill/>
                    </a:ln>
                    <a:extLst>
                      <a:ext uri="{53640926-AAD7-44D8-BBD7-CCE9431645EC}">
                        <a14:shadowObscured xmlns:a14="http://schemas.microsoft.com/office/drawing/2010/main"/>
                      </a:ext>
                    </a:extLst>
                  </pic:spPr>
                </pic:pic>
              </a:graphicData>
            </a:graphic>
          </wp:inline>
        </w:drawing>
      </w:r>
      <w:r w:rsidR="003A128E">
        <w:br/>
      </w:r>
    </w:p>
    <w:p w:rsidR="003A128E" w:rsidRDefault="003A128E" w:rsidP="003A128E">
      <w:pPr>
        <w:pStyle w:val="ListParagraph"/>
        <w:numPr>
          <w:ilvl w:val="1"/>
          <w:numId w:val="49"/>
        </w:numPr>
      </w:pPr>
      <w:r>
        <w:t>Click “OK” to close this window.</w:t>
      </w:r>
      <w:r>
        <w:br/>
      </w:r>
    </w:p>
    <w:p w:rsidR="003A128E" w:rsidRDefault="003A128E" w:rsidP="003A128E">
      <w:pPr>
        <w:pStyle w:val="ListParagraph"/>
        <w:numPr>
          <w:ilvl w:val="1"/>
          <w:numId w:val="49"/>
        </w:numPr>
      </w:pPr>
      <w:r>
        <w:t>Click “OK” again. If changes were made, read and accept the warning.</w:t>
      </w:r>
      <w:r>
        <w:br/>
      </w:r>
    </w:p>
    <w:p w:rsidR="003A128E" w:rsidRDefault="003A128E" w:rsidP="003A128E">
      <w:pPr>
        <w:pStyle w:val="ListParagraph"/>
        <w:numPr>
          <w:ilvl w:val="1"/>
          <w:numId w:val="49"/>
        </w:numPr>
      </w:pPr>
      <w:r>
        <w:rPr>
          <w:noProof/>
        </w:rPr>
        <mc:AlternateContent>
          <mc:Choice Requires="wps">
            <w:drawing>
              <wp:anchor distT="0" distB="0" distL="114300" distR="114300" simplePos="0" relativeHeight="251930624" behindDoc="0" locked="0" layoutInCell="1" allowOverlap="1" wp14:anchorId="6087B54F" wp14:editId="51437A74">
                <wp:simplePos x="0" y="0"/>
                <wp:positionH relativeFrom="column">
                  <wp:posOffset>2590800</wp:posOffset>
                </wp:positionH>
                <wp:positionV relativeFrom="paragraph">
                  <wp:posOffset>1259205</wp:posOffset>
                </wp:positionV>
                <wp:extent cx="304800" cy="104775"/>
                <wp:effectExtent l="0" t="0" r="0" b="9525"/>
                <wp:wrapNone/>
                <wp:docPr id="671" name="Rectangle 671"/>
                <wp:cNvGraphicFramePr/>
                <a:graphic xmlns:a="http://schemas.openxmlformats.org/drawingml/2006/main">
                  <a:graphicData uri="http://schemas.microsoft.com/office/word/2010/wordprocessingShape">
                    <wps:wsp>
                      <wps:cNvSpPr/>
                      <wps:spPr>
                        <a:xfrm>
                          <a:off x="0" y="0"/>
                          <a:ext cx="304800" cy="10477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71" o:spid="_x0000_s1026" style="position:absolute;margin-left:204pt;margin-top:99.15pt;width:24pt;height:8.25pt;z-index:25193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" fillcolor="white [3212]" stroked="f" strokeweight="2pt"/>
            </w:pict>
          </mc:Fallback>
        </mc:AlternateContent>
      </w:r>
      <w:r>
        <w:rPr>
          <w:noProof/>
        </w:rPr>
        <mc:AlternateContent>
          <mc:Choice Requires="wps">
            <w:drawing>
              <wp:anchor distT="0" distB="0" distL="114300" distR="114300" simplePos="0" relativeHeight="251902976" behindDoc="0" locked="0" layoutInCell="1" allowOverlap="1" wp14:anchorId="24BD9D6B" wp14:editId="194CCD38">
                <wp:simplePos x="0" y="0"/>
                <wp:positionH relativeFrom="column">
                  <wp:posOffset>4440555</wp:posOffset>
                </wp:positionH>
                <wp:positionV relativeFrom="paragraph">
                  <wp:posOffset>975995</wp:posOffset>
                </wp:positionV>
                <wp:extent cx="887095" cy="0"/>
                <wp:effectExtent l="0" t="133350" r="0" b="171450"/>
                <wp:wrapNone/>
                <wp:docPr id="672" name="Straight Arrow Connector 672"/>
                <wp:cNvGraphicFramePr/>
                <a:graphic xmlns:a="http://schemas.openxmlformats.org/drawingml/2006/main">
                  <a:graphicData uri="http://schemas.microsoft.com/office/word/2010/wordprocessingShape">
                    <wps:wsp>
                      <wps:cNvCnPr/>
                      <wps:spPr>
                        <a:xfrm flipH="1" flipV="1">
                          <a:off x="0" y="0"/>
                          <a:ext cx="887095" cy="0"/>
                        </a:xfrm>
                        <a:prstGeom prst="straightConnector1">
                          <a:avLst/>
                        </a:prstGeom>
                        <a:ln>
                          <a:solidFill>
                            <a:srgbClr val="FF0000"/>
                          </a:solidFill>
                          <a:tailEnd type="arrow"/>
                        </a:ln>
                      </wps:spPr>
                      <wps:style>
                        <a:lnRef idx="3">
                          <a:schemeClr val="accent2"/>
                        </a:lnRef>
                        <a:fillRef idx="0">
                          <a:schemeClr val="accent2"/>
                        </a:fillRef>
                        <a:effectRef idx="2">
                          <a:schemeClr val="accent2"/>
                        </a:effectRef>
                        <a:fontRef idx="minor">
                          <a:schemeClr val="tx1"/>
                        </a:fontRef>
                      </wps:style>
                      <wps:bodyPr/>
                    </wps:wsp>
                  </a:graphicData>
                </a:graphic>
                <wp14:sizeRelV relativeFrom="margin">
                  <wp14:pctHeight>0</wp14:pctHeight>
                </wp14:sizeRelV>
              </wp:anchor>
            </w:drawing>
          </mc:Choice>
          <mc:Fallback>
            <w:pict>
              <v:shape id="Straight Arrow Connector 672" o:spid="_x0000_s1026" type="#_x0000_t32" style="position:absolute;margin-left:349.65pt;margin-top:76.85pt;width:69.85pt;height:0;flip:x y;z-index:2519029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" strokecolor="red" strokeweight="3pt">
                <v:stroke endarrow="open"/>
                <v:shadow on="t" color="black" opacity="22937f" origin=",.5" offset="0,.63889mm"/>
              </v:shape>
            </w:pict>
          </mc:Fallback>
        </mc:AlternateContent>
      </w:r>
      <w:r>
        <w:t>Under “Placement Properties”, click the “Properties” button.</w:t>
      </w:r>
      <w:r>
        <w:br/>
      </w:r>
      <w:r>
        <w:br/>
      </w:r>
      <w:r>
        <w:rPr>
          <w:noProof/>
        </w:rPr>
        <w:drawing>
          <wp:inline distT="0" distB="0" distL="0" distR="0" wp14:anchorId="32698B6D" wp14:editId="1616A346">
            <wp:extent cx="3619500" cy="1257300"/>
            <wp:effectExtent l="0" t="0" r="0" b="0"/>
            <wp:docPr id="706" name="Picture 7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7"/>
                    <a:srcRect l="4167" t="52931" r="7868" b="22893"/>
                    <a:stretch/>
                  </pic:blipFill>
                  <pic:spPr bwMode="auto">
                    <a:xfrm>
                      <a:off x="0" y="0"/>
                      <a:ext cx="3619500" cy="1257300"/>
                    </a:xfrm>
                    <a:prstGeom prst="rect">
                      <a:avLst/>
                    </a:prstGeom>
                    <a:ln>
                      <a:noFill/>
                    </a:ln>
                    <a:extLst>
                      <a:ext uri="{53640926-AAD7-44D8-BBD7-CCE9431645EC}">
                        <a14:shadowObscured xmlns:a14="http://schemas.microsoft.com/office/drawing/2010/main"/>
                      </a:ext>
                    </a:extLst>
                  </pic:spPr>
                </pic:pic>
              </a:graphicData>
            </a:graphic>
          </wp:inline>
        </w:drawing>
      </w:r>
      <w:r>
        <w:br/>
      </w:r>
    </w:p>
    <w:p w:rsidR="003A128E" w:rsidRDefault="003A128E" w:rsidP="003A128E">
      <w:pPr>
        <w:pStyle w:val="ListParagraph"/>
        <w:numPr>
          <w:ilvl w:val="1"/>
          <w:numId w:val="49"/>
        </w:numPr>
      </w:pPr>
      <w:r>
        <w:rPr>
          <w:noProof/>
        </w:rPr>
        <w:drawing>
          <wp:anchor distT="0" distB="0" distL="114300" distR="114300" simplePos="0" relativeHeight="251904000" behindDoc="1" locked="0" layoutInCell="1" allowOverlap="1" wp14:anchorId="7D8283A0" wp14:editId="1300911B">
            <wp:simplePos x="0" y="0"/>
            <wp:positionH relativeFrom="column">
              <wp:posOffset>5419725</wp:posOffset>
            </wp:positionH>
            <wp:positionV relativeFrom="paragraph">
              <wp:posOffset>-219075</wp:posOffset>
            </wp:positionV>
            <wp:extent cx="914400" cy="809625"/>
            <wp:effectExtent l="0" t="0" r="0" b="9525"/>
            <wp:wrapTight wrapText="bothSides">
              <wp:wrapPolygon edited="0">
                <wp:start x="0" y="0"/>
                <wp:lineTo x="0" y="21346"/>
                <wp:lineTo x="21150" y="21346"/>
                <wp:lineTo x="21150" y="0"/>
                <wp:lineTo x="0" y="0"/>
              </wp:wrapPolygon>
            </wp:wrapTight>
            <wp:docPr id="707" name="Picture 7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extLst>
                        <a:ext uri="{28A0092B-C50C-407E-A947-70E740481C1C}">
                          <a14:useLocalDpi xmlns:a14="http://schemas.microsoft.com/office/drawing/2010/main" val="0"/>
                        </a:ext>
                      </a:extLst>
                    </a:blip>
                    <a:stretch>
                      <a:fillRect/>
                    </a:stretch>
                  </pic:blipFill>
                  <pic:spPr>
                    <a:xfrm>
                      <a:off x="0" y="0"/>
                      <a:ext cx="914400" cy="809625"/>
                    </a:xfrm>
                    <a:prstGeom prst="rect">
                      <a:avLst/>
                    </a:prstGeom>
                  </pic:spPr>
                </pic:pic>
              </a:graphicData>
            </a:graphic>
            <wp14:sizeRelH relativeFrom="page">
              <wp14:pctWidth>0</wp14:pctWidth>
            </wp14:sizeRelH>
            <wp14:sizeRelV relativeFrom="page">
              <wp14:pctHeight>0</wp14:pctHeight>
            </wp14:sizeRelV>
          </wp:anchor>
        </w:drawing>
      </w:r>
      <w:r>
        <w:t>In the Label Position tab, click the “Position” button and ensure the Position is set to Offset (“Best Position”).</w:t>
      </w:r>
      <w:r>
        <w:br/>
      </w:r>
    </w:p>
    <w:p w:rsidR="003A128E" w:rsidRDefault="003A128E" w:rsidP="003A128E">
      <w:pPr>
        <w:pStyle w:val="ListParagraph"/>
        <w:numPr>
          <w:ilvl w:val="1"/>
          <w:numId w:val="49"/>
        </w:numPr>
      </w:pPr>
      <w:r>
        <w:t xml:space="preserve">In the Label Position tab, click the “Label Offset” button and ensure that the preferred offset is </w:t>
      </w:r>
      <w:r w:rsidR="007C3B13">
        <w:rPr>
          <w:b/>
        </w:rPr>
        <w:t>25</w:t>
      </w:r>
      <w:r>
        <w:t>.</w:t>
      </w:r>
      <w:r w:rsidRPr="0068702F">
        <w:t xml:space="preserve"> </w:t>
      </w:r>
      <w:r>
        <w:t>Ensure that the “Measure offset from feature geometry” checkbox is unchecked.</w:t>
      </w:r>
      <w:r>
        <w:br/>
      </w:r>
    </w:p>
    <w:p w:rsidR="007C3B13" w:rsidRDefault="007C3B13" w:rsidP="007C3B13">
      <w:pPr>
        <w:pStyle w:val="ListParagraph"/>
        <w:numPr>
          <w:ilvl w:val="1"/>
          <w:numId w:val="49"/>
        </w:numPr>
      </w:pPr>
      <w:r>
        <w:t>In the “Fitting Strategy” tab, ensure that the “Stack Label” checkbox is checked.</w:t>
      </w:r>
      <w:r>
        <w:br/>
      </w:r>
    </w:p>
    <w:p w:rsidR="007C3B13" w:rsidRDefault="007C3B13" w:rsidP="007C3B13">
      <w:pPr>
        <w:pStyle w:val="ListParagraph"/>
        <w:numPr>
          <w:ilvl w:val="1"/>
          <w:numId w:val="49"/>
        </w:numPr>
      </w:pPr>
      <w:r>
        <w:t>Click “OK” to close this window and return to the Feature Class Properties window.</w:t>
      </w:r>
      <w:r>
        <w:br/>
      </w:r>
    </w:p>
    <w:p w:rsidR="007C3B13" w:rsidRDefault="007C3B13" w:rsidP="007C3B13">
      <w:pPr>
        <w:pStyle w:val="ListParagraph"/>
        <w:numPr>
          <w:ilvl w:val="1"/>
          <w:numId w:val="49"/>
        </w:numPr>
      </w:pPr>
      <w:r>
        <w:rPr>
          <w:noProof/>
        </w:rPr>
        <mc:AlternateContent>
          <mc:Choice Requires="wps">
            <w:drawing>
              <wp:anchor distT="0" distB="0" distL="114300" distR="114300" simplePos="0" relativeHeight="251934720" behindDoc="0" locked="0" layoutInCell="1" allowOverlap="1" wp14:anchorId="17CB7594" wp14:editId="736A6E27">
                <wp:simplePos x="0" y="0"/>
                <wp:positionH relativeFrom="column">
                  <wp:posOffset>4918075</wp:posOffset>
                </wp:positionH>
                <wp:positionV relativeFrom="paragraph">
                  <wp:posOffset>450215</wp:posOffset>
                </wp:positionV>
                <wp:extent cx="887095" cy="0"/>
                <wp:effectExtent l="0" t="133350" r="0" b="171450"/>
                <wp:wrapNone/>
                <wp:docPr id="723" name="Straight Arrow Connector 723"/>
                <wp:cNvGraphicFramePr/>
                <a:graphic xmlns:a="http://schemas.openxmlformats.org/drawingml/2006/main">
                  <a:graphicData uri="http://schemas.microsoft.com/office/word/2010/wordprocessingShape">
                    <wps:wsp>
                      <wps:cNvCnPr/>
                      <wps:spPr>
                        <a:xfrm flipH="1" flipV="1">
                          <a:off x="0" y="0"/>
                          <a:ext cx="887095" cy="0"/>
                        </a:xfrm>
                        <a:prstGeom prst="straightConnector1">
                          <a:avLst/>
                        </a:prstGeom>
                        <a:ln>
                          <a:solidFill>
                            <a:srgbClr val="FF0000"/>
                          </a:solidFill>
                          <a:tailEnd type="arrow"/>
                        </a:ln>
                      </wps:spPr>
                      <wps:style>
                        <a:lnRef idx="3">
                          <a:schemeClr val="accent2"/>
                        </a:lnRef>
                        <a:fillRef idx="0">
                          <a:schemeClr val="accent2"/>
                        </a:fillRef>
                        <a:effectRef idx="2">
                          <a:schemeClr val="accent2"/>
                        </a:effectRef>
                        <a:fontRef idx="minor">
                          <a:schemeClr val="tx1"/>
                        </a:fontRef>
                      </wps:style>
                      <wps:bodyPr/>
                    </wps:wsp>
                  </a:graphicData>
                </a:graphic>
                <wp14:sizeRelV relativeFrom="margin">
                  <wp14:pctHeight>0</wp14:pctHeight>
                </wp14:sizeRelV>
              </wp:anchor>
            </w:drawing>
          </mc:Choice>
          <mc:Fallback>
            <w:pict>
              <v:shape id="Straight Arrow Connector 723" o:spid="_x0000_s1026" type="#_x0000_t32" style="position:absolute;margin-left:387.25pt;margin-top:35.45pt;width:69.85pt;height:0;flip:x y;z-index:251934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" strokecolor="red" strokeweight="3pt">
                <v:stroke endarrow="open"/>
                <v:shadow on="t" color="black" opacity="22937f" origin=",.5" offset="0,.63889mm"/>
              </v:shape>
            </w:pict>
          </mc:Fallback>
        </mc:AlternateContent>
      </w:r>
      <w:r>
        <w:rPr>
          <w:noProof/>
        </w:rPr>
        <mc:AlternateContent>
          <mc:Choice Requires="wps">
            <w:drawing>
              <wp:anchor distT="0" distB="0" distL="114300" distR="114300" simplePos="0" relativeHeight="251939840" behindDoc="0" locked="0" layoutInCell="1" allowOverlap="1" wp14:anchorId="5510C1A2" wp14:editId="7EE13A3E">
                <wp:simplePos x="0" y="0"/>
                <wp:positionH relativeFrom="column">
                  <wp:posOffset>1771650</wp:posOffset>
                </wp:positionH>
                <wp:positionV relativeFrom="paragraph">
                  <wp:posOffset>421005</wp:posOffset>
                </wp:positionV>
                <wp:extent cx="962025" cy="133350"/>
                <wp:effectExtent l="0" t="0" r="9525" b="0"/>
                <wp:wrapNone/>
                <wp:docPr id="722" name="Rectangle 722"/>
                <wp:cNvGraphicFramePr/>
                <a:graphic xmlns:a="http://schemas.openxmlformats.org/drawingml/2006/main">
                  <a:graphicData uri="http://schemas.microsoft.com/office/word/2010/wordprocessingShape">
                    <wps:wsp>
                      <wps:cNvSpPr/>
                      <wps:spPr>
                        <a:xfrm>
                          <a:off x="0" y="0"/>
                          <a:ext cx="962025" cy="1333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722" o:spid="_x0000_s1026" style="position:absolute;margin-left:139.5pt;margin-top:33.15pt;width:75.75pt;height:10.5pt;z-index:251939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" fillcolor="white [3212]" stroked="f" strokeweight="2pt"/>
            </w:pict>
          </mc:Fallback>
        </mc:AlternateContent>
      </w:r>
      <w:r>
        <w:t>Click “Expression” next to the Label Field dropdown.</w:t>
      </w:r>
      <w:r w:rsidRPr="002202B8">
        <w:rPr>
          <w:noProof/>
        </w:rPr>
        <w:t xml:space="preserve"> </w:t>
      </w:r>
      <w:r>
        <w:rPr>
          <w:noProof/>
        </w:rPr>
        <w:br/>
      </w:r>
      <w:r>
        <w:rPr>
          <w:noProof/>
        </w:rPr>
        <w:br/>
      </w:r>
      <w:r>
        <w:rPr>
          <w:noProof/>
        </w:rPr>
        <w:lastRenderedPageBreak/>
        <w:drawing>
          <wp:inline distT="0" distB="0" distL="0" distR="0" wp14:anchorId="218446EC" wp14:editId="6AA1A2E0">
            <wp:extent cx="4114800" cy="276225"/>
            <wp:effectExtent l="0" t="0" r="0" b="9525"/>
            <wp:docPr id="728" name="Picture 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srcRect l="3839" t="29810" r="8888" b="65164"/>
                    <a:stretch/>
                  </pic:blipFill>
                  <pic:spPr bwMode="auto">
                    <a:xfrm>
                      <a:off x="0" y="0"/>
                      <a:ext cx="4114800" cy="276225"/>
                    </a:xfrm>
                    <a:prstGeom prst="rect">
                      <a:avLst/>
                    </a:prstGeom>
                    <a:ln>
                      <a:noFill/>
                    </a:ln>
                    <a:extLst>
                      <a:ext uri="{53640926-AAD7-44D8-BBD7-CCE9431645EC}">
                        <a14:shadowObscured xmlns:a14="http://schemas.microsoft.com/office/drawing/2010/main"/>
                      </a:ext>
                    </a:extLst>
                  </pic:spPr>
                </pic:pic>
              </a:graphicData>
            </a:graphic>
          </wp:inline>
        </w:drawing>
      </w:r>
      <w:r>
        <w:rPr>
          <w:noProof/>
        </w:rPr>
        <w:br/>
      </w:r>
    </w:p>
    <w:p w:rsidR="003A128E" w:rsidRDefault="007C3B13" w:rsidP="007C3B13">
      <w:pPr>
        <w:pStyle w:val="ListParagraph"/>
        <w:numPr>
          <w:ilvl w:val="1"/>
          <w:numId w:val="49"/>
        </w:numPr>
      </w:pPr>
      <w:r>
        <w:rPr>
          <w:noProof/>
        </w:rPr>
        <mc:AlternateContent>
          <mc:Choice Requires="wps">
            <w:drawing>
              <wp:anchor distT="0" distB="0" distL="114300" distR="114300" simplePos="0" relativeHeight="251936768" behindDoc="0" locked="0" layoutInCell="1" allowOverlap="1" wp14:anchorId="55F24EBB" wp14:editId="4BC3303A">
                <wp:simplePos x="0" y="0"/>
                <wp:positionH relativeFrom="column">
                  <wp:posOffset>4458335</wp:posOffset>
                </wp:positionH>
                <wp:positionV relativeFrom="paragraph">
                  <wp:posOffset>5660390</wp:posOffset>
                </wp:positionV>
                <wp:extent cx="887095" cy="0"/>
                <wp:effectExtent l="0" t="133350" r="0" b="171450"/>
                <wp:wrapNone/>
                <wp:docPr id="724" name="Straight Arrow Connector 724"/>
                <wp:cNvGraphicFramePr/>
                <a:graphic xmlns:a="http://schemas.openxmlformats.org/drawingml/2006/main">
                  <a:graphicData uri="http://schemas.microsoft.com/office/word/2010/wordprocessingShape">
                    <wps:wsp>
                      <wps:cNvCnPr/>
                      <wps:spPr>
                        <a:xfrm flipH="1" flipV="1">
                          <a:off x="0" y="0"/>
                          <a:ext cx="887095" cy="0"/>
                        </a:xfrm>
                        <a:prstGeom prst="straightConnector1">
                          <a:avLst/>
                        </a:prstGeom>
                        <a:ln>
                          <a:solidFill>
                            <a:srgbClr val="FF0000"/>
                          </a:solidFill>
                          <a:tailEnd type="arrow"/>
                        </a:ln>
                      </wps:spPr>
                      <wps:style>
                        <a:lnRef idx="3">
                          <a:schemeClr val="accent2"/>
                        </a:lnRef>
                        <a:fillRef idx="0">
                          <a:schemeClr val="accent2"/>
                        </a:fillRef>
                        <a:effectRef idx="2">
                          <a:schemeClr val="accent2"/>
                        </a:effectRef>
                        <a:fontRef idx="minor">
                          <a:schemeClr val="tx1"/>
                        </a:fontRef>
                      </wps:style>
                      <wps:bodyPr/>
                    </wps:wsp>
                  </a:graphicData>
                </a:graphic>
                <wp14:sizeRelV relativeFrom="margin">
                  <wp14:pctHeight>0</wp14:pctHeight>
                </wp14:sizeRelV>
              </wp:anchor>
            </w:drawing>
          </mc:Choice>
          <mc:Fallback>
            <w:pict>
              <v:shape id="Straight Arrow Connector 724" o:spid="_x0000_s1026" type="#_x0000_t32" style="position:absolute;margin-left:351.05pt;margin-top:445.7pt;width:69.85pt;height:0;flip:x y;z-index:251936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" strokecolor="red" strokeweight="3pt">
                <v:stroke endarrow="open"/>
                <v:shadow on="t" color="black" opacity="22937f" origin=",.5" offset="0,.63889mm"/>
              </v:shape>
            </w:pict>
          </mc:Fallback>
        </mc:AlternateContent>
      </w:r>
      <w:r>
        <w:rPr>
          <w:noProof/>
        </w:rPr>
        <mc:AlternateContent>
          <mc:Choice Requires="wps">
            <w:drawing>
              <wp:anchor distT="0" distB="0" distL="114300" distR="114300" simplePos="0" relativeHeight="251935744" behindDoc="0" locked="0" layoutInCell="1" allowOverlap="1" wp14:anchorId="1A1E082D" wp14:editId="0D2C576E">
                <wp:simplePos x="0" y="0"/>
                <wp:positionH relativeFrom="column">
                  <wp:posOffset>4802505</wp:posOffset>
                </wp:positionH>
                <wp:positionV relativeFrom="paragraph">
                  <wp:posOffset>2783840</wp:posOffset>
                </wp:positionV>
                <wp:extent cx="887095" cy="0"/>
                <wp:effectExtent l="0" t="133350" r="0" b="171450"/>
                <wp:wrapNone/>
                <wp:docPr id="725" name="Straight Arrow Connector 725"/>
                <wp:cNvGraphicFramePr/>
                <a:graphic xmlns:a="http://schemas.openxmlformats.org/drawingml/2006/main">
                  <a:graphicData uri="http://schemas.microsoft.com/office/word/2010/wordprocessingShape">
                    <wps:wsp>
                      <wps:cNvCnPr/>
                      <wps:spPr>
                        <a:xfrm flipH="1" flipV="1">
                          <a:off x="0" y="0"/>
                          <a:ext cx="887095" cy="0"/>
                        </a:xfrm>
                        <a:prstGeom prst="straightConnector1">
                          <a:avLst/>
                        </a:prstGeom>
                        <a:ln>
                          <a:solidFill>
                            <a:srgbClr val="FF0000"/>
                          </a:solidFill>
                          <a:tailEnd type="arrow"/>
                        </a:ln>
                      </wps:spPr>
                      <wps:style>
                        <a:lnRef idx="3">
                          <a:schemeClr val="accent2"/>
                        </a:lnRef>
                        <a:fillRef idx="0">
                          <a:schemeClr val="accent2"/>
                        </a:fillRef>
                        <a:effectRef idx="2">
                          <a:schemeClr val="accent2"/>
                        </a:effectRef>
                        <a:fontRef idx="minor">
                          <a:schemeClr val="tx1"/>
                        </a:fontRef>
                      </wps:style>
                      <wps:bodyPr/>
                    </wps:wsp>
                  </a:graphicData>
                </a:graphic>
                <wp14:sizeRelV relativeFrom="margin">
                  <wp14:pctHeight>0</wp14:pctHeight>
                </wp14:sizeRelV>
              </wp:anchor>
            </w:drawing>
          </mc:Choice>
          <mc:Fallback>
            <w:pict>
              <v:shape id="Straight Arrow Connector 725" o:spid="_x0000_s1026" type="#_x0000_t32" style="position:absolute;margin-left:378.15pt;margin-top:219.2pt;width:69.85pt;height:0;flip:x y;z-index:251935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" strokecolor="red" strokeweight="3pt">
                <v:stroke endarrow="open"/>
                <v:shadow on="t" color="black" opacity="22937f" origin=",.5" offset="0,.63889mm"/>
              </v:shape>
            </w:pict>
          </mc:Fallback>
        </mc:AlternateContent>
      </w:r>
      <w:r>
        <w:rPr>
          <w:noProof/>
        </w:rPr>
        <mc:AlternateContent>
          <mc:Choice Requires="wps">
            <w:drawing>
              <wp:anchor distT="0" distB="0" distL="114300" distR="114300" simplePos="0" relativeHeight="251937792" behindDoc="0" locked="0" layoutInCell="1" allowOverlap="1" wp14:anchorId="7922C976" wp14:editId="46979E0A">
                <wp:simplePos x="0" y="0"/>
                <wp:positionH relativeFrom="column">
                  <wp:posOffset>1371600</wp:posOffset>
                </wp:positionH>
                <wp:positionV relativeFrom="paragraph">
                  <wp:posOffset>3438525</wp:posOffset>
                </wp:positionV>
                <wp:extent cx="3352800" cy="1123950"/>
                <wp:effectExtent l="0" t="0" r="0" b="0"/>
                <wp:wrapNone/>
                <wp:docPr id="7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2800" cy="1123950"/>
                        </a:xfrm>
                        <a:prstGeom prst="rect">
                          <a:avLst/>
                        </a:prstGeom>
                        <a:solidFill>
                          <a:srgbClr val="FFFFFF"/>
                        </a:solidFill>
                        <a:ln w="9525">
                          <a:noFill/>
                          <a:miter lim="800000"/>
                          <a:headEnd/>
                          <a:tailEnd/>
                        </a:ln>
                      </wps:spPr>
                      <wps:txbx>
                        <w:txbxContent>
                          <w:p w:rsidR="002844FC" w:rsidRPr="007C3B13" w:rsidRDefault="002844FC" w:rsidP="007C3B13">
                            <w:pPr>
                              <w:rPr>
                                <w:rFonts w:ascii="Times New Roman" w:hAnsi="Times New Roman"/>
                                <w:color w:val="000000"/>
                              </w:rPr>
                            </w:pPr>
                            <w:r w:rsidRPr="007C3B13">
                              <w:rPr>
                                <w:rFonts w:ascii="Courier New" w:hAnsi="Courier New" w:cs="Courier New"/>
                                <w:color w:val="000000"/>
                                <w:sz w:val="16"/>
                                <w:szCs w:val="16"/>
                              </w:rPr>
                              <w:t>Function FindLabel ( [SubtypeCD] ,[OperatingNumber] )</w:t>
                            </w:r>
                          </w:p>
                          <w:p w:rsidR="002844FC" w:rsidRPr="007C3B13" w:rsidRDefault="002844FC" w:rsidP="007C3B13">
                            <w:pPr>
                              <w:rPr>
                                <w:rFonts w:ascii="Times New Roman" w:hAnsi="Times New Roman"/>
                                <w:color w:val="000000"/>
                              </w:rPr>
                            </w:pPr>
                            <w:r w:rsidRPr="007C3B13">
                              <w:rPr>
                                <w:rFonts w:ascii="Courier New" w:hAnsi="Courier New" w:cs="Courier New"/>
                                <w:color w:val="000000"/>
                                <w:sz w:val="16"/>
                                <w:szCs w:val="16"/>
                              </w:rPr>
                              <w:t>If [SubtypeCD] = "Recloser" or [SubtypeCD] = "Sectionalizer" or [SubtypeCD] = "Interrupter" then</w:t>
                            </w:r>
                          </w:p>
                          <w:p w:rsidR="002844FC" w:rsidRPr="007C3B13" w:rsidRDefault="002844FC" w:rsidP="007C3B13">
                            <w:pPr>
                              <w:rPr>
                                <w:rFonts w:ascii="Times New Roman" w:hAnsi="Times New Roman"/>
                                <w:color w:val="000000"/>
                              </w:rPr>
                            </w:pPr>
                            <w:r w:rsidRPr="007C3B13">
                              <w:rPr>
                                <w:rFonts w:ascii="Courier New" w:hAnsi="Courier New" w:cs="Courier New"/>
                                <w:color w:val="000000"/>
                                <w:sz w:val="16"/>
                                <w:szCs w:val="16"/>
                              </w:rPr>
                              <w:t xml:space="preserve">  FindLabel = [OperatingNumber] </w:t>
                            </w:r>
                          </w:p>
                          <w:p w:rsidR="002844FC" w:rsidRPr="007C3B13" w:rsidRDefault="002844FC" w:rsidP="007C3B13">
                            <w:pPr>
                              <w:rPr>
                                <w:rFonts w:ascii="Times New Roman" w:hAnsi="Times New Roman"/>
                                <w:color w:val="000000"/>
                              </w:rPr>
                            </w:pPr>
                            <w:r w:rsidRPr="007C3B13">
                              <w:rPr>
                                <w:rFonts w:ascii="Courier New" w:hAnsi="Courier New" w:cs="Courier New"/>
                                <w:color w:val="000000"/>
                                <w:sz w:val="16"/>
                                <w:szCs w:val="16"/>
                              </w:rPr>
                              <w:t>end if</w:t>
                            </w:r>
                          </w:p>
                          <w:p w:rsidR="002844FC" w:rsidRPr="007C3B13" w:rsidRDefault="002844FC" w:rsidP="007C3B13">
                            <w:pPr>
                              <w:rPr>
                                <w:rFonts w:ascii="Times New Roman" w:hAnsi="Times New Roman"/>
                                <w:color w:val="000000"/>
                              </w:rPr>
                            </w:pPr>
                            <w:r w:rsidRPr="007C3B13">
                              <w:rPr>
                                <w:rFonts w:ascii="Courier New" w:hAnsi="Courier New" w:cs="Courier New"/>
                                <w:color w:val="000000"/>
                                <w:sz w:val="16"/>
                                <w:szCs w:val="16"/>
                              </w:rPr>
                              <w:t>End Function</w:t>
                            </w:r>
                          </w:p>
                          <w:p w:rsidR="002844FC" w:rsidRPr="00334373" w:rsidRDefault="002844FC" w:rsidP="007C3B13">
                            <w:pPr>
                              <w:rPr>
                                <w:rFonts w:ascii="Times New Roman" w:hAnsi="Times New Roman"/>
                                <w:color w:val="000000"/>
                              </w:rPr>
                            </w:pPr>
                          </w:p>
                          <w:p w:rsidR="002844FC" w:rsidRPr="00DF4D73" w:rsidRDefault="002844FC" w:rsidP="007C3B13">
                            <w:pPr>
                              <w:rPr>
                                <w:rFonts w:ascii="Times New Roman" w:hAnsi="Times New Roman"/>
                                <w:color w:val="000000"/>
                              </w:rPr>
                            </w:pPr>
                          </w:p>
                          <w:p w:rsidR="002844FC" w:rsidRPr="00BC67AB" w:rsidRDefault="002844FC" w:rsidP="007C3B13">
                            <w:pPr>
                              <w:rPr>
                                <w:sz w:val="16"/>
                              </w:rPr>
                            </w:pP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id="_x0000_s1040" type="#_x0000_t202" style="position:absolute;left:0;text-align:left;margin-left:108pt;margin-top:270.75pt;width:264pt;height:88.5pt;z-index:25193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" stroked="f">
                <v:textbox inset="0,0,0,0">
                  <w:txbxContent>
                    <w:p w:rsidR="002844FC" w:rsidRPr="007C3B13" w:rsidRDefault="002844FC" w:rsidP="007C3B13">
                      <w:pPr>
                        <w:rPr>
                          <w:rFonts w:ascii="Times New Roman" w:hAnsi="Times New Roman"/>
                          <w:color w:val="000000"/>
                        </w:rPr>
                      </w:pPr>
                      <w:r w:rsidRPr="007C3B13">
                        <w:rPr>
                          <w:rFonts w:ascii="Courier New" w:hAnsi="Courier New" w:cs="Courier New"/>
                          <w:color w:val="000000"/>
                          <w:sz w:val="16"/>
                          <w:szCs w:val="16"/>
                        </w:rPr>
                        <w:t>Function FindLabel ( [SubtypeCD] ,[OperatingNumber] )</w:t>
                      </w:r>
                    </w:p>
                    <w:p w:rsidR="002844FC" w:rsidRPr="007C3B13" w:rsidRDefault="002844FC" w:rsidP="007C3B13">
                      <w:pPr>
                        <w:rPr>
                          <w:rFonts w:ascii="Times New Roman" w:hAnsi="Times New Roman"/>
                          <w:color w:val="000000"/>
                        </w:rPr>
                      </w:pPr>
                      <w:r w:rsidRPr="007C3B13">
                        <w:rPr>
                          <w:rFonts w:ascii="Courier New" w:hAnsi="Courier New" w:cs="Courier New"/>
                          <w:color w:val="000000"/>
                          <w:sz w:val="16"/>
                          <w:szCs w:val="16"/>
                        </w:rPr>
                        <w:t>If [SubtypeCD] = "Recloser" or [SubtypeCD] = "Sectionalizer" or [SubtypeCD] = "Interrupter" then</w:t>
                      </w:r>
                    </w:p>
                    <w:p w:rsidR="002844FC" w:rsidRPr="007C3B13" w:rsidRDefault="002844FC" w:rsidP="007C3B13">
                      <w:pPr>
                        <w:rPr>
                          <w:rFonts w:ascii="Times New Roman" w:hAnsi="Times New Roman"/>
                          <w:color w:val="000000"/>
                        </w:rPr>
                      </w:pPr>
                      <w:r w:rsidRPr="007C3B13">
                        <w:rPr>
                          <w:rFonts w:ascii="Courier New" w:hAnsi="Courier New" w:cs="Courier New"/>
                          <w:color w:val="000000"/>
                          <w:sz w:val="16"/>
                          <w:szCs w:val="16"/>
                        </w:rPr>
                        <w:t xml:space="preserve">  FindLabel = [OperatingNumber] </w:t>
                      </w:r>
                    </w:p>
                    <w:p w:rsidR="002844FC" w:rsidRPr="007C3B13" w:rsidRDefault="002844FC" w:rsidP="007C3B13">
                      <w:pPr>
                        <w:rPr>
                          <w:rFonts w:ascii="Times New Roman" w:hAnsi="Times New Roman"/>
                          <w:color w:val="000000"/>
                        </w:rPr>
                      </w:pPr>
                      <w:r w:rsidRPr="007C3B13">
                        <w:rPr>
                          <w:rFonts w:ascii="Courier New" w:hAnsi="Courier New" w:cs="Courier New"/>
                          <w:color w:val="000000"/>
                          <w:sz w:val="16"/>
                          <w:szCs w:val="16"/>
                        </w:rPr>
                        <w:t>end if</w:t>
                      </w:r>
                    </w:p>
                    <w:p w:rsidR="002844FC" w:rsidRPr="007C3B13" w:rsidRDefault="002844FC" w:rsidP="007C3B13">
                      <w:pPr>
                        <w:rPr>
                          <w:rFonts w:ascii="Times New Roman" w:hAnsi="Times New Roman"/>
                          <w:color w:val="000000"/>
                        </w:rPr>
                      </w:pPr>
                      <w:r w:rsidRPr="007C3B13">
                        <w:rPr>
                          <w:rFonts w:ascii="Courier New" w:hAnsi="Courier New" w:cs="Courier New"/>
                          <w:color w:val="000000"/>
                          <w:sz w:val="16"/>
                          <w:szCs w:val="16"/>
                        </w:rPr>
                        <w:t>End Function</w:t>
                      </w:r>
                    </w:p>
                    <w:p w:rsidR="002844FC" w:rsidRPr="00334373" w:rsidRDefault="002844FC" w:rsidP="007C3B13">
                      <w:pPr>
                        <w:rPr>
                          <w:rFonts w:ascii="Times New Roman" w:hAnsi="Times New Roman"/>
                          <w:color w:val="000000"/>
                        </w:rPr>
                      </w:pPr>
                    </w:p>
                    <w:p w:rsidR="002844FC" w:rsidRPr="00DF4D73" w:rsidRDefault="002844FC" w:rsidP="007C3B13">
                      <w:pPr>
                        <w:rPr>
                          <w:rFonts w:ascii="Times New Roman" w:hAnsi="Times New Roman"/>
                          <w:color w:val="000000"/>
                        </w:rPr>
                      </w:pPr>
                    </w:p>
                    <w:p w:rsidR="002844FC" w:rsidRPr="00BC67AB" w:rsidRDefault="002844FC" w:rsidP="007C3B13">
                      <w:pPr>
                        <w:rPr>
                          <w:sz w:val="16"/>
                        </w:rPr>
                      </w:pPr>
                    </w:p>
                  </w:txbxContent>
                </v:textbox>
              </v:shape>
            </w:pict>
          </mc:Fallback>
        </mc:AlternateContent>
      </w:r>
      <w:r>
        <w:rPr>
          <w:noProof/>
        </w:rPr>
        <mc:AlternateContent>
          <mc:Choice Requires="wps">
            <w:drawing>
              <wp:anchor distT="0" distB="0" distL="114300" distR="114300" simplePos="0" relativeHeight="251938816" behindDoc="0" locked="0" layoutInCell="1" allowOverlap="1" wp14:anchorId="4196CE4F" wp14:editId="51757D06">
                <wp:simplePos x="0" y="0"/>
                <wp:positionH relativeFrom="column">
                  <wp:posOffset>4583430</wp:posOffset>
                </wp:positionH>
                <wp:positionV relativeFrom="paragraph">
                  <wp:posOffset>3602990</wp:posOffset>
                </wp:positionV>
                <wp:extent cx="887095" cy="0"/>
                <wp:effectExtent l="0" t="133350" r="0" b="171450"/>
                <wp:wrapNone/>
                <wp:docPr id="727" name="Straight Arrow Connector 727"/>
                <wp:cNvGraphicFramePr/>
                <a:graphic xmlns:a="http://schemas.openxmlformats.org/drawingml/2006/main">
                  <a:graphicData uri="http://schemas.microsoft.com/office/word/2010/wordprocessingShape">
                    <wps:wsp>
                      <wps:cNvCnPr/>
                      <wps:spPr>
                        <a:xfrm flipH="1" flipV="1">
                          <a:off x="0" y="0"/>
                          <a:ext cx="887095" cy="0"/>
                        </a:xfrm>
                        <a:prstGeom prst="straightConnector1">
                          <a:avLst/>
                        </a:prstGeom>
                        <a:ln>
                          <a:solidFill>
                            <a:srgbClr val="FF0000"/>
                          </a:solidFill>
                          <a:tailEnd type="arrow"/>
                        </a:ln>
                      </wps:spPr>
                      <wps:style>
                        <a:lnRef idx="3">
                          <a:schemeClr val="accent2"/>
                        </a:lnRef>
                        <a:fillRef idx="0">
                          <a:schemeClr val="accent2"/>
                        </a:fillRef>
                        <a:effectRef idx="2">
                          <a:schemeClr val="accent2"/>
                        </a:effectRef>
                        <a:fontRef idx="minor">
                          <a:schemeClr val="tx1"/>
                        </a:fontRef>
                      </wps:style>
                      <wps:bodyPr/>
                    </wps:wsp>
                  </a:graphicData>
                </a:graphic>
                <wp14:sizeRelV relativeFrom="margin">
                  <wp14:pctHeight>0</wp14:pctHeight>
                </wp14:sizeRelV>
              </wp:anchor>
            </w:drawing>
          </mc:Choice>
          <mc:Fallback>
            <w:pict>
              <v:shape id="Straight Arrow Connector 727" o:spid="_x0000_s1026" type="#_x0000_t32" style="position:absolute;margin-left:360.9pt;margin-top:283.7pt;width:69.85pt;height:0;flip:x y;z-index:251938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" strokecolor="red" strokeweight="3pt">
                <v:stroke endarrow="open"/>
                <v:shadow on="t" color="black" opacity="22937f" origin=",.5" offset="0,.63889mm"/>
              </v:shape>
            </w:pict>
          </mc:Fallback>
        </mc:AlternateContent>
      </w:r>
      <w:r>
        <w:t>Ensure that the “Display coded value description” checkbox is selected, match the label text with the text below, click verify, and then click “OK”.</w:t>
      </w:r>
      <w:r>
        <w:br/>
      </w:r>
      <w:r w:rsidRPr="007C3B13">
        <w:rPr>
          <w:i/>
        </w:rPr>
        <w:t>(Note: the contents of the expression field below may be copied)</w:t>
      </w:r>
      <w:r w:rsidRPr="002202B8">
        <w:rPr>
          <w:noProof/>
        </w:rPr>
        <w:t xml:space="preserve"> </w:t>
      </w:r>
      <w:r>
        <w:br/>
      </w:r>
      <w:r>
        <w:rPr>
          <w:noProof/>
        </w:rPr>
        <w:drawing>
          <wp:inline distT="0" distB="0" distL="0" distR="0" wp14:anchorId="234A1E3B" wp14:editId="6D76891C">
            <wp:extent cx="4314825" cy="5362575"/>
            <wp:effectExtent l="0" t="0" r="9525" b="9525"/>
            <wp:docPr id="729" name="Picture 7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314825" cy="5362575"/>
                    </a:xfrm>
                    <a:prstGeom prst="rect">
                      <a:avLst/>
                    </a:prstGeom>
                  </pic:spPr>
                </pic:pic>
              </a:graphicData>
            </a:graphic>
          </wp:inline>
        </w:drawing>
      </w:r>
      <w:r>
        <w:rPr>
          <w:noProof/>
        </w:rPr>
        <w:br/>
      </w:r>
    </w:p>
    <w:p w:rsidR="003A128E" w:rsidRDefault="00C17860" w:rsidP="003A128E">
      <w:pPr>
        <w:pStyle w:val="ListParagraph"/>
        <w:numPr>
          <w:ilvl w:val="0"/>
          <w:numId w:val="49"/>
        </w:numPr>
      </w:pPr>
      <w:r>
        <w:rPr>
          <w:noProof/>
        </w:rPr>
        <w:lastRenderedPageBreak/>
        <w:drawing>
          <wp:anchor distT="0" distB="0" distL="114300" distR="114300" simplePos="0" relativeHeight="251970560" behindDoc="0" locked="0" layoutInCell="1" allowOverlap="1" wp14:anchorId="7776E28B" wp14:editId="26DDD394">
            <wp:simplePos x="0" y="0"/>
            <wp:positionH relativeFrom="column">
              <wp:posOffset>923925</wp:posOffset>
            </wp:positionH>
            <wp:positionV relativeFrom="paragraph">
              <wp:posOffset>619125</wp:posOffset>
            </wp:positionV>
            <wp:extent cx="4619625" cy="5838825"/>
            <wp:effectExtent l="0" t="0" r="9525" b="9525"/>
            <wp:wrapTopAndBottom/>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extLst>
                        <a:ext uri="{28A0092B-C50C-407E-A947-70E740481C1C}">
                          <a14:useLocalDpi xmlns:a14="http://schemas.microsoft.com/office/drawing/2010/main" val="0"/>
                        </a:ext>
                      </a:extLst>
                    </a:blip>
                    <a:stretch>
                      <a:fillRect/>
                    </a:stretch>
                  </pic:blipFill>
                  <pic:spPr>
                    <a:xfrm>
                      <a:off x="0" y="0"/>
                      <a:ext cx="4619625" cy="5838825"/>
                    </a:xfrm>
                    <a:prstGeom prst="rect">
                      <a:avLst/>
                    </a:prstGeom>
                  </pic:spPr>
                </pic:pic>
              </a:graphicData>
            </a:graphic>
            <wp14:sizeRelH relativeFrom="page">
              <wp14:pctWidth>0</wp14:pctWidth>
            </wp14:sizeRelH>
            <wp14:sizeRelV relativeFrom="page">
              <wp14:pctHeight>0</wp14:pctHeight>
            </wp14:sizeRelV>
          </wp:anchor>
        </w:drawing>
      </w:r>
      <w:r w:rsidR="0000528C">
        <w:t xml:space="preserve">For this last annotation class, we will have to create the </w:t>
      </w:r>
      <w:r w:rsidR="0000528C">
        <w:rPr>
          <w:i/>
        </w:rPr>
        <w:t xml:space="preserve">Job </w:t>
      </w:r>
      <w:r w:rsidR="0000528C">
        <w:t>anno class because it does not currently exist.</w:t>
      </w:r>
      <w:r>
        <w:t>Click “New” to the right of the Annotation Classes list.</w:t>
      </w:r>
      <w:r w:rsidRPr="00C17860">
        <w:rPr>
          <w:noProof/>
        </w:rPr>
        <w:t xml:space="preserve"> </w:t>
      </w:r>
      <w:r w:rsidR="003A128E">
        <w:br/>
      </w:r>
    </w:p>
    <w:p w:rsidR="00C17860" w:rsidRDefault="00C17860" w:rsidP="00F76410">
      <w:pPr>
        <w:pStyle w:val="ListParagraph"/>
        <w:numPr>
          <w:ilvl w:val="0"/>
          <w:numId w:val="50"/>
        </w:numPr>
      </w:pPr>
      <w:r>
        <w:t>Enter in “Job” as the name of the new annotation class and select the annotation class.</w:t>
      </w:r>
    </w:p>
    <w:p w:rsidR="00C17860" w:rsidRDefault="00C17860" w:rsidP="00C17860">
      <w:pPr>
        <w:pStyle w:val="ListParagraph"/>
        <w:ind w:left="1620"/>
      </w:pPr>
      <w:r>
        <w:rPr>
          <w:noProof/>
        </w:rPr>
        <w:lastRenderedPageBreak/>
        <w:drawing>
          <wp:inline distT="0" distB="0" distL="0" distR="0" wp14:anchorId="270A8998" wp14:editId="5A4D41DE">
            <wp:extent cx="4619625" cy="5838825"/>
            <wp:effectExtent l="0" t="0" r="9525"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4619625" cy="5838825"/>
                    </a:xfrm>
                    <a:prstGeom prst="rect">
                      <a:avLst/>
                    </a:prstGeom>
                  </pic:spPr>
                </pic:pic>
              </a:graphicData>
            </a:graphic>
          </wp:inline>
        </w:drawing>
      </w:r>
    </w:p>
    <w:p w:rsidR="003A128E" w:rsidRDefault="003A128E" w:rsidP="00F76410">
      <w:pPr>
        <w:pStyle w:val="ListParagraph"/>
        <w:numPr>
          <w:ilvl w:val="0"/>
          <w:numId w:val="50"/>
        </w:numPr>
      </w:pPr>
      <w:r>
        <w:rPr>
          <w:noProof/>
        </w:rPr>
        <mc:AlternateContent>
          <mc:Choice Requires="wps">
            <w:drawing>
              <wp:anchor distT="0" distB="0" distL="114300" distR="114300" simplePos="0" relativeHeight="251927552" behindDoc="0" locked="0" layoutInCell="1" allowOverlap="1" wp14:anchorId="50DC51A7" wp14:editId="2F355B4C">
                <wp:simplePos x="0" y="0"/>
                <wp:positionH relativeFrom="column">
                  <wp:posOffset>4095751</wp:posOffset>
                </wp:positionH>
                <wp:positionV relativeFrom="paragraph">
                  <wp:posOffset>582930</wp:posOffset>
                </wp:positionV>
                <wp:extent cx="266700" cy="133350"/>
                <wp:effectExtent l="0" t="0" r="0" b="0"/>
                <wp:wrapNone/>
                <wp:docPr id="682" name="Rectangle 682"/>
                <wp:cNvGraphicFramePr/>
                <a:graphic xmlns:a="http://schemas.openxmlformats.org/drawingml/2006/main">
                  <a:graphicData uri="http://schemas.microsoft.com/office/word/2010/wordprocessingShape">
                    <wps:wsp>
                      <wps:cNvSpPr/>
                      <wps:spPr>
                        <a:xfrm>
                          <a:off x="0" y="0"/>
                          <a:ext cx="266700" cy="1333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682" o:spid="_x0000_s1026" style="position:absolute;margin-left:322.5pt;margin-top:45.9pt;width:21pt;height:10.5pt;z-index:251927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" fillcolor="white [3212]" stroked="f" strokeweight="2pt"/>
            </w:pict>
          </mc:Fallback>
        </mc:AlternateContent>
      </w:r>
      <w:bookmarkStart w:id="46" w:name="_GoBack"/>
      <w:bookmarkEnd w:id="46"/>
      <w:r w:rsidR="00C82F43" w:rsidRPr="00C82F43">
        <w:t xml:space="preserve"> </w:t>
      </w:r>
      <w:r w:rsidR="00C82F43">
        <w:t>Under “Text Symbol”, click the “Symbol” button. Then click “Edit Symbol”.</w:t>
      </w:r>
      <w:r w:rsidR="00C82F43">
        <w:br/>
      </w:r>
      <w:r w:rsidR="00C82F43">
        <w:br/>
      </w:r>
      <w:r w:rsidR="00C82F43">
        <w:rPr>
          <w:noProof/>
        </w:rPr>
        <w:drawing>
          <wp:inline distT="0" distB="0" distL="0" distR="0" wp14:anchorId="2EB50F41" wp14:editId="73170F52">
            <wp:extent cx="523875" cy="295275"/>
            <wp:effectExtent l="0" t="0" r="9525"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7"/>
                    <a:srcRect l="77548" t="45788" r="9720" b="48534"/>
                    <a:stretch/>
                  </pic:blipFill>
                  <pic:spPr bwMode="auto">
                    <a:xfrm>
                      <a:off x="0" y="0"/>
                      <a:ext cx="523875" cy="295275"/>
                    </a:xfrm>
                    <a:prstGeom prst="rect">
                      <a:avLst/>
                    </a:prstGeom>
                    <a:ln>
                      <a:noFill/>
                    </a:ln>
                    <a:extLst>
                      <a:ext uri="{53640926-AAD7-44D8-BBD7-CCE9431645EC}">
                        <a14:shadowObscured xmlns:a14="http://schemas.microsoft.com/office/drawing/2010/main"/>
                      </a:ext>
                    </a:extLst>
                  </pic:spPr>
                </pic:pic>
              </a:graphicData>
            </a:graphic>
          </wp:inline>
        </w:drawing>
      </w:r>
    </w:p>
    <w:p w:rsidR="003A128E" w:rsidRDefault="003A128E" w:rsidP="00F76410">
      <w:pPr>
        <w:pStyle w:val="ListParagraph"/>
        <w:numPr>
          <w:ilvl w:val="0"/>
          <w:numId w:val="50"/>
        </w:numPr>
      </w:pPr>
      <w:r>
        <w:t>Ensure that the settings under the “General” tab match the example below:</w:t>
      </w:r>
      <w:r>
        <w:br/>
      </w:r>
      <w:r>
        <w:br/>
      </w:r>
      <w:r w:rsidR="00333D62">
        <w:rPr>
          <w:noProof/>
        </w:rPr>
        <w:lastRenderedPageBreak/>
        <w:drawing>
          <wp:inline distT="0" distB="0" distL="0" distR="0" wp14:anchorId="5A2EC4DA" wp14:editId="4F42CC5D">
            <wp:extent cx="2590800" cy="1800225"/>
            <wp:effectExtent l="0" t="0" r="0" b="9525"/>
            <wp:docPr id="730" name="Picture 7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2"/>
                    <a:srcRect b="5969"/>
                    <a:stretch/>
                  </pic:blipFill>
                  <pic:spPr bwMode="auto">
                    <a:xfrm>
                      <a:off x="0" y="0"/>
                      <a:ext cx="2590800" cy="1800225"/>
                    </a:xfrm>
                    <a:prstGeom prst="rect">
                      <a:avLst/>
                    </a:prstGeom>
                    <a:ln>
                      <a:noFill/>
                    </a:ln>
                    <a:extLst>
                      <a:ext uri="{53640926-AAD7-44D8-BBD7-CCE9431645EC}">
                        <a14:shadowObscured xmlns:a14="http://schemas.microsoft.com/office/drawing/2010/main"/>
                      </a:ext>
                    </a:extLst>
                  </pic:spPr>
                </pic:pic>
              </a:graphicData>
            </a:graphic>
          </wp:inline>
        </w:drawing>
      </w:r>
      <w:r>
        <w:br/>
      </w:r>
    </w:p>
    <w:p w:rsidR="003A128E" w:rsidRDefault="003A128E" w:rsidP="00F76410">
      <w:pPr>
        <w:pStyle w:val="ListParagraph"/>
        <w:numPr>
          <w:ilvl w:val="0"/>
          <w:numId w:val="50"/>
        </w:numPr>
      </w:pPr>
      <w:r>
        <w:t>Click “OK” to close this window.</w:t>
      </w:r>
      <w:r>
        <w:br/>
      </w:r>
    </w:p>
    <w:p w:rsidR="003A128E" w:rsidRDefault="003A128E" w:rsidP="00F76410">
      <w:pPr>
        <w:pStyle w:val="ListParagraph"/>
        <w:numPr>
          <w:ilvl w:val="0"/>
          <w:numId w:val="50"/>
        </w:numPr>
      </w:pPr>
      <w:r>
        <w:t>Click “OK” again. If changes were made, read and accept the warning.</w:t>
      </w:r>
      <w:r>
        <w:br/>
      </w:r>
    </w:p>
    <w:p w:rsidR="003A128E" w:rsidRDefault="003A128E" w:rsidP="00F76410">
      <w:pPr>
        <w:pStyle w:val="ListParagraph"/>
        <w:numPr>
          <w:ilvl w:val="0"/>
          <w:numId w:val="50"/>
        </w:numPr>
      </w:pPr>
      <w:r>
        <w:rPr>
          <w:noProof/>
        </w:rPr>
        <mc:AlternateContent>
          <mc:Choice Requires="wps">
            <w:drawing>
              <wp:anchor distT="0" distB="0" distL="114300" distR="114300" simplePos="0" relativeHeight="251929600" behindDoc="0" locked="0" layoutInCell="1" allowOverlap="1" wp14:anchorId="50A6FE93" wp14:editId="318131BC">
                <wp:simplePos x="0" y="0"/>
                <wp:positionH relativeFrom="column">
                  <wp:posOffset>2647950</wp:posOffset>
                </wp:positionH>
                <wp:positionV relativeFrom="paragraph">
                  <wp:posOffset>1268730</wp:posOffset>
                </wp:positionV>
                <wp:extent cx="304800" cy="104775"/>
                <wp:effectExtent l="0" t="0" r="0" b="9525"/>
                <wp:wrapNone/>
                <wp:docPr id="684" name="Rectangle 684"/>
                <wp:cNvGraphicFramePr/>
                <a:graphic xmlns:a="http://schemas.openxmlformats.org/drawingml/2006/main">
                  <a:graphicData uri="http://schemas.microsoft.com/office/word/2010/wordprocessingShape">
                    <wps:wsp>
                      <wps:cNvSpPr/>
                      <wps:spPr>
                        <a:xfrm>
                          <a:off x="0" y="0"/>
                          <a:ext cx="304800" cy="10477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84" o:spid="_x0000_s1026" style="position:absolute;margin-left:208.5pt;margin-top:99.9pt;width:24pt;height:8.25pt;z-index:25192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" fillcolor="white [3212]" stroked="f" strokeweight="2pt"/>
            </w:pict>
          </mc:Fallback>
        </mc:AlternateContent>
      </w:r>
      <w:r>
        <w:rPr>
          <w:noProof/>
        </w:rPr>
        <mc:AlternateContent>
          <mc:Choice Requires="wps">
            <w:drawing>
              <wp:anchor distT="0" distB="0" distL="114300" distR="114300" simplePos="0" relativeHeight="251916288" behindDoc="0" locked="0" layoutInCell="1" allowOverlap="1" wp14:anchorId="445DB517" wp14:editId="59F90B3F">
                <wp:simplePos x="0" y="0"/>
                <wp:positionH relativeFrom="column">
                  <wp:posOffset>4440555</wp:posOffset>
                </wp:positionH>
                <wp:positionV relativeFrom="paragraph">
                  <wp:posOffset>975995</wp:posOffset>
                </wp:positionV>
                <wp:extent cx="887095" cy="0"/>
                <wp:effectExtent l="0" t="133350" r="0" b="171450"/>
                <wp:wrapNone/>
                <wp:docPr id="685" name="Straight Arrow Connector 685"/>
                <wp:cNvGraphicFramePr/>
                <a:graphic xmlns:a="http://schemas.openxmlformats.org/drawingml/2006/main">
                  <a:graphicData uri="http://schemas.microsoft.com/office/word/2010/wordprocessingShape">
                    <wps:wsp>
                      <wps:cNvCnPr/>
                      <wps:spPr>
                        <a:xfrm flipH="1" flipV="1">
                          <a:off x="0" y="0"/>
                          <a:ext cx="887095" cy="0"/>
                        </a:xfrm>
                        <a:prstGeom prst="straightConnector1">
                          <a:avLst/>
                        </a:prstGeom>
                        <a:ln>
                          <a:solidFill>
                            <a:srgbClr val="FF0000"/>
                          </a:solidFill>
                          <a:tailEnd type="arrow"/>
                        </a:ln>
                      </wps:spPr>
                      <wps:style>
                        <a:lnRef idx="3">
                          <a:schemeClr val="accent2"/>
                        </a:lnRef>
                        <a:fillRef idx="0">
                          <a:schemeClr val="accent2"/>
                        </a:fillRef>
                        <a:effectRef idx="2">
                          <a:schemeClr val="accent2"/>
                        </a:effectRef>
                        <a:fontRef idx="minor">
                          <a:schemeClr val="tx1"/>
                        </a:fontRef>
                      </wps:style>
                      <wps:bodyPr/>
                    </wps:wsp>
                  </a:graphicData>
                </a:graphic>
                <wp14:sizeRelV relativeFrom="margin">
                  <wp14:pctHeight>0</wp14:pctHeight>
                </wp14:sizeRelV>
              </wp:anchor>
            </w:drawing>
          </mc:Choice>
          <mc:Fallback>
            <w:pict>
              <v:shape id="Straight Arrow Connector 685" o:spid="_x0000_s1026" type="#_x0000_t32" style="position:absolute;margin-left:349.65pt;margin-top:76.85pt;width:69.85pt;height:0;flip:x y;z-index:251916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" strokecolor="red" strokeweight="3pt">
                <v:stroke endarrow="open"/>
                <v:shadow on="t" color="black" opacity="22937f" origin=",.5" offset="0,.63889mm"/>
              </v:shape>
            </w:pict>
          </mc:Fallback>
        </mc:AlternateContent>
      </w:r>
      <w:r>
        <w:t>Under “Placement Properties”, click the “Properties” button.</w:t>
      </w:r>
      <w:r>
        <w:br/>
      </w:r>
      <w:r>
        <w:br/>
      </w:r>
      <w:r>
        <w:rPr>
          <w:noProof/>
        </w:rPr>
        <w:drawing>
          <wp:inline distT="0" distB="0" distL="0" distR="0" wp14:anchorId="42314C33" wp14:editId="784511F9">
            <wp:extent cx="3619500" cy="1257300"/>
            <wp:effectExtent l="0" t="0" r="0" b="0"/>
            <wp:docPr id="713" name="Picture 7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7"/>
                    <a:srcRect l="4167" t="52931" r="7868" b="22893"/>
                    <a:stretch/>
                  </pic:blipFill>
                  <pic:spPr bwMode="auto">
                    <a:xfrm>
                      <a:off x="0" y="0"/>
                      <a:ext cx="3619500" cy="1257300"/>
                    </a:xfrm>
                    <a:prstGeom prst="rect">
                      <a:avLst/>
                    </a:prstGeom>
                    <a:ln>
                      <a:noFill/>
                    </a:ln>
                    <a:extLst>
                      <a:ext uri="{53640926-AAD7-44D8-BBD7-CCE9431645EC}">
                        <a14:shadowObscured xmlns:a14="http://schemas.microsoft.com/office/drawing/2010/main"/>
                      </a:ext>
                    </a:extLst>
                  </pic:spPr>
                </pic:pic>
              </a:graphicData>
            </a:graphic>
          </wp:inline>
        </w:drawing>
      </w:r>
      <w:r>
        <w:br/>
      </w:r>
    </w:p>
    <w:p w:rsidR="003A128E" w:rsidRDefault="003A128E" w:rsidP="00F76410">
      <w:pPr>
        <w:pStyle w:val="ListParagraph"/>
        <w:numPr>
          <w:ilvl w:val="0"/>
          <w:numId w:val="50"/>
        </w:numPr>
      </w:pPr>
      <w:r>
        <w:rPr>
          <w:noProof/>
        </w:rPr>
        <w:drawing>
          <wp:anchor distT="0" distB="0" distL="114300" distR="114300" simplePos="0" relativeHeight="251917312" behindDoc="1" locked="0" layoutInCell="1" allowOverlap="1" wp14:anchorId="0CCF684F" wp14:editId="0BE15314">
            <wp:simplePos x="0" y="0"/>
            <wp:positionH relativeFrom="column">
              <wp:posOffset>5419725</wp:posOffset>
            </wp:positionH>
            <wp:positionV relativeFrom="paragraph">
              <wp:posOffset>-219075</wp:posOffset>
            </wp:positionV>
            <wp:extent cx="914400" cy="809625"/>
            <wp:effectExtent l="0" t="0" r="0" b="9525"/>
            <wp:wrapTight wrapText="bothSides">
              <wp:wrapPolygon edited="0">
                <wp:start x="0" y="0"/>
                <wp:lineTo x="0" y="21346"/>
                <wp:lineTo x="21150" y="21346"/>
                <wp:lineTo x="21150" y="0"/>
                <wp:lineTo x="0" y="0"/>
              </wp:wrapPolygon>
            </wp:wrapTight>
            <wp:docPr id="714" name="Picture 7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extLst>
                        <a:ext uri="{28A0092B-C50C-407E-A947-70E740481C1C}">
                          <a14:useLocalDpi xmlns:a14="http://schemas.microsoft.com/office/drawing/2010/main" val="0"/>
                        </a:ext>
                      </a:extLst>
                    </a:blip>
                    <a:stretch>
                      <a:fillRect/>
                    </a:stretch>
                  </pic:blipFill>
                  <pic:spPr>
                    <a:xfrm>
                      <a:off x="0" y="0"/>
                      <a:ext cx="914400" cy="809625"/>
                    </a:xfrm>
                    <a:prstGeom prst="rect">
                      <a:avLst/>
                    </a:prstGeom>
                  </pic:spPr>
                </pic:pic>
              </a:graphicData>
            </a:graphic>
            <wp14:sizeRelH relativeFrom="page">
              <wp14:pctWidth>0</wp14:pctWidth>
            </wp14:sizeRelH>
            <wp14:sizeRelV relativeFrom="page">
              <wp14:pctHeight>0</wp14:pctHeight>
            </wp14:sizeRelV>
          </wp:anchor>
        </w:drawing>
      </w:r>
      <w:r>
        <w:t>In the Label Position tab, click the “Position” button and ensure the Position is set to Offset (“Best Position”).</w:t>
      </w:r>
      <w:r>
        <w:br/>
      </w:r>
    </w:p>
    <w:p w:rsidR="003A128E" w:rsidRDefault="003A128E" w:rsidP="00F76410">
      <w:pPr>
        <w:pStyle w:val="ListParagraph"/>
        <w:numPr>
          <w:ilvl w:val="0"/>
          <w:numId w:val="50"/>
        </w:numPr>
      </w:pPr>
      <w:r>
        <w:t xml:space="preserve">In the Label Position tab, click the “Label Offset” button and ensure that the preferred offset is </w:t>
      </w:r>
      <w:r w:rsidR="0032571D" w:rsidRPr="0032571D">
        <w:rPr>
          <w:b/>
        </w:rPr>
        <w:t>9</w:t>
      </w:r>
      <w:r>
        <w:t>.</w:t>
      </w:r>
      <w:r w:rsidRPr="0068702F">
        <w:t xml:space="preserve"> </w:t>
      </w:r>
      <w:r>
        <w:t>Ensure that the “Measure offset from feature geometry” checkbox is unchecked.</w:t>
      </w:r>
      <w:r>
        <w:br/>
      </w:r>
      <w:r>
        <w:br/>
      </w:r>
    </w:p>
    <w:p w:rsidR="003A128E" w:rsidRDefault="003A128E" w:rsidP="00F76410">
      <w:pPr>
        <w:pStyle w:val="ListParagraph"/>
        <w:numPr>
          <w:ilvl w:val="0"/>
          <w:numId w:val="50"/>
        </w:numPr>
      </w:pPr>
      <w:r>
        <w:t>In the “Fitting Strategy” tab, ensure that the “Stack Label” checkbox is checked.</w:t>
      </w:r>
      <w:r>
        <w:br/>
      </w:r>
      <w:r>
        <w:br/>
      </w:r>
      <w:r>
        <w:rPr>
          <w:noProof/>
        </w:rPr>
        <w:drawing>
          <wp:inline distT="0" distB="0" distL="0" distR="0" wp14:anchorId="5E3CD877" wp14:editId="5F4941E4">
            <wp:extent cx="3705225" cy="1190625"/>
            <wp:effectExtent l="0" t="0" r="9525" b="9525"/>
            <wp:docPr id="715" name="Picture 7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3705225" cy="1190625"/>
                    </a:xfrm>
                    <a:prstGeom prst="rect">
                      <a:avLst/>
                    </a:prstGeom>
                  </pic:spPr>
                </pic:pic>
              </a:graphicData>
            </a:graphic>
          </wp:inline>
        </w:drawing>
      </w:r>
      <w:r>
        <w:br/>
      </w:r>
      <w:r>
        <w:br/>
      </w:r>
    </w:p>
    <w:p w:rsidR="003A128E" w:rsidRDefault="003A128E" w:rsidP="00F76410">
      <w:pPr>
        <w:pStyle w:val="ListParagraph"/>
        <w:numPr>
          <w:ilvl w:val="0"/>
          <w:numId w:val="50"/>
        </w:numPr>
      </w:pPr>
      <w:r>
        <w:lastRenderedPageBreak/>
        <w:t>Click “OK” to close this window and return to the Feature Class Properties window.</w:t>
      </w:r>
      <w:r>
        <w:br/>
      </w:r>
    </w:p>
    <w:p w:rsidR="003A128E" w:rsidRDefault="003A128E" w:rsidP="00F76410">
      <w:pPr>
        <w:pStyle w:val="ListParagraph"/>
        <w:numPr>
          <w:ilvl w:val="0"/>
          <w:numId w:val="50"/>
        </w:numPr>
      </w:pPr>
      <w:r>
        <w:t>Click “Expression” next to the Label Field dropdown.</w:t>
      </w:r>
      <w:r w:rsidRPr="002202B8">
        <w:rPr>
          <w:noProof/>
        </w:rPr>
        <w:t xml:space="preserve"> </w:t>
      </w:r>
      <w:r>
        <w:br/>
      </w:r>
    </w:p>
    <w:p w:rsidR="003A128E" w:rsidRDefault="003A128E" w:rsidP="003A128E">
      <w:pPr>
        <w:pStyle w:val="ListParagraph"/>
        <w:ind w:left="1620"/>
      </w:pPr>
      <w:r>
        <w:rPr>
          <w:noProof/>
        </w:rPr>
        <mc:AlternateContent>
          <mc:Choice Requires="wps">
            <w:drawing>
              <wp:anchor distT="0" distB="0" distL="114300" distR="114300" simplePos="0" relativeHeight="251922432" behindDoc="0" locked="0" layoutInCell="1" allowOverlap="1" wp14:anchorId="1871C0EA" wp14:editId="5F0298DD">
                <wp:simplePos x="0" y="0"/>
                <wp:positionH relativeFrom="column">
                  <wp:posOffset>1743075</wp:posOffset>
                </wp:positionH>
                <wp:positionV relativeFrom="paragraph">
                  <wp:posOffset>57150</wp:posOffset>
                </wp:positionV>
                <wp:extent cx="962025" cy="133350"/>
                <wp:effectExtent l="0" t="0" r="9525" b="0"/>
                <wp:wrapNone/>
                <wp:docPr id="686" name="Rectangle 686"/>
                <wp:cNvGraphicFramePr/>
                <a:graphic xmlns:a="http://schemas.openxmlformats.org/drawingml/2006/main">
                  <a:graphicData uri="http://schemas.microsoft.com/office/word/2010/wordprocessingShape">
                    <wps:wsp>
                      <wps:cNvSpPr/>
                      <wps:spPr>
                        <a:xfrm>
                          <a:off x="0" y="0"/>
                          <a:ext cx="962025" cy="1333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686" o:spid="_x0000_s1026" style="position:absolute;margin-left:137.25pt;margin-top:4.5pt;width:75.75pt;height:10.5pt;z-index:251922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" fillcolor="white [3212]" stroked="f" strokeweight="2pt"/>
            </w:pict>
          </mc:Fallback>
        </mc:AlternateContent>
      </w:r>
      <w:r>
        <w:rPr>
          <w:noProof/>
        </w:rPr>
        <mc:AlternateContent>
          <mc:Choice Requires="wps">
            <w:drawing>
              <wp:anchor distT="0" distB="0" distL="114300" distR="114300" simplePos="0" relativeHeight="251918336" behindDoc="0" locked="0" layoutInCell="1" allowOverlap="1" wp14:anchorId="01AF378C" wp14:editId="39F2A07F">
                <wp:simplePos x="0" y="0"/>
                <wp:positionH relativeFrom="column">
                  <wp:posOffset>4994275</wp:posOffset>
                </wp:positionH>
                <wp:positionV relativeFrom="paragraph">
                  <wp:posOffset>126365</wp:posOffset>
                </wp:positionV>
                <wp:extent cx="887095" cy="0"/>
                <wp:effectExtent l="0" t="133350" r="0" b="171450"/>
                <wp:wrapNone/>
                <wp:docPr id="687" name="Straight Arrow Connector 687"/>
                <wp:cNvGraphicFramePr/>
                <a:graphic xmlns:a="http://schemas.openxmlformats.org/drawingml/2006/main">
                  <a:graphicData uri="http://schemas.microsoft.com/office/word/2010/wordprocessingShape">
                    <wps:wsp>
                      <wps:cNvCnPr/>
                      <wps:spPr>
                        <a:xfrm flipH="1" flipV="1">
                          <a:off x="0" y="0"/>
                          <a:ext cx="887095" cy="0"/>
                        </a:xfrm>
                        <a:prstGeom prst="straightConnector1">
                          <a:avLst/>
                        </a:prstGeom>
                        <a:ln>
                          <a:solidFill>
                            <a:srgbClr val="FF0000"/>
                          </a:solidFill>
                          <a:tailEnd type="arrow"/>
                        </a:ln>
                      </wps:spPr>
                      <wps:style>
                        <a:lnRef idx="3">
                          <a:schemeClr val="accent2"/>
                        </a:lnRef>
                        <a:fillRef idx="0">
                          <a:schemeClr val="accent2"/>
                        </a:fillRef>
                        <a:effectRef idx="2">
                          <a:schemeClr val="accent2"/>
                        </a:effectRef>
                        <a:fontRef idx="minor">
                          <a:schemeClr val="tx1"/>
                        </a:fontRef>
                      </wps:style>
                      <wps:bodyPr/>
                    </wps:wsp>
                  </a:graphicData>
                </a:graphic>
                <wp14:sizeRelV relativeFrom="margin">
                  <wp14:pctHeight>0</wp14:pctHeight>
                </wp14:sizeRelV>
              </wp:anchor>
            </w:drawing>
          </mc:Choice>
          <mc:Fallback>
            <w:pict>
              <v:shape id="Straight Arrow Connector 687" o:spid="_x0000_s1026" type="#_x0000_t32" style="position:absolute;margin-left:393.25pt;margin-top:9.95pt;width:69.85pt;height:0;flip:x y;z-index:251918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" strokecolor="red" strokeweight="3pt">
                <v:stroke endarrow="open"/>
                <v:shadow on="t" color="black" opacity="22937f" origin=",.5" offset="0,.63889mm"/>
              </v:shape>
            </w:pict>
          </mc:Fallback>
        </mc:AlternateContent>
      </w:r>
      <w:r>
        <w:rPr>
          <w:noProof/>
        </w:rPr>
        <w:drawing>
          <wp:inline distT="0" distB="0" distL="0" distR="0" wp14:anchorId="2C03E92E" wp14:editId="2D15474E">
            <wp:extent cx="4114800" cy="276225"/>
            <wp:effectExtent l="0" t="0" r="0" b="9525"/>
            <wp:docPr id="716" name="Picture 7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srcRect l="3839" t="29810" r="8888" b="65164"/>
                    <a:stretch/>
                  </pic:blipFill>
                  <pic:spPr bwMode="auto">
                    <a:xfrm>
                      <a:off x="0" y="0"/>
                      <a:ext cx="4114800" cy="276225"/>
                    </a:xfrm>
                    <a:prstGeom prst="rect">
                      <a:avLst/>
                    </a:prstGeom>
                    <a:ln>
                      <a:noFill/>
                    </a:ln>
                    <a:extLst>
                      <a:ext uri="{53640926-AAD7-44D8-BBD7-CCE9431645EC}">
                        <a14:shadowObscured xmlns:a14="http://schemas.microsoft.com/office/drawing/2010/main"/>
                      </a:ext>
                    </a:extLst>
                  </pic:spPr>
                </pic:pic>
              </a:graphicData>
            </a:graphic>
          </wp:inline>
        </w:drawing>
      </w:r>
      <w:r>
        <w:br/>
      </w:r>
    </w:p>
    <w:p w:rsidR="003A128E" w:rsidRDefault="003A128E" w:rsidP="003A128E">
      <w:r>
        <w:br w:type="page"/>
      </w:r>
    </w:p>
    <w:p w:rsidR="003A128E" w:rsidRDefault="003A128E" w:rsidP="00F76410">
      <w:pPr>
        <w:pStyle w:val="ListParagraph"/>
        <w:numPr>
          <w:ilvl w:val="0"/>
          <w:numId w:val="50"/>
        </w:numPr>
      </w:pPr>
      <w:r>
        <w:rPr>
          <w:noProof/>
        </w:rPr>
        <w:lastRenderedPageBreak/>
        <mc:AlternateContent>
          <mc:Choice Requires="wps">
            <w:drawing>
              <wp:anchor distT="0" distB="0" distL="114300" distR="114300" simplePos="0" relativeHeight="251920384" behindDoc="0" locked="0" layoutInCell="1" allowOverlap="1" wp14:anchorId="245D3AA7" wp14:editId="279FDECD">
                <wp:simplePos x="0" y="0"/>
                <wp:positionH relativeFrom="column">
                  <wp:posOffset>4458335</wp:posOffset>
                </wp:positionH>
                <wp:positionV relativeFrom="paragraph">
                  <wp:posOffset>5660390</wp:posOffset>
                </wp:positionV>
                <wp:extent cx="887095" cy="0"/>
                <wp:effectExtent l="0" t="133350" r="0" b="171450"/>
                <wp:wrapNone/>
                <wp:docPr id="688" name="Straight Arrow Connector 688"/>
                <wp:cNvGraphicFramePr/>
                <a:graphic xmlns:a="http://schemas.openxmlformats.org/drawingml/2006/main">
                  <a:graphicData uri="http://schemas.microsoft.com/office/word/2010/wordprocessingShape">
                    <wps:wsp>
                      <wps:cNvCnPr/>
                      <wps:spPr>
                        <a:xfrm flipH="1" flipV="1">
                          <a:off x="0" y="0"/>
                          <a:ext cx="887095" cy="0"/>
                        </a:xfrm>
                        <a:prstGeom prst="straightConnector1">
                          <a:avLst/>
                        </a:prstGeom>
                        <a:ln>
                          <a:solidFill>
                            <a:srgbClr val="FF0000"/>
                          </a:solidFill>
                          <a:tailEnd type="arrow"/>
                        </a:ln>
                      </wps:spPr>
                      <wps:style>
                        <a:lnRef idx="3">
                          <a:schemeClr val="accent2"/>
                        </a:lnRef>
                        <a:fillRef idx="0">
                          <a:schemeClr val="accent2"/>
                        </a:fillRef>
                        <a:effectRef idx="2">
                          <a:schemeClr val="accent2"/>
                        </a:effectRef>
                        <a:fontRef idx="minor">
                          <a:schemeClr val="tx1"/>
                        </a:fontRef>
                      </wps:style>
                      <wps:bodyPr/>
                    </wps:wsp>
                  </a:graphicData>
                </a:graphic>
                <wp14:sizeRelV relativeFrom="margin">
                  <wp14:pctHeight>0</wp14:pctHeight>
                </wp14:sizeRelV>
              </wp:anchor>
            </w:drawing>
          </mc:Choice>
          <mc:Fallback>
            <w:pict>
              <v:shape id="Straight Arrow Connector 688" o:spid="_x0000_s1026" type="#_x0000_t32" style="position:absolute;margin-left:351.05pt;margin-top:445.7pt;width:69.85pt;height:0;flip:x y;z-index:251920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" strokecolor="red" strokeweight="3pt">
                <v:stroke endarrow="open"/>
                <v:shadow on="t" color="black" opacity="22937f" origin=",.5" offset="0,.63889mm"/>
              </v:shape>
            </w:pict>
          </mc:Fallback>
        </mc:AlternateContent>
      </w:r>
      <w:r>
        <w:t>Ensure that the “Display coded value description” checkbox is selected, match the label text with the text below, click verify, and then click “OK”.</w:t>
      </w:r>
      <w:r>
        <w:br/>
      </w:r>
      <w:r w:rsidRPr="00FA2FC6">
        <w:rPr>
          <w:i/>
        </w:rPr>
        <w:t>(Note: the contents of the expression field below may be copied)</w:t>
      </w:r>
      <w:r w:rsidRPr="002202B8">
        <w:rPr>
          <w:noProof/>
        </w:rPr>
        <w:t xml:space="preserve"> </w:t>
      </w:r>
    </w:p>
    <w:p w:rsidR="003A128E" w:rsidRDefault="0032571D" w:rsidP="003A128E">
      <w:r>
        <w:rPr>
          <w:noProof/>
        </w:rPr>
        <mc:AlternateContent>
          <mc:Choice Requires="wps">
            <w:drawing>
              <wp:anchor distT="0" distB="0" distL="114300" distR="114300" simplePos="0" relativeHeight="251921408" behindDoc="0" locked="0" layoutInCell="1" allowOverlap="1" wp14:anchorId="3B3338E9" wp14:editId="371B25B3">
                <wp:simplePos x="0" y="0"/>
                <wp:positionH relativeFrom="column">
                  <wp:posOffset>2047875</wp:posOffset>
                </wp:positionH>
                <wp:positionV relativeFrom="paragraph">
                  <wp:posOffset>2579370</wp:posOffset>
                </wp:positionV>
                <wp:extent cx="4467225" cy="3390900"/>
                <wp:effectExtent l="0" t="0" r="28575" b="19050"/>
                <wp:wrapNone/>
                <wp:docPr id="6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67225" cy="3390900"/>
                        </a:xfrm>
                        <a:prstGeom prst="rect">
                          <a:avLst/>
                        </a:prstGeom>
                        <a:solidFill>
                          <a:srgbClr val="FFFFFF"/>
                        </a:solidFill>
                        <a:ln w="9525">
                          <a:solidFill>
                            <a:schemeClr val="tx1"/>
                          </a:solidFill>
                          <a:miter lim="800000"/>
                          <a:headEnd/>
                          <a:tailEnd/>
                        </a:ln>
                      </wps:spPr>
                      <wps:txbx>
                        <w:txbxContent>
                          <w:p w:rsidR="002844FC" w:rsidRPr="0032571D" w:rsidRDefault="002844FC" w:rsidP="0032571D">
                            <w:pPr>
                              <w:rPr>
                                <w:rFonts w:ascii="Times New Roman" w:hAnsi="Times New Roman"/>
                                <w:color w:val="000000"/>
                              </w:rPr>
                            </w:pPr>
                            <w:r w:rsidRPr="0032571D">
                              <w:rPr>
                                <w:rFonts w:ascii="Courier New" w:hAnsi="Courier New" w:cs="Courier New"/>
                                <w:color w:val="000000"/>
                                <w:sz w:val="16"/>
                                <w:szCs w:val="16"/>
                              </w:rPr>
                              <w:t>Function FindLabel ( [InstallJobPrefix], [InstallJobNumber], [InstallJobYear], [SUBTYPECD],  [SWITCHMODEIDC]  )</w:t>
                            </w:r>
                          </w:p>
                          <w:p w:rsidR="002844FC" w:rsidRPr="0032571D" w:rsidRDefault="002844FC" w:rsidP="0032571D">
                            <w:pPr>
                              <w:rPr>
                                <w:rFonts w:ascii="Times New Roman" w:hAnsi="Times New Roman"/>
                                <w:color w:val="000000"/>
                              </w:rPr>
                            </w:pPr>
                            <w:r w:rsidRPr="0032571D">
                              <w:rPr>
                                <w:rFonts w:ascii="Courier New" w:hAnsi="Courier New" w:cs="Courier New"/>
                                <w:color w:val="000000"/>
                                <w:sz w:val="16"/>
                                <w:szCs w:val="16"/>
                              </w:rPr>
                              <w:t> </w:t>
                            </w:r>
                          </w:p>
                          <w:p w:rsidR="002844FC" w:rsidRPr="0032571D" w:rsidRDefault="002844FC" w:rsidP="0032571D">
                            <w:pPr>
                              <w:rPr>
                                <w:rFonts w:ascii="Times New Roman" w:hAnsi="Times New Roman"/>
                                <w:color w:val="000000"/>
                              </w:rPr>
                            </w:pPr>
                            <w:r w:rsidRPr="0032571D">
                              <w:rPr>
                                <w:rFonts w:ascii="Courier New" w:hAnsi="Courier New" w:cs="Courier New"/>
                                <w:color w:val="000000"/>
                                <w:sz w:val="16"/>
                                <w:szCs w:val="16"/>
                              </w:rPr>
                              <w:t>if len([InstallJobPrefix]) &gt; 0 then</w:t>
                            </w:r>
                          </w:p>
                          <w:p w:rsidR="002844FC" w:rsidRPr="0032571D" w:rsidRDefault="002844FC" w:rsidP="0032571D">
                            <w:pPr>
                              <w:rPr>
                                <w:rFonts w:ascii="Times New Roman" w:hAnsi="Times New Roman"/>
                                <w:color w:val="000000"/>
                              </w:rPr>
                            </w:pPr>
                            <w:r w:rsidRPr="0032571D">
                              <w:rPr>
                                <w:rFonts w:ascii="Courier New" w:hAnsi="Courier New" w:cs="Courier New"/>
                                <w:color w:val="000000"/>
                                <w:sz w:val="16"/>
                                <w:szCs w:val="16"/>
                              </w:rPr>
                              <w:t>  myString = [InstallJobPrefix]</w:t>
                            </w:r>
                          </w:p>
                          <w:p w:rsidR="002844FC" w:rsidRPr="0032571D" w:rsidRDefault="002844FC" w:rsidP="0032571D">
                            <w:pPr>
                              <w:rPr>
                                <w:rFonts w:ascii="Times New Roman" w:hAnsi="Times New Roman"/>
                                <w:color w:val="000000"/>
                              </w:rPr>
                            </w:pPr>
                            <w:r w:rsidRPr="0032571D">
                              <w:rPr>
                                <w:rFonts w:ascii="Courier New" w:hAnsi="Courier New" w:cs="Courier New"/>
                                <w:color w:val="000000"/>
                                <w:sz w:val="16"/>
                                <w:szCs w:val="16"/>
                              </w:rPr>
                              <w:t>End If</w:t>
                            </w:r>
                          </w:p>
                          <w:p w:rsidR="002844FC" w:rsidRPr="0032571D" w:rsidRDefault="002844FC" w:rsidP="0032571D">
                            <w:pPr>
                              <w:rPr>
                                <w:rFonts w:ascii="Times New Roman" w:hAnsi="Times New Roman"/>
                                <w:color w:val="000000"/>
                              </w:rPr>
                            </w:pPr>
                            <w:r w:rsidRPr="0032571D">
                              <w:rPr>
                                <w:rFonts w:ascii="Courier New" w:hAnsi="Courier New" w:cs="Courier New"/>
                                <w:color w:val="000000"/>
                                <w:sz w:val="16"/>
                                <w:szCs w:val="16"/>
                              </w:rPr>
                              <w:t> </w:t>
                            </w:r>
                          </w:p>
                          <w:p w:rsidR="002844FC" w:rsidRPr="0032571D" w:rsidRDefault="002844FC" w:rsidP="0032571D">
                            <w:pPr>
                              <w:rPr>
                                <w:rFonts w:ascii="Times New Roman" w:hAnsi="Times New Roman"/>
                                <w:color w:val="000000"/>
                              </w:rPr>
                            </w:pPr>
                            <w:r w:rsidRPr="0032571D">
                              <w:rPr>
                                <w:rFonts w:ascii="Courier New" w:hAnsi="Courier New" w:cs="Courier New"/>
                                <w:color w:val="000000"/>
                                <w:sz w:val="16"/>
                                <w:szCs w:val="16"/>
                              </w:rPr>
                              <w:t>if len([InstallJobYear]) &gt; 0 then</w:t>
                            </w:r>
                          </w:p>
                          <w:p w:rsidR="002844FC" w:rsidRPr="0032571D" w:rsidRDefault="002844FC" w:rsidP="0032571D">
                            <w:pPr>
                              <w:rPr>
                                <w:rFonts w:ascii="Times New Roman" w:hAnsi="Times New Roman"/>
                                <w:color w:val="000000"/>
                              </w:rPr>
                            </w:pPr>
                            <w:r w:rsidRPr="0032571D">
                              <w:rPr>
                                <w:rFonts w:ascii="Courier New" w:hAnsi="Courier New" w:cs="Courier New"/>
                                <w:color w:val="000000"/>
                                <w:sz w:val="16"/>
                                <w:szCs w:val="16"/>
                              </w:rPr>
                              <w:t>  if len([InstallJobYear]) = 4 then</w:t>
                            </w:r>
                          </w:p>
                          <w:p w:rsidR="002844FC" w:rsidRPr="0032571D" w:rsidRDefault="002844FC" w:rsidP="0032571D">
                            <w:pPr>
                              <w:rPr>
                                <w:rFonts w:ascii="Times New Roman" w:hAnsi="Times New Roman"/>
                                <w:color w:val="000000"/>
                              </w:rPr>
                            </w:pPr>
                            <w:r w:rsidRPr="0032571D">
                              <w:rPr>
                                <w:rFonts w:ascii="Courier New" w:hAnsi="Courier New" w:cs="Courier New"/>
                                <w:color w:val="000000"/>
                                <w:sz w:val="16"/>
                                <w:szCs w:val="16"/>
                              </w:rPr>
                              <w:t>   myString = myString + [InstallJobNumber] + " '"+ right([InstallJobYear],2)</w:t>
                            </w:r>
                          </w:p>
                          <w:p w:rsidR="002844FC" w:rsidRPr="0032571D" w:rsidRDefault="002844FC" w:rsidP="0032571D">
                            <w:pPr>
                              <w:rPr>
                                <w:rFonts w:ascii="Times New Roman" w:hAnsi="Times New Roman"/>
                                <w:color w:val="000000"/>
                              </w:rPr>
                            </w:pPr>
                            <w:r w:rsidRPr="0032571D">
                              <w:rPr>
                                <w:rFonts w:ascii="Courier New" w:hAnsi="Courier New" w:cs="Courier New"/>
                                <w:color w:val="000000"/>
                                <w:sz w:val="16"/>
                                <w:szCs w:val="16"/>
                              </w:rPr>
                              <w:t>  elseif len([InstallJobYear]) = 2 then</w:t>
                            </w:r>
                          </w:p>
                          <w:p w:rsidR="002844FC" w:rsidRPr="0032571D" w:rsidRDefault="002844FC" w:rsidP="0032571D">
                            <w:pPr>
                              <w:rPr>
                                <w:rFonts w:ascii="Times New Roman" w:hAnsi="Times New Roman"/>
                                <w:color w:val="000000"/>
                              </w:rPr>
                            </w:pPr>
                            <w:r w:rsidRPr="0032571D">
                              <w:rPr>
                                <w:rFonts w:ascii="Courier New" w:hAnsi="Courier New" w:cs="Courier New"/>
                                <w:color w:val="000000"/>
                                <w:sz w:val="16"/>
                                <w:szCs w:val="16"/>
                              </w:rPr>
                              <w:t>   MyString = myString +  [InstallJobNumber] + " '"+ [InstallJobYear]</w:t>
                            </w:r>
                          </w:p>
                          <w:p w:rsidR="002844FC" w:rsidRPr="0032571D" w:rsidRDefault="002844FC" w:rsidP="0032571D">
                            <w:pPr>
                              <w:rPr>
                                <w:rFonts w:ascii="Times New Roman" w:hAnsi="Times New Roman"/>
                                <w:color w:val="000000"/>
                              </w:rPr>
                            </w:pPr>
                            <w:r w:rsidRPr="0032571D">
                              <w:rPr>
                                <w:rFonts w:ascii="Courier New" w:hAnsi="Courier New" w:cs="Courier New"/>
                                <w:color w:val="000000"/>
                                <w:sz w:val="16"/>
                                <w:szCs w:val="16"/>
                              </w:rPr>
                              <w:t>  end if</w:t>
                            </w:r>
                          </w:p>
                          <w:p w:rsidR="002844FC" w:rsidRPr="0032571D" w:rsidRDefault="002844FC" w:rsidP="0032571D">
                            <w:pPr>
                              <w:rPr>
                                <w:rFonts w:ascii="Times New Roman" w:hAnsi="Times New Roman"/>
                                <w:color w:val="000000"/>
                              </w:rPr>
                            </w:pPr>
                            <w:r w:rsidRPr="0032571D">
                              <w:rPr>
                                <w:rFonts w:ascii="Courier New" w:hAnsi="Courier New" w:cs="Courier New"/>
                                <w:color w:val="000000"/>
                                <w:sz w:val="16"/>
                                <w:szCs w:val="16"/>
                              </w:rPr>
                              <w:t>else</w:t>
                            </w:r>
                          </w:p>
                          <w:p w:rsidR="002844FC" w:rsidRPr="0032571D" w:rsidRDefault="002844FC" w:rsidP="0032571D">
                            <w:pPr>
                              <w:rPr>
                                <w:rFonts w:ascii="Times New Roman" w:hAnsi="Times New Roman"/>
                                <w:color w:val="000000"/>
                              </w:rPr>
                            </w:pPr>
                            <w:r w:rsidRPr="0032571D">
                              <w:rPr>
                                <w:rFonts w:ascii="Courier New" w:hAnsi="Courier New" w:cs="Courier New"/>
                                <w:color w:val="000000"/>
                                <w:sz w:val="16"/>
                                <w:szCs w:val="16"/>
                              </w:rPr>
                              <w:t>  myString = myString +  [InstallJobNumber]</w:t>
                            </w:r>
                          </w:p>
                          <w:p w:rsidR="002844FC" w:rsidRPr="0032571D" w:rsidRDefault="002844FC" w:rsidP="0032571D">
                            <w:pPr>
                              <w:rPr>
                                <w:rFonts w:ascii="Times New Roman" w:hAnsi="Times New Roman"/>
                                <w:color w:val="000000"/>
                              </w:rPr>
                            </w:pPr>
                            <w:r w:rsidRPr="0032571D">
                              <w:rPr>
                                <w:rFonts w:ascii="Courier New" w:hAnsi="Courier New" w:cs="Courier New"/>
                                <w:color w:val="000000"/>
                                <w:sz w:val="16"/>
                                <w:szCs w:val="16"/>
                              </w:rPr>
                              <w:t>end if</w:t>
                            </w:r>
                          </w:p>
                          <w:p w:rsidR="002844FC" w:rsidRPr="0032571D" w:rsidRDefault="002844FC" w:rsidP="0032571D">
                            <w:pPr>
                              <w:rPr>
                                <w:rFonts w:ascii="Times New Roman" w:hAnsi="Times New Roman"/>
                                <w:color w:val="000000"/>
                              </w:rPr>
                            </w:pPr>
                            <w:r w:rsidRPr="0032571D">
                              <w:rPr>
                                <w:rFonts w:ascii="Courier New" w:hAnsi="Courier New" w:cs="Courier New"/>
                                <w:color w:val="000000"/>
                                <w:sz w:val="16"/>
                                <w:szCs w:val="16"/>
                              </w:rPr>
                              <w:t>If [SubtypeCD] = "Recloser" or [SubtypeCD] = "Sectionalizer" or [SubtypeCD] = "Interrupter" then</w:t>
                            </w:r>
                          </w:p>
                          <w:p w:rsidR="002844FC" w:rsidRPr="0032571D" w:rsidRDefault="002844FC" w:rsidP="0032571D">
                            <w:pPr>
                              <w:rPr>
                                <w:rFonts w:ascii="Times New Roman" w:hAnsi="Times New Roman"/>
                                <w:color w:val="000000"/>
                              </w:rPr>
                            </w:pPr>
                            <w:r w:rsidRPr="0032571D">
                              <w:rPr>
                                <w:rFonts w:ascii="Courier New" w:hAnsi="Courier New" w:cs="Courier New"/>
                                <w:color w:val="000000"/>
                                <w:sz w:val="16"/>
                                <w:szCs w:val="16"/>
                              </w:rPr>
                              <w:t>  If [SubtypeCD] &lt;&gt; "Interrupter" or [SWITCHMODEIDC] &lt;&gt; "Yes" then</w:t>
                            </w:r>
                          </w:p>
                          <w:p w:rsidR="002844FC" w:rsidRPr="0032571D" w:rsidRDefault="002844FC" w:rsidP="0032571D">
                            <w:pPr>
                              <w:rPr>
                                <w:rFonts w:ascii="Times New Roman" w:hAnsi="Times New Roman"/>
                                <w:color w:val="000000"/>
                              </w:rPr>
                            </w:pPr>
                            <w:r w:rsidRPr="0032571D">
                              <w:rPr>
                                <w:rFonts w:ascii="Courier New" w:hAnsi="Courier New" w:cs="Courier New"/>
                                <w:color w:val="000000"/>
                                <w:sz w:val="16"/>
                                <w:szCs w:val="16"/>
                              </w:rPr>
                              <w:t>     FindLabel = chr(129) + vbCrLf + myString +  vbCrLf +  chr(129)</w:t>
                            </w:r>
                          </w:p>
                          <w:p w:rsidR="002844FC" w:rsidRPr="0032571D" w:rsidRDefault="002844FC" w:rsidP="0032571D">
                            <w:pPr>
                              <w:rPr>
                                <w:rFonts w:ascii="Times New Roman" w:hAnsi="Times New Roman"/>
                                <w:color w:val="000000"/>
                              </w:rPr>
                            </w:pPr>
                            <w:r w:rsidRPr="0032571D">
                              <w:rPr>
                                <w:rFonts w:ascii="Courier New" w:hAnsi="Courier New" w:cs="Courier New"/>
                                <w:color w:val="000000"/>
                                <w:sz w:val="16"/>
                                <w:szCs w:val="16"/>
                              </w:rPr>
                              <w:t>else</w:t>
                            </w:r>
                          </w:p>
                          <w:p w:rsidR="002844FC" w:rsidRPr="0032571D" w:rsidRDefault="002844FC" w:rsidP="0032571D">
                            <w:pPr>
                              <w:rPr>
                                <w:rFonts w:ascii="Times New Roman" w:hAnsi="Times New Roman"/>
                                <w:color w:val="000000"/>
                              </w:rPr>
                            </w:pPr>
                            <w:r w:rsidRPr="0032571D">
                              <w:rPr>
                                <w:rFonts w:ascii="Courier New" w:hAnsi="Courier New" w:cs="Courier New"/>
                                <w:color w:val="000000"/>
                                <w:sz w:val="16"/>
                                <w:szCs w:val="16"/>
                              </w:rPr>
                              <w:t>    FindLabel = chr(129) + vbCrLf +  myString</w:t>
                            </w:r>
                          </w:p>
                          <w:p w:rsidR="002844FC" w:rsidRPr="0032571D" w:rsidRDefault="002844FC" w:rsidP="0032571D">
                            <w:pPr>
                              <w:rPr>
                                <w:rFonts w:ascii="Times New Roman" w:hAnsi="Times New Roman"/>
                                <w:color w:val="000000"/>
                              </w:rPr>
                            </w:pPr>
                            <w:r w:rsidRPr="0032571D">
                              <w:rPr>
                                <w:rFonts w:ascii="Courier New" w:hAnsi="Courier New" w:cs="Courier New"/>
                                <w:color w:val="000000"/>
                                <w:sz w:val="16"/>
                                <w:szCs w:val="16"/>
                              </w:rPr>
                              <w:t>end if</w:t>
                            </w:r>
                          </w:p>
                          <w:p w:rsidR="002844FC" w:rsidRPr="0032571D" w:rsidRDefault="002844FC" w:rsidP="0032571D">
                            <w:pPr>
                              <w:rPr>
                                <w:rFonts w:ascii="Times New Roman" w:hAnsi="Times New Roman"/>
                                <w:color w:val="000000"/>
                              </w:rPr>
                            </w:pPr>
                            <w:r w:rsidRPr="0032571D">
                              <w:rPr>
                                <w:rFonts w:ascii="Courier New" w:hAnsi="Courier New" w:cs="Courier New"/>
                                <w:color w:val="000000"/>
                                <w:sz w:val="16"/>
                                <w:szCs w:val="16"/>
                              </w:rPr>
                              <w:t>else</w:t>
                            </w:r>
                          </w:p>
                          <w:p w:rsidR="002844FC" w:rsidRPr="0032571D" w:rsidRDefault="002844FC" w:rsidP="0032571D">
                            <w:pPr>
                              <w:rPr>
                                <w:rFonts w:ascii="Times New Roman" w:hAnsi="Times New Roman"/>
                                <w:color w:val="000000"/>
                              </w:rPr>
                            </w:pPr>
                            <w:r w:rsidRPr="0032571D">
                              <w:rPr>
                                <w:rFonts w:ascii="Courier New" w:hAnsi="Courier New" w:cs="Courier New"/>
                                <w:color w:val="000000"/>
                                <w:sz w:val="16"/>
                                <w:szCs w:val="16"/>
                              </w:rPr>
                              <w:t>  FindLabel = chr(129) + vbCrLf + myString + vbCrLf + chr(129) + vbCrLf + chr(129)</w:t>
                            </w:r>
                          </w:p>
                          <w:p w:rsidR="002844FC" w:rsidRPr="0032571D" w:rsidRDefault="002844FC" w:rsidP="0032571D">
                            <w:pPr>
                              <w:rPr>
                                <w:rFonts w:ascii="Times New Roman" w:hAnsi="Times New Roman"/>
                                <w:color w:val="000000"/>
                              </w:rPr>
                            </w:pPr>
                            <w:r w:rsidRPr="0032571D">
                              <w:rPr>
                                <w:rFonts w:ascii="Courier New" w:hAnsi="Courier New" w:cs="Courier New"/>
                                <w:color w:val="000000"/>
                                <w:sz w:val="16"/>
                                <w:szCs w:val="16"/>
                              </w:rPr>
                              <w:t>end if</w:t>
                            </w:r>
                          </w:p>
                          <w:p w:rsidR="002844FC" w:rsidRPr="0032571D" w:rsidRDefault="002844FC" w:rsidP="0032571D">
                            <w:pPr>
                              <w:rPr>
                                <w:rFonts w:ascii="Times New Roman" w:hAnsi="Times New Roman"/>
                                <w:color w:val="000000"/>
                              </w:rPr>
                            </w:pPr>
                            <w:r w:rsidRPr="0032571D">
                              <w:rPr>
                                <w:rFonts w:ascii="Courier New" w:hAnsi="Courier New" w:cs="Courier New"/>
                                <w:color w:val="000000"/>
                                <w:sz w:val="16"/>
                                <w:szCs w:val="16"/>
                              </w:rPr>
                              <w:t>End Function</w:t>
                            </w:r>
                          </w:p>
                        </w:txbxContent>
                      </wps:txbx>
                      <wps:bodyPr rot="0" vert="horz" wrap="square" lIns="91440" tIns="0" rIns="91440" bIns="0" anchor="t" anchorCtr="0">
                        <a:noAutofit/>
                      </wps:bodyPr>
                    </wps:wsp>
                  </a:graphicData>
                </a:graphic>
                <wp14:sizeRelH relativeFrom="margin">
                  <wp14:pctWidth>0</wp14:pctWidth>
                </wp14:sizeRelH>
                <wp14:sizeRelV relativeFrom="margin">
                  <wp14:pctHeight>0</wp14:pctHeight>
                </wp14:sizeRelV>
              </wp:anchor>
            </w:drawing>
          </mc:Choice>
          <mc:Fallback>
            <w:pict>
              <v:shape id="_x0000_s1041" type="#_x0000_t202" style="position:absolute;margin-left:161.25pt;margin-top:203.1pt;width:351.75pt;height:267pt;z-index:25192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" strokecolor="black [3213]">
                <v:textbox inset=",0,,0">
                  <w:txbxContent>
                    <w:p w:rsidR="002844FC" w:rsidRPr="0032571D" w:rsidRDefault="002844FC" w:rsidP="0032571D">
                      <w:pPr>
                        <w:rPr>
                          <w:rFonts w:ascii="Times New Roman" w:hAnsi="Times New Roman"/>
                          <w:color w:val="000000"/>
                        </w:rPr>
                      </w:pPr>
                      <w:r w:rsidRPr="0032571D">
                        <w:rPr>
                          <w:rFonts w:ascii="Courier New" w:hAnsi="Courier New" w:cs="Courier New"/>
                          <w:color w:val="000000"/>
                          <w:sz w:val="16"/>
                          <w:szCs w:val="16"/>
                        </w:rPr>
                        <w:t>Function FindLabel ( [InstallJobPrefix], [InstallJobNumber], [InstallJobYear], [SUBTYPECD],  [SWITCHMODEIDC]  )</w:t>
                      </w:r>
                    </w:p>
                    <w:p w:rsidR="002844FC" w:rsidRPr="0032571D" w:rsidRDefault="002844FC" w:rsidP="0032571D">
                      <w:pPr>
                        <w:rPr>
                          <w:rFonts w:ascii="Times New Roman" w:hAnsi="Times New Roman"/>
                          <w:color w:val="000000"/>
                        </w:rPr>
                      </w:pPr>
                      <w:r w:rsidRPr="0032571D">
                        <w:rPr>
                          <w:rFonts w:ascii="Courier New" w:hAnsi="Courier New" w:cs="Courier New"/>
                          <w:color w:val="000000"/>
                          <w:sz w:val="16"/>
                          <w:szCs w:val="16"/>
                        </w:rPr>
                        <w:t> </w:t>
                      </w:r>
                    </w:p>
                    <w:p w:rsidR="002844FC" w:rsidRPr="0032571D" w:rsidRDefault="002844FC" w:rsidP="0032571D">
                      <w:pPr>
                        <w:rPr>
                          <w:rFonts w:ascii="Times New Roman" w:hAnsi="Times New Roman"/>
                          <w:color w:val="000000"/>
                        </w:rPr>
                      </w:pPr>
                      <w:r w:rsidRPr="0032571D">
                        <w:rPr>
                          <w:rFonts w:ascii="Courier New" w:hAnsi="Courier New" w:cs="Courier New"/>
                          <w:color w:val="000000"/>
                          <w:sz w:val="16"/>
                          <w:szCs w:val="16"/>
                        </w:rPr>
                        <w:t>if len([InstallJobPrefix]) &gt; 0 then</w:t>
                      </w:r>
                    </w:p>
                    <w:p w:rsidR="002844FC" w:rsidRPr="0032571D" w:rsidRDefault="002844FC" w:rsidP="0032571D">
                      <w:pPr>
                        <w:rPr>
                          <w:rFonts w:ascii="Times New Roman" w:hAnsi="Times New Roman"/>
                          <w:color w:val="000000"/>
                        </w:rPr>
                      </w:pPr>
                      <w:r w:rsidRPr="0032571D">
                        <w:rPr>
                          <w:rFonts w:ascii="Courier New" w:hAnsi="Courier New" w:cs="Courier New"/>
                          <w:color w:val="000000"/>
                          <w:sz w:val="16"/>
                          <w:szCs w:val="16"/>
                        </w:rPr>
                        <w:t>  myString = [InstallJobPrefix]</w:t>
                      </w:r>
                    </w:p>
                    <w:p w:rsidR="002844FC" w:rsidRPr="0032571D" w:rsidRDefault="002844FC" w:rsidP="0032571D">
                      <w:pPr>
                        <w:rPr>
                          <w:rFonts w:ascii="Times New Roman" w:hAnsi="Times New Roman"/>
                          <w:color w:val="000000"/>
                        </w:rPr>
                      </w:pPr>
                      <w:r w:rsidRPr="0032571D">
                        <w:rPr>
                          <w:rFonts w:ascii="Courier New" w:hAnsi="Courier New" w:cs="Courier New"/>
                          <w:color w:val="000000"/>
                          <w:sz w:val="16"/>
                          <w:szCs w:val="16"/>
                        </w:rPr>
                        <w:t>End If</w:t>
                      </w:r>
                    </w:p>
                    <w:p w:rsidR="002844FC" w:rsidRPr="0032571D" w:rsidRDefault="002844FC" w:rsidP="0032571D">
                      <w:pPr>
                        <w:rPr>
                          <w:rFonts w:ascii="Times New Roman" w:hAnsi="Times New Roman"/>
                          <w:color w:val="000000"/>
                        </w:rPr>
                      </w:pPr>
                      <w:r w:rsidRPr="0032571D">
                        <w:rPr>
                          <w:rFonts w:ascii="Courier New" w:hAnsi="Courier New" w:cs="Courier New"/>
                          <w:color w:val="000000"/>
                          <w:sz w:val="16"/>
                          <w:szCs w:val="16"/>
                        </w:rPr>
                        <w:t> </w:t>
                      </w:r>
                    </w:p>
                    <w:p w:rsidR="002844FC" w:rsidRPr="0032571D" w:rsidRDefault="002844FC" w:rsidP="0032571D">
                      <w:pPr>
                        <w:rPr>
                          <w:rFonts w:ascii="Times New Roman" w:hAnsi="Times New Roman"/>
                          <w:color w:val="000000"/>
                        </w:rPr>
                      </w:pPr>
                      <w:r w:rsidRPr="0032571D">
                        <w:rPr>
                          <w:rFonts w:ascii="Courier New" w:hAnsi="Courier New" w:cs="Courier New"/>
                          <w:color w:val="000000"/>
                          <w:sz w:val="16"/>
                          <w:szCs w:val="16"/>
                        </w:rPr>
                        <w:t>if len([InstallJobYear]) &gt; 0 then</w:t>
                      </w:r>
                    </w:p>
                    <w:p w:rsidR="002844FC" w:rsidRPr="0032571D" w:rsidRDefault="002844FC" w:rsidP="0032571D">
                      <w:pPr>
                        <w:rPr>
                          <w:rFonts w:ascii="Times New Roman" w:hAnsi="Times New Roman"/>
                          <w:color w:val="000000"/>
                        </w:rPr>
                      </w:pPr>
                      <w:r w:rsidRPr="0032571D">
                        <w:rPr>
                          <w:rFonts w:ascii="Courier New" w:hAnsi="Courier New" w:cs="Courier New"/>
                          <w:color w:val="000000"/>
                          <w:sz w:val="16"/>
                          <w:szCs w:val="16"/>
                        </w:rPr>
                        <w:t>  if len([InstallJobYear]) = 4 then</w:t>
                      </w:r>
                    </w:p>
                    <w:p w:rsidR="002844FC" w:rsidRPr="0032571D" w:rsidRDefault="002844FC" w:rsidP="0032571D">
                      <w:pPr>
                        <w:rPr>
                          <w:rFonts w:ascii="Times New Roman" w:hAnsi="Times New Roman"/>
                          <w:color w:val="000000"/>
                        </w:rPr>
                      </w:pPr>
                      <w:r w:rsidRPr="0032571D">
                        <w:rPr>
                          <w:rFonts w:ascii="Courier New" w:hAnsi="Courier New" w:cs="Courier New"/>
                          <w:color w:val="000000"/>
                          <w:sz w:val="16"/>
                          <w:szCs w:val="16"/>
                        </w:rPr>
                        <w:t>   myString = myString + [InstallJobNumber] + " '"+ right([InstallJobYear],2)</w:t>
                      </w:r>
                    </w:p>
                    <w:p w:rsidR="002844FC" w:rsidRPr="0032571D" w:rsidRDefault="002844FC" w:rsidP="0032571D">
                      <w:pPr>
                        <w:rPr>
                          <w:rFonts w:ascii="Times New Roman" w:hAnsi="Times New Roman"/>
                          <w:color w:val="000000"/>
                        </w:rPr>
                      </w:pPr>
                      <w:r w:rsidRPr="0032571D">
                        <w:rPr>
                          <w:rFonts w:ascii="Courier New" w:hAnsi="Courier New" w:cs="Courier New"/>
                          <w:color w:val="000000"/>
                          <w:sz w:val="16"/>
                          <w:szCs w:val="16"/>
                        </w:rPr>
                        <w:t>  elseif len([InstallJobYear]) = 2 then</w:t>
                      </w:r>
                    </w:p>
                    <w:p w:rsidR="002844FC" w:rsidRPr="0032571D" w:rsidRDefault="002844FC" w:rsidP="0032571D">
                      <w:pPr>
                        <w:rPr>
                          <w:rFonts w:ascii="Times New Roman" w:hAnsi="Times New Roman"/>
                          <w:color w:val="000000"/>
                        </w:rPr>
                      </w:pPr>
                      <w:r w:rsidRPr="0032571D">
                        <w:rPr>
                          <w:rFonts w:ascii="Courier New" w:hAnsi="Courier New" w:cs="Courier New"/>
                          <w:color w:val="000000"/>
                          <w:sz w:val="16"/>
                          <w:szCs w:val="16"/>
                        </w:rPr>
                        <w:t>   MyString = myString +  [InstallJobNumber] + " '"+ [InstallJobYear]</w:t>
                      </w:r>
                    </w:p>
                    <w:p w:rsidR="002844FC" w:rsidRPr="0032571D" w:rsidRDefault="002844FC" w:rsidP="0032571D">
                      <w:pPr>
                        <w:rPr>
                          <w:rFonts w:ascii="Times New Roman" w:hAnsi="Times New Roman"/>
                          <w:color w:val="000000"/>
                        </w:rPr>
                      </w:pPr>
                      <w:r w:rsidRPr="0032571D">
                        <w:rPr>
                          <w:rFonts w:ascii="Courier New" w:hAnsi="Courier New" w:cs="Courier New"/>
                          <w:color w:val="000000"/>
                          <w:sz w:val="16"/>
                          <w:szCs w:val="16"/>
                        </w:rPr>
                        <w:t>  end if</w:t>
                      </w:r>
                    </w:p>
                    <w:p w:rsidR="002844FC" w:rsidRPr="0032571D" w:rsidRDefault="002844FC" w:rsidP="0032571D">
                      <w:pPr>
                        <w:rPr>
                          <w:rFonts w:ascii="Times New Roman" w:hAnsi="Times New Roman"/>
                          <w:color w:val="000000"/>
                        </w:rPr>
                      </w:pPr>
                      <w:r w:rsidRPr="0032571D">
                        <w:rPr>
                          <w:rFonts w:ascii="Courier New" w:hAnsi="Courier New" w:cs="Courier New"/>
                          <w:color w:val="000000"/>
                          <w:sz w:val="16"/>
                          <w:szCs w:val="16"/>
                        </w:rPr>
                        <w:t>else</w:t>
                      </w:r>
                    </w:p>
                    <w:p w:rsidR="002844FC" w:rsidRPr="0032571D" w:rsidRDefault="002844FC" w:rsidP="0032571D">
                      <w:pPr>
                        <w:rPr>
                          <w:rFonts w:ascii="Times New Roman" w:hAnsi="Times New Roman"/>
                          <w:color w:val="000000"/>
                        </w:rPr>
                      </w:pPr>
                      <w:r w:rsidRPr="0032571D">
                        <w:rPr>
                          <w:rFonts w:ascii="Courier New" w:hAnsi="Courier New" w:cs="Courier New"/>
                          <w:color w:val="000000"/>
                          <w:sz w:val="16"/>
                          <w:szCs w:val="16"/>
                        </w:rPr>
                        <w:t>  myString = myString +  [InstallJobNumber]</w:t>
                      </w:r>
                    </w:p>
                    <w:p w:rsidR="002844FC" w:rsidRPr="0032571D" w:rsidRDefault="002844FC" w:rsidP="0032571D">
                      <w:pPr>
                        <w:rPr>
                          <w:rFonts w:ascii="Times New Roman" w:hAnsi="Times New Roman"/>
                          <w:color w:val="000000"/>
                        </w:rPr>
                      </w:pPr>
                      <w:r w:rsidRPr="0032571D">
                        <w:rPr>
                          <w:rFonts w:ascii="Courier New" w:hAnsi="Courier New" w:cs="Courier New"/>
                          <w:color w:val="000000"/>
                          <w:sz w:val="16"/>
                          <w:szCs w:val="16"/>
                        </w:rPr>
                        <w:t>end if</w:t>
                      </w:r>
                    </w:p>
                    <w:p w:rsidR="002844FC" w:rsidRPr="0032571D" w:rsidRDefault="002844FC" w:rsidP="0032571D">
                      <w:pPr>
                        <w:rPr>
                          <w:rFonts w:ascii="Times New Roman" w:hAnsi="Times New Roman"/>
                          <w:color w:val="000000"/>
                        </w:rPr>
                      </w:pPr>
                      <w:r w:rsidRPr="0032571D">
                        <w:rPr>
                          <w:rFonts w:ascii="Courier New" w:hAnsi="Courier New" w:cs="Courier New"/>
                          <w:color w:val="000000"/>
                          <w:sz w:val="16"/>
                          <w:szCs w:val="16"/>
                        </w:rPr>
                        <w:t>If [SubtypeCD] = "Recloser" or [SubtypeCD] = "Sectionalizer" or [SubtypeCD] = "Interrupter" then</w:t>
                      </w:r>
                    </w:p>
                    <w:p w:rsidR="002844FC" w:rsidRPr="0032571D" w:rsidRDefault="002844FC" w:rsidP="0032571D">
                      <w:pPr>
                        <w:rPr>
                          <w:rFonts w:ascii="Times New Roman" w:hAnsi="Times New Roman"/>
                          <w:color w:val="000000"/>
                        </w:rPr>
                      </w:pPr>
                      <w:r w:rsidRPr="0032571D">
                        <w:rPr>
                          <w:rFonts w:ascii="Courier New" w:hAnsi="Courier New" w:cs="Courier New"/>
                          <w:color w:val="000000"/>
                          <w:sz w:val="16"/>
                          <w:szCs w:val="16"/>
                        </w:rPr>
                        <w:t>  If [SubtypeCD] &lt;&gt; "Interrupter" or [SWITCHMODEIDC] &lt;&gt; "Yes" then</w:t>
                      </w:r>
                    </w:p>
                    <w:p w:rsidR="002844FC" w:rsidRPr="0032571D" w:rsidRDefault="002844FC" w:rsidP="0032571D">
                      <w:pPr>
                        <w:rPr>
                          <w:rFonts w:ascii="Times New Roman" w:hAnsi="Times New Roman"/>
                          <w:color w:val="000000"/>
                        </w:rPr>
                      </w:pPr>
                      <w:r w:rsidRPr="0032571D">
                        <w:rPr>
                          <w:rFonts w:ascii="Courier New" w:hAnsi="Courier New" w:cs="Courier New"/>
                          <w:color w:val="000000"/>
                          <w:sz w:val="16"/>
                          <w:szCs w:val="16"/>
                        </w:rPr>
                        <w:t>     FindLabel = chr(129) + vbCrLf + myString +  vbCrLf +  chr(129)</w:t>
                      </w:r>
                    </w:p>
                    <w:p w:rsidR="002844FC" w:rsidRPr="0032571D" w:rsidRDefault="002844FC" w:rsidP="0032571D">
                      <w:pPr>
                        <w:rPr>
                          <w:rFonts w:ascii="Times New Roman" w:hAnsi="Times New Roman"/>
                          <w:color w:val="000000"/>
                        </w:rPr>
                      </w:pPr>
                      <w:r w:rsidRPr="0032571D">
                        <w:rPr>
                          <w:rFonts w:ascii="Courier New" w:hAnsi="Courier New" w:cs="Courier New"/>
                          <w:color w:val="000000"/>
                          <w:sz w:val="16"/>
                          <w:szCs w:val="16"/>
                        </w:rPr>
                        <w:t>else</w:t>
                      </w:r>
                    </w:p>
                    <w:p w:rsidR="002844FC" w:rsidRPr="0032571D" w:rsidRDefault="002844FC" w:rsidP="0032571D">
                      <w:pPr>
                        <w:rPr>
                          <w:rFonts w:ascii="Times New Roman" w:hAnsi="Times New Roman"/>
                          <w:color w:val="000000"/>
                        </w:rPr>
                      </w:pPr>
                      <w:r w:rsidRPr="0032571D">
                        <w:rPr>
                          <w:rFonts w:ascii="Courier New" w:hAnsi="Courier New" w:cs="Courier New"/>
                          <w:color w:val="000000"/>
                          <w:sz w:val="16"/>
                          <w:szCs w:val="16"/>
                        </w:rPr>
                        <w:t>    FindLabel = chr(129) + vbCrLf +  myString</w:t>
                      </w:r>
                    </w:p>
                    <w:p w:rsidR="002844FC" w:rsidRPr="0032571D" w:rsidRDefault="002844FC" w:rsidP="0032571D">
                      <w:pPr>
                        <w:rPr>
                          <w:rFonts w:ascii="Times New Roman" w:hAnsi="Times New Roman"/>
                          <w:color w:val="000000"/>
                        </w:rPr>
                      </w:pPr>
                      <w:r w:rsidRPr="0032571D">
                        <w:rPr>
                          <w:rFonts w:ascii="Courier New" w:hAnsi="Courier New" w:cs="Courier New"/>
                          <w:color w:val="000000"/>
                          <w:sz w:val="16"/>
                          <w:szCs w:val="16"/>
                        </w:rPr>
                        <w:t>end if</w:t>
                      </w:r>
                    </w:p>
                    <w:p w:rsidR="002844FC" w:rsidRPr="0032571D" w:rsidRDefault="002844FC" w:rsidP="0032571D">
                      <w:pPr>
                        <w:rPr>
                          <w:rFonts w:ascii="Times New Roman" w:hAnsi="Times New Roman"/>
                          <w:color w:val="000000"/>
                        </w:rPr>
                      </w:pPr>
                      <w:r w:rsidRPr="0032571D">
                        <w:rPr>
                          <w:rFonts w:ascii="Courier New" w:hAnsi="Courier New" w:cs="Courier New"/>
                          <w:color w:val="000000"/>
                          <w:sz w:val="16"/>
                          <w:szCs w:val="16"/>
                        </w:rPr>
                        <w:t>else</w:t>
                      </w:r>
                    </w:p>
                    <w:p w:rsidR="002844FC" w:rsidRPr="0032571D" w:rsidRDefault="002844FC" w:rsidP="0032571D">
                      <w:pPr>
                        <w:rPr>
                          <w:rFonts w:ascii="Times New Roman" w:hAnsi="Times New Roman"/>
                          <w:color w:val="000000"/>
                        </w:rPr>
                      </w:pPr>
                      <w:r w:rsidRPr="0032571D">
                        <w:rPr>
                          <w:rFonts w:ascii="Courier New" w:hAnsi="Courier New" w:cs="Courier New"/>
                          <w:color w:val="000000"/>
                          <w:sz w:val="16"/>
                          <w:szCs w:val="16"/>
                        </w:rPr>
                        <w:t>  FindLabel = chr(129) + vbCrLf + myString + vbCrLf + chr(129) + vbCrLf + chr(129)</w:t>
                      </w:r>
                    </w:p>
                    <w:p w:rsidR="002844FC" w:rsidRPr="0032571D" w:rsidRDefault="002844FC" w:rsidP="0032571D">
                      <w:pPr>
                        <w:rPr>
                          <w:rFonts w:ascii="Times New Roman" w:hAnsi="Times New Roman"/>
                          <w:color w:val="000000"/>
                        </w:rPr>
                      </w:pPr>
                      <w:r w:rsidRPr="0032571D">
                        <w:rPr>
                          <w:rFonts w:ascii="Courier New" w:hAnsi="Courier New" w:cs="Courier New"/>
                          <w:color w:val="000000"/>
                          <w:sz w:val="16"/>
                          <w:szCs w:val="16"/>
                        </w:rPr>
                        <w:t>end if</w:t>
                      </w:r>
                    </w:p>
                    <w:p w:rsidR="002844FC" w:rsidRPr="0032571D" w:rsidRDefault="002844FC" w:rsidP="0032571D">
                      <w:pPr>
                        <w:rPr>
                          <w:rFonts w:ascii="Times New Roman" w:hAnsi="Times New Roman"/>
                          <w:color w:val="000000"/>
                        </w:rPr>
                      </w:pPr>
                      <w:r w:rsidRPr="0032571D">
                        <w:rPr>
                          <w:rFonts w:ascii="Courier New" w:hAnsi="Courier New" w:cs="Courier New"/>
                          <w:color w:val="000000"/>
                          <w:sz w:val="16"/>
                          <w:szCs w:val="16"/>
                        </w:rPr>
                        <w:t>End Function</w:t>
                      </w:r>
                    </w:p>
                  </w:txbxContent>
                </v:textbox>
              </v:shape>
            </w:pict>
          </mc:Fallback>
        </mc:AlternateContent>
      </w:r>
      <w:r w:rsidR="003A128E">
        <w:rPr>
          <w:noProof/>
        </w:rPr>
        <mc:AlternateContent>
          <mc:Choice Requires="wps">
            <w:drawing>
              <wp:anchor distT="0" distB="0" distL="114300" distR="114300" simplePos="0" relativeHeight="251926528" behindDoc="0" locked="0" layoutInCell="1" allowOverlap="1" wp14:anchorId="278222D0" wp14:editId="467E56C9">
                <wp:simplePos x="0" y="0"/>
                <wp:positionH relativeFrom="column">
                  <wp:posOffset>352425</wp:posOffset>
                </wp:positionH>
                <wp:positionV relativeFrom="paragraph">
                  <wp:posOffset>3257550</wp:posOffset>
                </wp:positionV>
                <wp:extent cx="962025" cy="133350"/>
                <wp:effectExtent l="0" t="0" r="9525" b="0"/>
                <wp:wrapNone/>
                <wp:docPr id="689" name="Rectangle 689"/>
                <wp:cNvGraphicFramePr/>
                <a:graphic xmlns:a="http://schemas.openxmlformats.org/drawingml/2006/main">
                  <a:graphicData uri="http://schemas.microsoft.com/office/word/2010/wordprocessingShape">
                    <wps:wsp>
                      <wps:cNvSpPr/>
                      <wps:spPr>
                        <a:xfrm>
                          <a:off x="0" y="0"/>
                          <a:ext cx="962025" cy="1333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689" o:spid="_x0000_s1026" style="position:absolute;margin-left:27.75pt;margin-top:256.5pt;width:75.75pt;height:10.5pt;z-index:251926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" fillcolor="white [3212]" stroked="f" strokeweight="2pt"/>
            </w:pict>
          </mc:Fallback>
        </mc:AlternateContent>
      </w:r>
      <w:r w:rsidR="003A128E">
        <w:rPr>
          <w:noProof/>
        </w:rPr>
        <mc:AlternateContent>
          <mc:Choice Requires="wps">
            <w:drawing>
              <wp:anchor distT="0" distB="0" distL="114300" distR="114300" simplePos="0" relativeHeight="251925504" behindDoc="0" locked="0" layoutInCell="1" allowOverlap="1" wp14:anchorId="77D432F6" wp14:editId="22B3EE52">
                <wp:simplePos x="0" y="0"/>
                <wp:positionH relativeFrom="column">
                  <wp:posOffset>304800</wp:posOffset>
                </wp:positionH>
                <wp:positionV relativeFrom="paragraph">
                  <wp:posOffset>3248025</wp:posOffset>
                </wp:positionV>
                <wp:extent cx="0" cy="1028700"/>
                <wp:effectExtent l="0" t="0" r="19050" b="19050"/>
                <wp:wrapNone/>
                <wp:docPr id="690" name="Straight Connector 690"/>
                <wp:cNvGraphicFramePr/>
                <a:graphic xmlns:a="http://schemas.openxmlformats.org/drawingml/2006/main">
                  <a:graphicData uri="http://schemas.microsoft.com/office/word/2010/wordprocessingShape">
                    <wps:wsp>
                      <wps:cNvCnPr/>
                      <wps:spPr>
                        <a:xfrm>
                          <a:off x="0" y="0"/>
                          <a:ext cx="0" cy="1028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690" o:spid="_x0000_s1026" style="position:absolute;z-index:251925504;visibility:visible;mso-wrap-style:square;mso-wrap-distance-left:9pt;mso-wrap-distance-top:0;mso-wrap-distance-right:9pt;mso-wrap-distance-bottom:0;mso-position-horizontal:absolute;mso-position-horizontal-relative:text;mso-position-vertical:absolute;mso-position-vertical-relative:text" from="24pt,255.75pt" to="24pt,33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" strokecolor="#4579b8 [3044]"/>
            </w:pict>
          </mc:Fallback>
        </mc:AlternateContent>
      </w:r>
      <w:r w:rsidR="003A128E">
        <w:rPr>
          <w:noProof/>
        </w:rPr>
        <mc:AlternateContent>
          <mc:Choice Requires="wps">
            <w:drawing>
              <wp:anchor distT="0" distB="0" distL="114300" distR="114300" simplePos="0" relativeHeight="251919360" behindDoc="0" locked="0" layoutInCell="1" allowOverlap="1" wp14:anchorId="6BCA8971" wp14:editId="5407A318">
                <wp:simplePos x="0" y="0"/>
                <wp:positionH relativeFrom="column">
                  <wp:posOffset>3735705</wp:posOffset>
                </wp:positionH>
                <wp:positionV relativeFrom="paragraph">
                  <wp:posOffset>2482850</wp:posOffset>
                </wp:positionV>
                <wp:extent cx="887095" cy="0"/>
                <wp:effectExtent l="0" t="133350" r="0" b="171450"/>
                <wp:wrapNone/>
                <wp:docPr id="691" name="Straight Arrow Connector 691"/>
                <wp:cNvGraphicFramePr/>
                <a:graphic xmlns:a="http://schemas.openxmlformats.org/drawingml/2006/main">
                  <a:graphicData uri="http://schemas.microsoft.com/office/word/2010/wordprocessingShape">
                    <wps:wsp>
                      <wps:cNvCnPr/>
                      <wps:spPr>
                        <a:xfrm flipH="1" flipV="1">
                          <a:off x="0" y="0"/>
                          <a:ext cx="887095" cy="0"/>
                        </a:xfrm>
                        <a:prstGeom prst="straightConnector1">
                          <a:avLst/>
                        </a:prstGeom>
                        <a:ln>
                          <a:solidFill>
                            <a:srgbClr val="FF0000"/>
                          </a:solidFill>
                          <a:tailEnd type="arrow"/>
                        </a:ln>
                      </wps:spPr>
                      <wps:style>
                        <a:lnRef idx="3">
                          <a:schemeClr val="accent2"/>
                        </a:lnRef>
                        <a:fillRef idx="0">
                          <a:schemeClr val="accent2"/>
                        </a:fillRef>
                        <a:effectRef idx="2">
                          <a:schemeClr val="accent2"/>
                        </a:effectRef>
                        <a:fontRef idx="minor">
                          <a:schemeClr val="tx1"/>
                        </a:fontRef>
                      </wps:style>
                      <wps:bodyPr/>
                    </wps:wsp>
                  </a:graphicData>
                </a:graphic>
                <wp14:sizeRelV relativeFrom="margin">
                  <wp14:pctHeight>0</wp14:pctHeight>
                </wp14:sizeRelV>
              </wp:anchor>
            </w:drawing>
          </mc:Choice>
          <mc:Fallback>
            <w:pict>
              <v:shape id="Straight Arrow Connector 691" o:spid="_x0000_s1026" type="#_x0000_t32" style="position:absolute;margin-left:294.15pt;margin-top:195.5pt;width:69.85pt;height:0;flip:x y;z-index:251919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" strokecolor="red" strokeweight="3pt">
                <v:stroke endarrow="open"/>
                <v:shadow on="t" color="black" opacity="22937f" origin=",.5" offset="0,.63889mm"/>
              </v:shape>
            </w:pict>
          </mc:Fallback>
        </mc:AlternateContent>
      </w:r>
      <w:r w:rsidR="003A128E">
        <w:rPr>
          <w:noProof/>
        </w:rPr>
        <mc:AlternateContent>
          <mc:Choice Requires="wps">
            <w:drawing>
              <wp:anchor distT="0" distB="0" distL="114300" distR="114300" simplePos="0" relativeHeight="251924480" behindDoc="0" locked="0" layoutInCell="1" allowOverlap="1" wp14:anchorId="4408B10D" wp14:editId="1C7D17B1">
                <wp:simplePos x="0" y="0"/>
                <wp:positionH relativeFrom="column">
                  <wp:posOffset>304800</wp:posOffset>
                </wp:positionH>
                <wp:positionV relativeFrom="paragraph">
                  <wp:posOffset>4276725</wp:posOffset>
                </wp:positionV>
                <wp:extent cx="1743075" cy="1457325"/>
                <wp:effectExtent l="0" t="0" r="28575" b="28575"/>
                <wp:wrapNone/>
                <wp:docPr id="693" name="Straight Connector 693"/>
                <wp:cNvGraphicFramePr/>
                <a:graphic xmlns:a="http://schemas.openxmlformats.org/drawingml/2006/main">
                  <a:graphicData uri="http://schemas.microsoft.com/office/word/2010/wordprocessingShape">
                    <wps:wsp>
                      <wps:cNvCnPr/>
                      <wps:spPr>
                        <a:xfrm flipH="1" flipV="1">
                          <a:off x="0" y="0"/>
                          <a:ext cx="1743075" cy="14573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693" o:spid="_x0000_s1026" style="position:absolute;flip:x y;z-index:251924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4pt,336.75pt" to="161.25pt,4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" strokecolor="#4579b8 [3044]"/>
            </w:pict>
          </mc:Fallback>
        </mc:AlternateContent>
      </w:r>
      <w:r w:rsidR="003A128E">
        <w:rPr>
          <w:noProof/>
        </w:rPr>
        <mc:AlternateContent>
          <mc:Choice Requires="wps">
            <w:drawing>
              <wp:anchor distT="0" distB="0" distL="114300" distR="114300" simplePos="0" relativeHeight="251923456" behindDoc="0" locked="0" layoutInCell="1" allowOverlap="1" wp14:anchorId="06029E39" wp14:editId="2D7C97AC">
                <wp:simplePos x="0" y="0"/>
                <wp:positionH relativeFrom="column">
                  <wp:posOffset>304800</wp:posOffset>
                </wp:positionH>
                <wp:positionV relativeFrom="paragraph">
                  <wp:posOffset>2571750</wp:posOffset>
                </wp:positionV>
                <wp:extent cx="1743075" cy="676275"/>
                <wp:effectExtent l="0" t="0" r="28575" b="28575"/>
                <wp:wrapNone/>
                <wp:docPr id="694" name="Straight Connector 694"/>
                <wp:cNvGraphicFramePr/>
                <a:graphic xmlns:a="http://schemas.openxmlformats.org/drawingml/2006/main">
                  <a:graphicData uri="http://schemas.microsoft.com/office/word/2010/wordprocessingShape">
                    <wps:wsp>
                      <wps:cNvCnPr/>
                      <wps:spPr>
                        <a:xfrm flipH="1">
                          <a:off x="0" y="0"/>
                          <a:ext cx="1743075" cy="6762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694" o:spid="_x0000_s1026" style="position:absolute;flip:x;z-index:251923456;visibility:visible;mso-wrap-style:square;mso-wrap-distance-left:9pt;mso-wrap-distance-top:0;mso-wrap-distance-right:9pt;mso-wrap-distance-bottom:0;mso-position-horizontal:absolute;mso-position-horizontal-relative:text;mso-position-vertical:absolute;mso-position-vertical-relative:text" from="24pt,202.5pt" to="161.25pt,25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" strokecolor="#4579b8 [3044]"/>
            </w:pict>
          </mc:Fallback>
        </mc:AlternateContent>
      </w:r>
      <w:r w:rsidR="003A128E">
        <w:br/>
      </w:r>
      <w:r w:rsidR="003A128E">
        <w:rPr>
          <w:noProof/>
        </w:rPr>
        <w:drawing>
          <wp:inline distT="0" distB="0" distL="0" distR="0" wp14:anchorId="1FD36659" wp14:editId="0C0A150A">
            <wp:extent cx="4314825" cy="5362575"/>
            <wp:effectExtent l="0" t="0" r="9525" b="9525"/>
            <wp:docPr id="717" name="Picture 7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314825" cy="5362575"/>
                    </a:xfrm>
                    <a:prstGeom prst="rect">
                      <a:avLst/>
                    </a:prstGeom>
                  </pic:spPr>
                </pic:pic>
              </a:graphicData>
            </a:graphic>
          </wp:inline>
        </w:drawing>
      </w:r>
      <w:r w:rsidR="003A128E">
        <w:br/>
      </w:r>
      <w:r w:rsidR="003A128E">
        <w:br/>
      </w:r>
      <w:r>
        <w:br/>
      </w:r>
      <w:r>
        <w:br/>
      </w:r>
      <w:r>
        <w:br/>
      </w:r>
      <w:r>
        <w:br/>
      </w:r>
      <w:r>
        <w:br/>
      </w:r>
    </w:p>
    <w:p w:rsidR="00537241" w:rsidRDefault="003A128E" w:rsidP="003A128E">
      <w:pPr>
        <w:pStyle w:val="ListParagraph"/>
        <w:numPr>
          <w:ilvl w:val="0"/>
          <w:numId w:val="49"/>
        </w:numPr>
      </w:pPr>
      <w:r>
        <w:t>Click “OK” to save</w:t>
      </w:r>
      <w:r w:rsidR="0032571D">
        <w:t xml:space="preserve"> </w:t>
      </w:r>
      <w:r>
        <w:t>your changes.</w:t>
      </w:r>
    </w:p>
    <w:p w:rsidR="00537241" w:rsidRDefault="00537241">
      <w:r>
        <w:br w:type="page"/>
      </w:r>
    </w:p>
    <w:p w:rsidR="00470920" w:rsidRDefault="00B65657" w:rsidP="00B65657">
      <w:pPr>
        <w:pStyle w:val="Heading1"/>
      </w:pPr>
      <w:bookmarkStart w:id="47" w:name="_Toc361823743"/>
      <w:r>
        <w:lastRenderedPageBreak/>
        <w:t>Modify Privileges For Electric Dataset</w:t>
      </w:r>
      <w:bookmarkEnd w:id="47"/>
    </w:p>
    <w:p w:rsidR="00537241" w:rsidRPr="00537241" w:rsidRDefault="00537241" w:rsidP="00B3257B">
      <w:pPr>
        <w:pStyle w:val="ListParagraph"/>
        <w:numPr>
          <w:ilvl w:val="0"/>
          <w:numId w:val="49"/>
        </w:numPr>
        <w:tabs>
          <w:tab w:val="left" w:pos="90"/>
        </w:tabs>
      </w:pPr>
      <w:r w:rsidRPr="00537241">
        <w:t>In order to view/write to the table</w:t>
      </w:r>
      <w:r w:rsidR="00B3257B">
        <w:t xml:space="preserve"> we have dropped and re-created</w:t>
      </w:r>
      <w:r w:rsidRPr="00537241">
        <w:t>, we will</w:t>
      </w:r>
      <w:r w:rsidR="00B3257B">
        <w:t xml:space="preserve"> need to enable privileges on them</w:t>
      </w:r>
      <w:r w:rsidRPr="00537241">
        <w:t>. A</w:t>
      </w:r>
      <w:r w:rsidR="00B3257B">
        <w:t xml:space="preserve">pply </w:t>
      </w:r>
      <w:r w:rsidRPr="00537241">
        <w:t>privileges to the Electric Dataset</w:t>
      </w:r>
      <w:r w:rsidR="00B3257B">
        <w:t xml:space="preserve"> following the process below. Use the below table to reference the permissions that need to be applied (detail on how to use the table is provided further below).</w:t>
      </w:r>
    </w:p>
    <w:tbl>
      <w:tblPr>
        <w:tblpPr w:leftFromText="180" w:rightFromText="180" w:vertAnchor="text" w:horzAnchor="margin" w:tblpXSpec="center" w:tblpY="164"/>
        <w:tblOverlap w:val="never"/>
        <w:tblW w:w="0" w:type="auto"/>
        <w:tblCellMar>
          <w:left w:w="0" w:type="dxa"/>
          <w:right w:w="0" w:type="dxa"/>
        </w:tblCellMar>
        <w:tblLook w:val="04A0" w:firstRow="1" w:lastRow="0" w:firstColumn="1" w:lastColumn="0" w:noHBand="0" w:noVBand="1"/>
      </w:tblPr>
      <w:tblGrid>
        <w:gridCol w:w="1528"/>
        <w:gridCol w:w="2707"/>
        <w:gridCol w:w="4185"/>
      </w:tblGrid>
      <w:tr w:rsidR="00B3257B" w:rsidTr="00B3257B">
        <w:tc>
          <w:tcPr>
            <w:tcW w:w="1528" w:type="dxa"/>
            <w:tcBorders>
              <w:top w:val="single" w:sz="8" w:space="0" w:color="7BA0CD"/>
              <w:left w:val="single" w:sz="8" w:space="0" w:color="7BA0CD"/>
              <w:bottom w:val="single" w:sz="8" w:space="0" w:color="7BA0CD"/>
              <w:right w:val="single" w:sz="8" w:space="0" w:color="7BA0CD"/>
            </w:tcBorders>
            <w:shd w:val="clear" w:color="auto" w:fill="D3DFEE"/>
            <w:tcMar>
              <w:top w:w="0" w:type="dxa"/>
              <w:left w:w="108" w:type="dxa"/>
              <w:bottom w:w="0" w:type="dxa"/>
              <w:right w:w="108" w:type="dxa"/>
            </w:tcMar>
            <w:hideMark/>
          </w:tcPr>
          <w:p w:rsidR="00B3257B" w:rsidRDefault="00B3257B" w:rsidP="00B3257B">
            <w:pPr>
              <w:spacing w:after="200" w:line="276" w:lineRule="auto"/>
              <w:rPr>
                <w:rFonts w:ascii="Calibri" w:eastAsiaTheme="minorHAnsi" w:hAnsi="Calibri" w:cs="Calibri"/>
                <w:sz w:val="20"/>
                <w:szCs w:val="20"/>
              </w:rPr>
            </w:pPr>
            <w:r>
              <w:rPr>
                <w:sz w:val="20"/>
                <w:szCs w:val="20"/>
              </w:rPr>
              <w:t>Role</w:t>
            </w:r>
          </w:p>
        </w:tc>
        <w:tc>
          <w:tcPr>
            <w:tcW w:w="2707" w:type="dxa"/>
            <w:tcBorders>
              <w:top w:val="single" w:sz="8" w:space="0" w:color="7BA0CD"/>
              <w:left w:val="nil"/>
              <w:bottom w:val="single" w:sz="8" w:space="0" w:color="7BA0CD"/>
              <w:right w:val="single" w:sz="8" w:space="0" w:color="7BA0CD"/>
            </w:tcBorders>
            <w:shd w:val="clear" w:color="auto" w:fill="D3DFEE"/>
            <w:tcMar>
              <w:top w:w="0" w:type="dxa"/>
              <w:left w:w="108" w:type="dxa"/>
              <w:bottom w:w="0" w:type="dxa"/>
              <w:right w:w="108" w:type="dxa"/>
            </w:tcMar>
            <w:hideMark/>
          </w:tcPr>
          <w:p w:rsidR="00B3257B" w:rsidRDefault="00B3257B" w:rsidP="00B3257B">
            <w:pPr>
              <w:spacing w:after="200" w:line="276" w:lineRule="auto"/>
              <w:rPr>
                <w:rFonts w:ascii="Calibri" w:eastAsiaTheme="minorHAnsi" w:hAnsi="Calibri" w:cs="Calibri"/>
                <w:sz w:val="20"/>
                <w:szCs w:val="20"/>
              </w:rPr>
            </w:pPr>
            <w:r>
              <w:rPr>
                <w:sz w:val="20"/>
                <w:szCs w:val="20"/>
              </w:rPr>
              <w:t>View</w:t>
            </w:r>
          </w:p>
        </w:tc>
        <w:tc>
          <w:tcPr>
            <w:tcW w:w="4185" w:type="dxa"/>
            <w:tcBorders>
              <w:top w:val="single" w:sz="8" w:space="0" w:color="7BA0CD"/>
              <w:left w:val="nil"/>
              <w:bottom w:val="single" w:sz="8" w:space="0" w:color="7BA0CD"/>
              <w:right w:val="single" w:sz="8" w:space="0" w:color="7BA0CD"/>
            </w:tcBorders>
            <w:shd w:val="clear" w:color="auto" w:fill="D3DFEE"/>
            <w:tcMar>
              <w:top w:w="0" w:type="dxa"/>
              <w:left w:w="108" w:type="dxa"/>
              <w:bottom w:w="0" w:type="dxa"/>
              <w:right w:w="108" w:type="dxa"/>
            </w:tcMar>
            <w:hideMark/>
          </w:tcPr>
          <w:p w:rsidR="00B3257B" w:rsidRDefault="00B3257B" w:rsidP="00B3257B">
            <w:pPr>
              <w:spacing w:after="200" w:line="276" w:lineRule="auto"/>
              <w:rPr>
                <w:rFonts w:ascii="Calibri" w:eastAsiaTheme="minorHAnsi" w:hAnsi="Calibri" w:cs="Calibri"/>
                <w:sz w:val="20"/>
                <w:szCs w:val="20"/>
              </w:rPr>
            </w:pPr>
            <w:r>
              <w:rPr>
                <w:sz w:val="20"/>
                <w:szCs w:val="20"/>
              </w:rPr>
              <w:t>View &amp; Edit</w:t>
            </w:r>
          </w:p>
        </w:tc>
      </w:tr>
      <w:tr w:rsidR="00B3257B" w:rsidTr="00B3257B">
        <w:tc>
          <w:tcPr>
            <w:tcW w:w="1528" w:type="dxa"/>
            <w:tcBorders>
              <w:top w:val="nil"/>
              <w:left w:val="single" w:sz="8" w:space="0" w:color="7BA0CD"/>
              <w:bottom w:val="single" w:sz="8" w:space="0" w:color="7BA0CD"/>
              <w:right w:val="single" w:sz="8" w:space="0" w:color="7BA0CD"/>
            </w:tcBorders>
            <w:shd w:val="clear" w:color="auto" w:fill="A7BFDE"/>
            <w:tcMar>
              <w:top w:w="0" w:type="dxa"/>
              <w:left w:w="108" w:type="dxa"/>
              <w:bottom w:w="0" w:type="dxa"/>
              <w:right w:w="108" w:type="dxa"/>
            </w:tcMar>
            <w:hideMark/>
          </w:tcPr>
          <w:p w:rsidR="00B3257B" w:rsidRDefault="00B3257B" w:rsidP="00B3257B">
            <w:pPr>
              <w:spacing w:after="200" w:line="276" w:lineRule="auto"/>
              <w:rPr>
                <w:rFonts w:ascii="Calibri" w:eastAsiaTheme="minorHAnsi" w:hAnsi="Calibri" w:cs="Calibri"/>
                <w:sz w:val="20"/>
                <w:szCs w:val="20"/>
              </w:rPr>
            </w:pPr>
            <w:r>
              <w:rPr>
                <w:sz w:val="20"/>
                <w:szCs w:val="20"/>
              </w:rPr>
              <w:t>SDE_EDITOR</w:t>
            </w:r>
          </w:p>
        </w:tc>
        <w:tc>
          <w:tcPr>
            <w:tcW w:w="2707" w:type="dxa"/>
            <w:tcBorders>
              <w:top w:val="nil"/>
              <w:left w:val="nil"/>
              <w:bottom w:val="single" w:sz="8" w:space="0" w:color="7BA0CD"/>
              <w:right w:val="single" w:sz="8" w:space="0" w:color="7BA0CD"/>
            </w:tcBorders>
            <w:shd w:val="clear" w:color="auto" w:fill="A7BFDE"/>
            <w:tcMar>
              <w:top w:w="0" w:type="dxa"/>
              <w:left w:w="108" w:type="dxa"/>
              <w:bottom w:w="0" w:type="dxa"/>
              <w:right w:w="108" w:type="dxa"/>
            </w:tcMar>
            <w:hideMark/>
          </w:tcPr>
          <w:p w:rsidR="00B3257B" w:rsidRDefault="00B3257B" w:rsidP="00B3257B">
            <w:pPr>
              <w:spacing w:after="200" w:line="276" w:lineRule="auto"/>
              <w:jc w:val="center"/>
              <w:rPr>
                <w:rFonts w:ascii="Calibri" w:eastAsiaTheme="minorHAnsi" w:hAnsi="Calibri" w:cs="Calibri"/>
                <w:sz w:val="20"/>
                <w:szCs w:val="20"/>
              </w:rPr>
            </w:pPr>
            <w:r>
              <w:rPr>
                <w:sz w:val="20"/>
                <w:szCs w:val="20"/>
              </w:rPr>
              <w:t>ConversionFeaturesDataset</w:t>
            </w:r>
          </w:p>
        </w:tc>
        <w:tc>
          <w:tcPr>
            <w:tcW w:w="4185" w:type="dxa"/>
            <w:tcBorders>
              <w:top w:val="nil"/>
              <w:left w:val="nil"/>
              <w:bottom w:val="single" w:sz="8" w:space="0" w:color="7BA0CD"/>
              <w:right w:val="single" w:sz="8" w:space="0" w:color="7BA0CD"/>
            </w:tcBorders>
            <w:shd w:val="clear" w:color="auto" w:fill="A7BFDE"/>
            <w:tcMar>
              <w:top w:w="0" w:type="dxa"/>
              <w:left w:w="108" w:type="dxa"/>
              <w:bottom w:w="0" w:type="dxa"/>
              <w:right w:w="108" w:type="dxa"/>
            </w:tcMar>
            <w:hideMark/>
          </w:tcPr>
          <w:p w:rsidR="00B3257B" w:rsidRDefault="00B3257B" w:rsidP="00B3257B">
            <w:pPr>
              <w:rPr>
                <w:rFonts w:ascii="Calibri" w:eastAsiaTheme="minorHAnsi" w:hAnsi="Calibri" w:cs="Calibri"/>
                <w:sz w:val="20"/>
                <w:szCs w:val="20"/>
              </w:rPr>
            </w:pPr>
            <w:r>
              <w:rPr>
                <w:sz w:val="20"/>
                <w:szCs w:val="20"/>
              </w:rPr>
              <w:t>All other datasets</w:t>
            </w:r>
          </w:p>
          <w:p w:rsidR="00B3257B" w:rsidRDefault="00B3257B" w:rsidP="00B3257B">
            <w:pPr>
              <w:spacing w:after="200" w:line="276" w:lineRule="auto"/>
              <w:rPr>
                <w:rFonts w:ascii="Calibri" w:eastAsiaTheme="minorHAnsi" w:hAnsi="Calibri" w:cs="Calibri"/>
                <w:sz w:val="20"/>
                <w:szCs w:val="20"/>
              </w:rPr>
            </w:pPr>
            <w:r>
              <w:rPr>
                <w:color w:val="C00000"/>
                <w:sz w:val="20"/>
                <w:szCs w:val="20"/>
              </w:rPr>
              <w:t>*</w:t>
            </w:r>
            <w:r>
              <w:rPr>
                <w:sz w:val="20"/>
                <w:szCs w:val="20"/>
              </w:rPr>
              <w:t>All EDGIS tables</w:t>
            </w:r>
          </w:p>
        </w:tc>
      </w:tr>
      <w:tr w:rsidR="00B3257B" w:rsidTr="00B3257B">
        <w:tc>
          <w:tcPr>
            <w:tcW w:w="1528" w:type="dxa"/>
            <w:tcBorders>
              <w:top w:val="nil"/>
              <w:left w:val="single" w:sz="8" w:space="0" w:color="7BA0CD"/>
              <w:bottom w:val="single" w:sz="8" w:space="0" w:color="7BA0CD"/>
              <w:right w:val="single" w:sz="8" w:space="0" w:color="7BA0CD"/>
            </w:tcBorders>
            <w:shd w:val="clear" w:color="auto" w:fill="D3DFEE"/>
            <w:tcMar>
              <w:top w:w="0" w:type="dxa"/>
              <w:left w:w="108" w:type="dxa"/>
              <w:bottom w:w="0" w:type="dxa"/>
              <w:right w:w="108" w:type="dxa"/>
            </w:tcMar>
            <w:hideMark/>
          </w:tcPr>
          <w:p w:rsidR="00B3257B" w:rsidRDefault="00B3257B" w:rsidP="00B3257B">
            <w:pPr>
              <w:spacing w:after="200" w:line="276" w:lineRule="auto"/>
              <w:rPr>
                <w:rFonts w:ascii="Calibri" w:eastAsiaTheme="minorHAnsi" w:hAnsi="Calibri" w:cs="Calibri"/>
                <w:sz w:val="20"/>
                <w:szCs w:val="20"/>
              </w:rPr>
            </w:pPr>
            <w:r>
              <w:rPr>
                <w:sz w:val="20"/>
                <w:szCs w:val="20"/>
              </w:rPr>
              <w:t>SDE_VIEWER</w:t>
            </w:r>
          </w:p>
        </w:tc>
        <w:tc>
          <w:tcPr>
            <w:tcW w:w="2707" w:type="dxa"/>
            <w:tcBorders>
              <w:top w:val="nil"/>
              <w:left w:val="nil"/>
              <w:bottom w:val="single" w:sz="8" w:space="0" w:color="7BA0CD"/>
              <w:right w:val="single" w:sz="8" w:space="0" w:color="7BA0CD"/>
            </w:tcBorders>
            <w:shd w:val="clear" w:color="auto" w:fill="D3DFEE"/>
            <w:tcMar>
              <w:top w:w="0" w:type="dxa"/>
              <w:left w:w="108" w:type="dxa"/>
              <w:bottom w:w="0" w:type="dxa"/>
              <w:right w:w="108" w:type="dxa"/>
            </w:tcMar>
            <w:hideMark/>
          </w:tcPr>
          <w:p w:rsidR="00B3257B" w:rsidRDefault="00B3257B" w:rsidP="00B3257B">
            <w:pPr>
              <w:rPr>
                <w:rFonts w:ascii="Calibri" w:eastAsiaTheme="minorHAnsi" w:hAnsi="Calibri" w:cs="Calibri"/>
                <w:sz w:val="20"/>
                <w:szCs w:val="20"/>
              </w:rPr>
            </w:pPr>
            <w:r>
              <w:rPr>
                <w:sz w:val="20"/>
                <w:szCs w:val="20"/>
              </w:rPr>
              <w:t>All datasets</w:t>
            </w:r>
          </w:p>
          <w:p w:rsidR="00B3257B" w:rsidRDefault="00B3257B" w:rsidP="00B3257B">
            <w:pPr>
              <w:spacing w:after="200" w:line="276" w:lineRule="auto"/>
              <w:rPr>
                <w:rFonts w:ascii="Calibri" w:eastAsiaTheme="minorHAnsi" w:hAnsi="Calibri" w:cs="Calibri"/>
                <w:sz w:val="20"/>
                <w:szCs w:val="20"/>
              </w:rPr>
            </w:pPr>
            <w:r>
              <w:rPr>
                <w:color w:val="C00000"/>
                <w:sz w:val="20"/>
                <w:szCs w:val="20"/>
              </w:rPr>
              <w:t>*</w:t>
            </w:r>
            <w:r>
              <w:rPr>
                <w:sz w:val="20"/>
                <w:szCs w:val="20"/>
              </w:rPr>
              <w:t>All EDGIS tables</w:t>
            </w:r>
          </w:p>
        </w:tc>
        <w:tc>
          <w:tcPr>
            <w:tcW w:w="4185" w:type="dxa"/>
            <w:tcBorders>
              <w:top w:val="nil"/>
              <w:left w:val="nil"/>
              <w:bottom w:val="single" w:sz="8" w:space="0" w:color="7BA0CD"/>
              <w:right w:val="single" w:sz="8" w:space="0" w:color="7BA0CD"/>
            </w:tcBorders>
            <w:shd w:val="clear" w:color="auto" w:fill="D3DFEE"/>
            <w:tcMar>
              <w:top w:w="0" w:type="dxa"/>
              <w:left w:w="108" w:type="dxa"/>
              <w:bottom w:w="0" w:type="dxa"/>
              <w:right w:w="108" w:type="dxa"/>
            </w:tcMar>
          </w:tcPr>
          <w:p w:rsidR="00B3257B" w:rsidRDefault="00B3257B" w:rsidP="00B3257B">
            <w:pPr>
              <w:spacing w:after="200" w:line="276" w:lineRule="auto"/>
              <w:rPr>
                <w:rFonts w:ascii="Calibri" w:eastAsiaTheme="minorHAnsi" w:hAnsi="Calibri" w:cs="Calibri"/>
                <w:sz w:val="20"/>
                <w:szCs w:val="20"/>
              </w:rPr>
            </w:pPr>
          </w:p>
        </w:tc>
      </w:tr>
      <w:tr w:rsidR="00B3257B" w:rsidTr="00B3257B">
        <w:tc>
          <w:tcPr>
            <w:tcW w:w="1528" w:type="dxa"/>
            <w:tcBorders>
              <w:top w:val="nil"/>
              <w:left w:val="single" w:sz="8" w:space="0" w:color="7BA0CD"/>
              <w:bottom w:val="single" w:sz="8" w:space="0" w:color="7BA0CD"/>
              <w:right w:val="single" w:sz="8" w:space="0" w:color="7BA0CD"/>
            </w:tcBorders>
            <w:shd w:val="clear" w:color="auto" w:fill="A7BFDE"/>
            <w:tcMar>
              <w:top w:w="0" w:type="dxa"/>
              <w:left w:w="108" w:type="dxa"/>
              <w:bottom w:w="0" w:type="dxa"/>
              <w:right w:w="108" w:type="dxa"/>
            </w:tcMar>
            <w:hideMark/>
          </w:tcPr>
          <w:p w:rsidR="00B3257B" w:rsidRDefault="00B3257B" w:rsidP="00B3257B">
            <w:pPr>
              <w:spacing w:after="200" w:line="276" w:lineRule="auto"/>
              <w:rPr>
                <w:rFonts w:ascii="Calibri" w:eastAsiaTheme="minorHAnsi" w:hAnsi="Calibri" w:cs="Calibri"/>
                <w:sz w:val="20"/>
                <w:szCs w:val="20"/>
              </w:rPr>
            </w:pPr>
            <w:r>
              <w:rPr>
                <w:sz w:val="20"/>
                <w:szCs w:val="20"/>
              </w:rPr>
              <w:t>DAT_EDITOR</w:t>
            </w:r>
          </w:p>
        </w:tc>
        <w:tc>
          <w:tcPr>
            <w:tcW w:w="2707" w:type="dxa"/>
            <w:tcBorders>
              <w:top w:val="nil"/>
              <w:left w:val="nil"/>
              <w:bottom w:val="single" w:sz="8" w:space="0" w:color="7BA0CD"/>
              <w:right w:val="single" w:sz="8" w:space="0" w:color="7BA0CD"/>
            </w:tcBorders>
            <w:shd w:val="clear" w:color="auto" w:fill="A7BFDE"/>
            <w:tcMar>
              <w:top w:w="0" w:type="dxa"/>
              <w:left w:w="108" w:type="dxa"/>
              <w:bottom w:w="0" w:type="dxa"/>
              <w:right w:w="108" w:type="dxa"/>
            </w:tcMar>
            <w:hideMark/>
          </w:tcPr>
          <w:p w:rsidR="00B3257B" w:rsidRDefault="00B3257B" w:rsidP="00B3257B">
            <w:pPr>
              <w:rPr>
                <w:rFonts w:ascii="Calibri" w:eastAsiaTheme="minorHAnsi" w:hAnsi="Calibri" w:cs="Calibri"/>
                <w:sz w:val="20"/>
                <w:szCs w:val="20"/>
              </w:rPr>
            </w:pPr>
            <w:r>
              <w:rPr>
                <w:sz w:val="20"/>
                <w:szCs w:val="20"/>
              </w:rPr>
              <w:t>All other datasets</w:t>
            </w:r>
          </w:p>
          <w:p w:rsidR="00B3257B" w:rsidRDefault="00B3257B" w:rsidP="00B3257B">
            <w:pPr>
              <w:spacing w:after="200" w:line="276" w:lineRule="auto"/>
              <w:rPr>
                <w:rFonts w:ascii="Calibri" w:eastAsiaTheme="minorHAnsi" w:hAnsi="Calibri" w:cs="Calibri"/>
                <w:sz w:val="20"/>
                <w:szCs w:val="20"/>
              </w:rPr>
            </w:pPr>
            <w:r>
              <w:rPr>
                <w:color w:val="C00000"/>
                <w:sz w:val="20"/>
                <w:szCs w:val="20"/>
              </w:rPr>
              <w:t>*</w:t>
            </w:r>
            <w:r>
              <w:rPr>
                <w:sz w:val="20"/>
                <w:szCs w:val="20"/>
              </w:rPr>
              <w:t>All EDGIS tables</w:t>
            </w:r>
          </w:p>
        </w:tc>
        <w:tc>
          <w:tcPr>
            <w:tcW w:w="4185" w:type="dxa"/>
            <w:tcBorders>
              <w:top w:val="nil"/>
              <w:left w:val="nil"/>
              <w:bottom w:val="single" w:sz="8" w:space="0" w:color="7BA0CD"/>
              <w:right w:val="single" w:sz="8" w:space="0" w:color="7BA0CD"/>
            </w:tcBorders>
            <w:shd w:val="clear" w:color="auto" w:fill="A7BFDE"/>
            <w:tcMar>
              <w:top w:w="0" w:type="dxa"/>
              <w:left w:w="108" w:type="dxa"/>
              <w:bottom w:w="0" w:type="dxa"/>
              <w:right w:w="108" w:type="dxa"/>
            </w:tcMar>
            <w:hideMark/>
          </w:tcPr>
          <w:p w:rsidR="00B3257B" w:rsidRDefault="00B3257B" w:rsidP="00B3257B">
            <w:pPr>
              <w:spacing w:after="200" w:line="276" w:lineRule="auto"/>
              <w:rPr>
                <w:rFonts w:ascii="Calibri" w:eastAsiaTheme="minorHAnsi" w:hAnsi="Calibri" w:cs="Calibri"/>
                <w:sz w:val="20"/>
                <w:szCs w:val="20"/>
              </w:rPr>
            </w:pPr>
            <w:r>
              <w:rPr>
                <w:sz w:val="20"/>
                <w:szCs w:val="20"/>
              </w:rPr>
              <w:t>ConversionFeaturesDataset</w:t>
            </w:r>
          </w:p>
        </w:tc>
      </w:tr>
      <w:tr w:rsidR="00B3257B" w:rsidTr="00B3257B">
        <w:tc>
          <w:tcPr>
            <w:tcW w:w="1528" w:type="dxa"/>
            <w:tcBorders>
              <w:top w:val="nil"/>
              <w:left w:val="single" w:sz="8" w:space="0" w:color="7BA0CD"/>
              <w:bottom w:val="single" w:sz="8" w:space="0" w:color="7BA0CD"/>
              <w:right w:val="single" w:sz="8" w:space="0" w:color="7BA0CD"/>
            </w:tcBorders>
            <w:shd w:val="clear" w:color="auto" w:fill="D3DFEE"/>
            <w:tcMar>
              <w:top w:w="0" w:type="dxa"/>
              <w:left w:w="108" w:type="dxa"/>
              <w:bottom w:w="0" w:type="dxa"/>
              <w:right w:w="108" w:type="dxa"/>
            </w:tcMar>
          </w:tcPr>
          <w:p w:rsidR="00B3257B" w:rsidRDefault="00B3257B" w:rsidP="00B3257B">
            <w:pPr>
              <w:rPr>
                <w:rFonts w:ascii="Calibri" w:eastAsiaTheme="minorHAnsi" w:hAnsi="Calibri" w:cs="Calibri"/>
                <w:sz w:val="20"/>
                <w:szCs w:val="20"/>
              </w:rPr>
            </w:pPr>
            <w:r>
              <w:rPr>
                <w:color w:val="C00000"/>
                <w:sz w:val="20"/>
                <w:szCs w:val="20"/>
              </w:rPr>
              <w:t>**</w:t>
            </w:r>
            <w:r>
              <w:rPr>
                <w:sz w:val="20"/>
                <w:szCs w:val="20"/>
              </w:rPr>
              <w:t>DATACONV</w:t>
            </w:r>
          </w:p>
          <w:p w:rsidR="00B3257B" w:rsidRDefault="00B3257B" w:rsidP="00B3257B">
            <w:pPr>
              <w:spacing w:after="200" w:line="276" w:lineRule="auto"/>
              <w:rPr>
                <w:rFonts w:ascii="Calibri" w:eastAsiaTheme="minorHAnsi" w:hAnsi="Calibri" w:cs="Calibri"/>
                <w:b/>
                <w:bCs/>
                <w:sz w:val="20"/>
                <w:szCs w:val="20"/>
              </w:rPr>
            </w:pPr>
          </w:p>
        </w:tc>
        <w:tc>
          <w:tcPr>
            <w:tcW w:w="2707" w:type="dxa"/>
            <w:tcBorders>
              <w:top w:val="nil"/>
              <w:left w:val="nil"/>
              <w:bottom w:val="single" w:sz="8" w:space="0" w:color="7BA0CD"/>
              <w:right w:val="single" w:sz="8" w:space="0" w:color="7BA0CD"/>
            </w:tcBorders>
            <w:shd w:val="clear" w:color="auto" w:fill="D3DFEE"/>
            <w:tcMar>
              <w:top w:w="0" w:type="dxa"/>
              <w:left w:w="108" w:type="dxa"/>
              <w:bottom w:w="0" w:type="dxa"/>
              <w:right w:w="108" w:type="dxa"/>
            </w:tcMar>
            <w:hideMark/>
          </w:tcPr>
          <w:p w:rsidR="00B3257B" w:rsidRDefault="00B3257B" w:rsidP="00B3257B">
            <w:pPr>
              <w:rPr>
                <w:rFonts w:ascii="Calibri" w:eastAsiaTheme="minorHAnsi" w:hAnsi="Calibri" w:cs="Calibri"/>
                <w:sz w:val="20"/>
                <w:szCs w:val="20"/>
              </w:rPr>
            </w:pPr>
            <w:r>
              <w:rPr>
                <w:sz w:val="20"/>
                <w:szCs w:val="20"/>
              </w:rPr>
              <w:t>All datasets</w:t>
            </w:r>
          </w:p>
          <w:p w:rsidR="00B3257B" w:rsidRDefault="00B3257B" w:rsidP="00B3257B">
            <w:pPr>
              <w:spacing w:after="200" w:line="276" w:lineRule="auto"/>
              <w:rPr>
                <w:rFonts w:ascii="Calibri" w:eastAsiaTheme="minorHAnsi" w:hAnsi="Calibri" w:cs="Calibri"/>
                <w:sz w:val="20"/>
                <w:szCs w:val="20"/>
              </w:rPr>
            </w:pPr>
            <w:r>
              <w:rPr>
                <w:color w:val="C00000"/>
                <w:sz w:val="20"/>
                <w:szCs w:val="20"/>
              </w:rPr>
              <w:t>*</w:t>
            </w:r>
            <w:r>
              <w:rPr>
                <w:sz w:val="20"/>
                <w:szCs w:val="20"/>
              </w:rPr>
              <w:t>All EDGIS tables</w:t>
            </w:r>
          </w:p>
        </w:tc>
        <w:tc>
          <w:tcPr>
            <w:tcW w:w="4185" w:type="dxa"/>
            <w:tcBorders>
              <w:top w:val="nil"/>
              <w:left w:val="nil"/>
              <w:bottom w:val="single" w:sz="8" w:space="0" w:color="7BA0CD"/>
              <w:right w:val="single" w:sz="8" w:space="0" w:color="7BA0CD"/>
            </w:tcBorders>
            <w:shd w:val="clear" w:color="auto" w:fill="D3DFEE"/>
            <w:tcMar>
              <w:top w:w="0" w:type="dxa"/>
              <w:left w:w="108" w:type="dxa"/>
              <w:bottom w:w="0" w:type="dxa"/>
              <w:right w:w="108" w:type="dxa"/>
            </w:tcMar>
          </w:tcPr>
          <w:p w:rsidR="00B3257B" w:rsidRDefault="00B3257B" w:rsidP="00B3257B">
            <w:pPr>
              <w:spacing w:after="200" w:line="276" w:lineRule="auto"/>
              <w:rPr>
                <w:rFonts w:ascii="Calibri" w:eastAsiaTheme="minorHAnsi" w:hAnsi="Calibri" w:cs="Calibri"/>
                <w:sz w:val="20"/>
                <w:szCs w:val="20"/>
              </w:rPr>
            </w:pPr>
          </w:p>
        </w:tc>
      </w:tr>
      <w:tr w:rsidR="00B3257B" w:rsidTr="00B3257B">
        <w:trPr>
          <w:trHeight w:val="583"/>
        </w:trPr>
        <w:tc>
          <w:tcPr>
            <w:tcW w:w="8420" w:type="dxa"/>
            <w:gridSpan w:val="3"/>
            <w:tcBorders>
              <w:top w:val="nil"/>
              <w:left w:val="single" w:sz="8" w:space="0" w:color="7BA0CD"/>
              <w:bottom w:val="single" w:sz="8" w:space="0" w:color="7BA0CD"/>
              <w:right w:val="single" w:sz="8" w:space="0" w:color="7BA0CD"/>
            </w:tcBorders>
            <w:shd w:val="clear" w:color="auto" w:fill="A7BFDE"/>
            <w:tcMar>
              <w:top w:w="0" w:type="dxa"/>
              <w:left w:w="108" w:type="dxa"/>
              <w:bottom w:w="0" w:type="dxa"/>
              <w:right w:w="108" w:type="dxa"/>
            </w:tcMar>
            <w:hideMark/>
          </w:tcPr>
          <w:p w:rsidR="00B3257B" w:rsidRDefault="00B3257B" w:rsidP="00B3257B">
            <w:pPr>
              <w:rPr>
                <w:rFonts w:ascii="Calibri" w:eastAsiaTheme="minorHAnsi" w:hAnsi="Calibri" w:cs="Calibri"/>
                <w:b/>
                <w:bCs/>
                <w:color w:val="C00000"/>
                <w:sz w:val="20"/>
                <w:szCs w:val="20"/>
              </w:rPr>
            </w:pPr>
            <w:r>
              <w:rPr>
                <w:b/>
                <w:bCs/>
                <w:color w:val="C00000"/>
                <w:sz w:val="20"/>
                <w:szCs w:val="20"/>
              </w:rPr>
              <w:t xml:space="preserve">*   = Except </w:t>
            </w:r>
            <w:r>
              <w:rPr>
                <w:color w:val="C00000"/>
                <w:sz w:val="20"/>
                <w:szCs w:val="20"/>
              </w:rPr>
              <w:t>EDGIS.*_BUILDERR &amp; EDGIS.PGEDATAMODELVERSION</w:t>
            </w:r>
          </w:p>
          <w:p w:rsidR="00B3257B" w:rsidRDefault="00B3257B" w:rsidP="00B3257B">
            <w:pPr>
              <w:spacing w:after="200" w:line="276" w:lineRule="auto"/>
              <w:rPr>
                <w:rFonts w:ascii="Calibri" w:eastAsiaTheme="minorHAnsi" w:hAnsi="Calibri" w:cs="Calibri"/>
                <w:sz w:val="20"/>
                <w:szCs w:val="20"/>
              </w:rPr>
            </w:pPr>
            <w:r>
              <w:rPr>
                <w:b/>
                <w:bCs/>
                <w:color w:val="C00000"/>
                <w:sz w:val="20"/>
                <w:szCs w:val="20"/>
              </w:rPr>
              <w:t xml:space="preserve">** = ONLY </w:t>
            </w:r>
            <w:r>
              <w:rPr>
                <w:color w:val="C00000"/>
                <w:sz w:val="20"/>
                <w:szCs w:val="20"/>
              </w:rPr>
              <w:t>QxQ &amp; MxQ instances</w:t>
            </w:r>
          </w:p>
        </w:tc>
      </w:tr>
    </w:tbl>
    <w:p w:rsidR="00537241" w:rsidRPr="00537241" w:rsidRDefault="00537241" w:rsidP="00537241">
      <w:pPr>
        <w:pStyle w:val="ListParagraph"/>
        <w:numPr>
          <w:ilvl w:val="0"/>
          <w:numId w:val="49"/>
        </w:numPr>
        <w:tabs>
          <w:tab w:val="left" w:pos="90"/>
        </w:tabs>
      </w:pPr>
      <w:r w:rsidRPr="00537241">
        <w:t>To do this, right click the ElectricDataset and select Privileges. Key in the first role, “SDE_EDITOR”, into the “User” field.</w:t>
      </w:r>
    </w:p>
    <w:p w:rsidR="00537241" w:rsidRPr="00537241" w:rsidRDefault="00537241" w:rsidP="00537241">
      <w:pPr>
        <w:pStyle w:val="ListParagraph"/>
        <w:tabs>
          <w:tab w:val="left" w:pos="90"/>
        </w:tabs>
        <w:ind w:left="1080"/>
      </w:pPr>
    </w:p>
    <w:p w:rsidR="00537241" w:rsidRPr="00537241" w:rsidRDefault="00537241" w:rsidP="00537241">
      <w:pPr>
        <w:tabs>
          <w:tab w:val="left" w:pos="90"/>
        </w:tabs>
        <w:ind w:left="720"/>
      </w:pPr>
      <w:r w:rsidRPr="00537241">
        <w:rPr>
          <w:noProof/>
        </w:rPr>
        <w:drawing>
          <wp:inline distT="0" distB="0" distL="0" distR="0" wp14:anchorId="43E4BE86" wp14:editId="396DFB90">
            <wp:extent cx="5943600" cy="2913380"/>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943600" cy="2913380"/>
                    </a:xfrm>
                    <a:prstGeom prst="rect">
                      <a:avLst/>
                    </a:prstGeom>
                  </pic:spPr>
                </pic:pic>
              </a:graphicData>
            </a:graphic>
          </wp:inline>
        </w:drawing>
      </w:r>
    </w:p>
    <w:p w:rsidR="00537241" w:rsidRPr="00537241" w:rsidRDefault="00537241" w:rsidP="00537241">
      <w:pPr>
        <w:tabs>
          <w:tab w:val="left" w:pos="90"/>
        </w:tabs>
        <w:ind w:left="720"/>
      </w:pPr>
    </w:p>
    <w:p w:rsidR="00537241" w:rsidRPr="00537241" w:rsidRDefault="00537241" w:rsidP="00537241">
      <w:pPr>
        <w:pStyle w:val="ListParagraph"/>
        <w:numPr>
          <w:ilvl w:val="0"/>
          <w:numId w:val="49"/>
        </w:numPr>
        <w:tabs>
          <w:tab w:val="left" w:pos="90"/>
        </w:tabs>
      </w:pPr>
      <w:r w:rsidRPr="00537241">
        <w:t>Select the dropdown for the View field and click “GRANT”.</w:t>
      </w:r>
    </w:p>
    <w:p w:rsidR="00537241" w:rsidRPr="00537241" w:rsidRDefault="00537241" w:rsidP="00537241">
      <w:pPr>
        <w:pStyle w:val="ListParagraph"/>
        <w:tabs>
          <w:tab w:val="left" w:pos="90"/>
        </w:tabs>
        <w:ind w:left="1080"/>
      </w:pPr>
    </w:p>
    <w:p w:rsidR="00537241" w:rsidRPr="00537241" w:rsidRDefault="00537241" w:rsidP="00537241">
      <w:pPr>
        <w:tabs>
          <w:tab w:val="left" w:pos="90"/>
        </w:tabs>
        <w:ind w:left="720"/>
      </w:pPr>
      <w:r w:rsidRPr="00537241">
        <w:rPr>
          <w:noProof/>
        </w:rPr>
        <w:lastRenderedPageBreak/>
        <w:drawing>
          <wp:inline distT="0" distB="0" distL="0" distR="0" wp14:anchorId="4B5897D5" wp14:editId="20C59C06">
            <wp:extent cx="4429125" cy="6572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6"/>
                    <a:srcRect t="68984" r="25481" b="8457"/>
                    <a:stretch/>
                  </pic:blipFill>
                  <pic:spPr bwMode="auto">
                    <a:xfrm>
                      <a:off x="0" y="0"/>
                      <a:ext cx="4429125" cy="657225"/>
                    </a:xfrm>
                    <a:prstGeom prst="rect">
                      <a:avLst/>
                    </a:prstGeom>
                    <a:ln>
                      <a:noFill/>
                    </a:ln>
                    <a:extLst>
                      <a:ext uri="{53640926-AAD7-44D8-BBD7-CCE9431645EC}">
                        <a14:shadowObscured xmlns:a14="http://schemas.microsoft.com/office/drawing/2010/main"/>
                      </a:ext>
                    </a:extLst>
                  </pic:spPr>
                </pic:pic>
              </a:graphicData>
            </a:graphic>
          </wp:inline>
        </w:drawing>
      </w:r>
    </w:p>
    <w:p w:rsidR="00537241" w:rsidRPr="00537241" w:rsidRDefault="00537241" w:rsidP="00537241">
      <w:pPr>
        <w:tabs>
          <w:tab w:val="left" w:pos="90"/>
        </w:tabs>
        <w:ind w:left="720"/>
      </w:pPr>
    </w:p>
    <w:p w:rsidR="00537241" w:rsidRPr="00537241" w:rsidRDefault="00537241" w:rsidP="00537241">
      <w:pPr>
        <w:pStyle w:val="ListParagraph"/>
        <w:numPr>
          <w:ilvl w:val="0"/>
          <w:numId w:val="49"/>
        </w:numPr>
        <w:tabs>
          <w:tab w:val="left" w:pos="90"/>
        </w:tabs>
      </w:pPr>
      <w:r w:rsidRPr="00537241">
        <w:t>Select the dropdown for the Edit field and click “GRANT”.</w:t>
      </w:r>
    </w:p>
    <w:p w:rsidR="00537241" w:rsidRPr="00537241" w:rsidRDefault="00537241" w:rsidP="00537241">
      <w:pPr>
        <w:pStyle w:val="ListParagraph"/>
        <w:numPr>
          <w:ilvl w:val="0"/>
          <w:numId w:val="49"/>
        </w:numPr>
        <w:tabs>
          <w:tab w:val="left" w:pos="90"/>
        </w:tabs>
      </w:pPr>
      <w:r w:rsidRPr="00537241">
        <w:t>Click OK to apply the privileges.</w:t>
      </w:r>
    </w:p>
    <w:p w:rsidR="00537241" w:rsidRPr="00537241" w:rsidRDefault="00537241" w:rsidP="00537241">
      <w:pPr>
        <w:pStyle w:val="ListParagraph"/>
        <w:numPr>
          <w:ilvl w:val="0"/>
          <w:numId w:val="49"/>
        </w:numPr>
        <w:tabs>
          <w:tab w:val="left" w:pos="90"/>
        </w:tabs>
      </w:pPr>
      <w:r w:rsidRPr="00537241">
        <w:t>Open the Privileges dialog again and key in the second role, “SDE_VIEWER”, into the “User” field.</w:t>
      </w:r>
    </w:p>
    <w:p w:rsidR="00537241" w:rsidRPr="00537241" w:rsidRDefault="00537241" w:rsidP="00537241">
      <w:pPr>
        <w:pStyle w:val="ListParagraph"/>
        <w:numPr>
          <w:ilvl w:val="0"/>
          <w:numId w:val="49"/>
        </w:numPr>
        <w:tabs>
          <w:tab w:val="left" w:pos="90"/>
        </w:tabs>
      </w:pPr>
      <w:r w:rsidRPr="00537241">
        <w:t>Select “GRANT” from the View dropdown.</w:t>
      </w:r>
    </w:p>
    <w:p w:rsidR="00537241" w:rsidRPr="00537241" w:rsidRDefault="00537241" w:rsidP="00537241">
      <w:pPr>
        <w:pStyle w:val="ListParagraph"/>
        <w:numPr>
          <w:ilvl w:val="0"/>
          <w:numId w:val="49"/>
        </w:numPr>
        <w:tabs>
          <w:tab w:val="left" w:pos="90"/>
        </w:tabs>
      </w:pPr>
      <w:r w:rsidRPr="00537241">
        <w:t>Click OK to apply the changes.</w:t>
      </w:r>
    </w:p>
    <w:p w:rsidR="003A128E" w:rsidRDefault="00B3257B" w:rsidP="00537241">
      <w:pPr>
        <w:pStyle w:val="ListParagraph"/>
        <w:numPr>
          <w:ilvl w:val="0"/>
          <w:numId w:val="49"/>
        </w:numPr>
      </w:pPr>
      <w:r>
        <w:t>Repeat steps 14-16</w:t>
      </w:r>
      <w:r w:rsidR="00537241" w:rsidRPr="00537241">
        <w:t xml:space="preserve"> for the last two roles to finish applying privileges.</w:t>
      </w:r>
      <w:r w:rsidR="00537241" w:rsidRPr="00537241">
        <w:br/>
      </w:r>
      <w:r w:rsidR="003A128E">
        <w:br/>
      </w:r>
    </w:p>
    <w:p w:rsidR="003A128E" w:rsidRPr="003A128E" w:rsidRDefault="003A128E" w:rsidP="003A128E">
      <w:r>
        <w:br w:type="page"/>
      </w:r>
    </w:p>
    <w:p w:rsidR="00417449" w:rsidRDefault="001B215E" w:rsidP="00417449">
      <w:pPr>
        <w:pStyle w:val="Heading1"/>
        <w:numPr>
          <w:ilvl w:val="0"/>
          <w:numId w:val="1"/>
        </w:numPr>
      </w:pPr>
      <w:bookmarkStart w:id="48" w:name="_Custom_ArcFM_Login"/>
      <w:bookmarkStart w:id="49" w:name="_Ref361774832"/>
      <w:bookmarkStart w:id="50" w:name="_Toc361823744"/>
      <w:bookmarkEnd w:id="48"/>
      <w:r>
        <w:lastRenderedPageBreak/>
        <w:t>Update Data Model Version Table</w:t>
      </w:r>
      <w:bookmarkEnd w:id="49"/>
      <w:bookmarkEnd w:id="50"/>
    </w:p>
    <w:p w:rsidR="00417449" w:rsidRPr="00BE431B" w:rsidRDefault="00417449" w:rsidP="00417449">
      <w:pPr>
        <w:rPr>
          <w:b/>
        </w:rPr>
      </w:pPr>
      <w:r w:rsidRPr="00BE431B">
        <w:rPr>
          <w:b/>
        </w:rPr>
        <w:t>Database Configuration:</w:t>
      </w:r>
    </w:p>
    <w:p w:rsidR="00866867" w:rsidRDefault="00866867" w:rsidP="000B7076">
      <w:pPr>
        <w:numPr>
          <w:ilvl w:val="0"/>
          <w:numId w:val="21"/>
        </w:numPr>
      </w:pPr>
      <w:r>
        <w:t>Open SQL Plus.</w:t>
      </w:r>
      <w:r>
        <w:br/>
      </w:r>
    </w:p>
    <w:p w:rsidR="00417449" w:rsidRDefault="00866867" w:rsidP="00866867">
      <w:pPr>
        <w:numPr>
          <w:ilvl w:val="0"/>
          <w:numId w:val="21"/>
        </w:numPr>
      </w:pPr>
      <w:r>
        <w:t>Log in using the same server and user as was used in section 2.</w:t>
      </w:r>
      <w:r>
        <w:br/>
      </w:r>
      <w:r>
        <w:br/>
      </w:r>
      <w:r>
        <w:rPr>
          <w:noProof/>
        </w:rPr>
        <w:drawing>
          <wp:inline distT="0" distB="0" distL="0" distR="0" wp14:anchorId="1879C501" wp14:editId="71D537DC">
            <wp:extent cx="5943600" cy="2693670"/>
            <wp:effectExtent l="0" t="0" r="0" b="0"/>
            <wp:docPr id="731" name="Picture 7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943600" cy="2693670"/>
                    </a:xfrm>
                    <a:prstGeom prst="rect">
                      <a:avLst/>
                    </a:prstGeom>
                  </pic:spPr>
                </pic:pic>
              </a:graphicData>
            </a:graphic>
          </wp:inline>
        </w:drawing>
      </w:r>
      <w:r>
        <w:br/>
      </w:r>
    </w:p>
    <w:p w:rsidR="00CD4052" w:rsidRPr="0071252F" w:rsidRDefault="00417449" w:rsidP="0071252F">
      <w:pPr>
        <w:numPr>
          <w:ilvl w:val="0"/>
          <w:numId w:val="21"/>
        </w:numPr>
        <w:rPr>
          <w:rFonts w:ascii="Courier New" w:hAnsi="Courier New" w:cs="Courier New"/>
          <w:sz w:val="22"/>
        </w:rPr>
      </w:pPr>
      <w:r>
        <w:t>Run the SQL</w:t>
      </w:r>
      <w:r w:rsidR="00866867">
        <w:t xml:space="preserve"> below:</w:t>
      </w:r>
      <w:r w:rsidR="00866867">
        <w:br/>
      </w:r>
      <w:r w:rsidR="0071252F">
        <w:br/>
      </w:r>
      <w:r w:rsidR="0071252F">
        <w:br/>
      </w:r>
      <w:r w:rsidR="00CD4052">
        <w:t xml:space="preserve"> </w:t>
      </w:r>
      <w:r w:rsidR="0071252F" w:rsidRPr="0071252F">
        <w:rPr>
          <w:rFonts w:ascii="Courier New" w:hAnsi="Courier New" w:cs="Courier New"/>
          <w:sz w:val="22"/>
        </w:rPr>
        <w:t>update pgedatamodelversion set currentidc='N' where currentidc='Y';</w:t>
      </w:r>
      <w:r w:rsidR="0071252F">
        <w:rPr>
          <w:rFonts w:ascii="Courier New" w:hAnsi="Courier New" w:cs="Courier New"/>
          <w:sz w:val="22"/>
        </w:rPr>
        <w:br/>
      </w:r>
      <w:r w:rsidR="0071252F">
        <w:rPr>
          <w:rFonts w:ascii="Courier New" w:hAnsi="Courier New" w:cs="Courier New"/>
          <w:sz w:val="22"/>
        </w:rPr>
        <w:br/>
      </w:r>
      <w:r w:rsidR="0071252F" w:rsidRPr="0071252F">
        <w:rPr>
          <w:rFonts w:ascii="Courier New" w:hAnsi="Courier New" w:cs="Courier New"/>
          <w:sz w:val="22"/>
        </w:rPr>
        <w:t>insert into pgedatamodelversion (OBJECTID, CURRENTIDC, DATEAPPLIED, APPLIEDBYPERSONNAME, MODELVERSION) values (2</w:t>
      </w:r>
      <w:r w:rsidR="00037B21">
        <w:rPr>
          <w:rFonts w:ascii="Courier New" w:hAnsi="Courier New" w:cs="Courier New"/>
          <w:sz w:val="22"/>
        </w:rPr>
        <w:t>6</w:t>
      </w:r>
      <w:r w:rsidR="0071252F" w:rsidRPr="0071252F">
        <w:rPr>
          <w:rFonts w:ascii="Courier New" w:hAnsi="Courier New" w:cs="Courier New"/>
          <w:sz w:val="22"/>
        </w:rPr>
        <w:t>,'Y',sysdate,'Rob Rader','7.5.4 CR8843');</w:t>
      </w:r>
    </w:p>
    <w:p w:rsidR="00074BCF" w:rsidRPr="00074BCF" w:rsidRDefault="00074BCF" w:rsidP="00074BCF">
      <w:pPr>
        <w:pStyle w:val="ListParagraph"/>
        <w:shd w:val="clear" w:color="auto" w:fill="FFFFFF"/>
        <w:rPr>
          <w:rFonts w:ascii="Segoe UI" w:hAnsi="Segoe UI" w:cs="Segoe UI"/>
          <w:color w:val="1E1E1E"/>
          <w:sz w:val="20"/>
          <w:szCs w:val="20"/>
        </w:rPr>
      </w:pPr>
    </w:p>
    <w:p w:rsidR="00074BCF" w:rsidRPr="00074BCF" w:rsidRDefault="00074BCF" w:rsidP="00074BCF">
      <w:pPr>
        <w:pStyle w:val="ListParagraph"/>
        <w:shd w:val="clear" w:color="auto" w:fill="FFFFFF"/>
        <w:rPr>
          <w:rFonts w:ascii="Segoe UI" w:hAnsi="Segoe UI" w:cs="Segoe UI"/>
          <w:color w:val="1E1E1E"/>
          <w:sz w:val="20"/>
          <w:szCs w:val="20"/>
        </w:rPr>
      </w:pPr>
      <w:r w:rsidRPr="00074BCF">
        <w:rPr>
          <w:rFonts w:ascii="Segoe UI" w:hAnsi="Segoe UI" w:cs="Segoe UI"/>
          <w:b/>
          <w:bCs/>
          <w:color w:val="1E1E1E"/>
          <w:sz w:val="20"/>
          <w:szCs w:val="20"/>
        </w:rPr>
        <w:t>Next row in datamodelversion created because of last minute supportstructureanno change from Jon Ronat at 8:33AM</w:t>
      </w:r>
      <w:r>
        <w:rPr>
          <w:rFonts w:ascii="Segoe UI" w:hAnsi="Segoe UI" w:cs="Segoe UI"/>
          <w:b/>
          <w:bCs/>
          <w:color w:val="1E1E1E"/>
          <w:sz w:val="20"/>
          <w:szCs w:val="20"/>
        </w:rPr>
        <w:t xml:space="preserve"> on 7/17/13</w:t>
      </w:r>
    </w:p>
    <w:p w:rsidR="00074BCF" w:rsidRPr="00074BCF" w:rsidRDefault="00074BCF" w:rsidP="00074BCF">
      <w:pPr>
        <w:pStyle w:val="ListParagraph"/>
        <w:shd w:val="clear" w:color="auto" w:fill="FFFFFF"/>
        <w:rPr>
          <w:rFonts w:ascii="Segoe UI" w:hAnsi="Segoe UI" w:cs="Segoe UI"/>
          <w:color w:val="1E1E1E"/>
          <w:sz w:val="20"/>
          <w:szCs w:val="20"/>
        </w:rPr>
      </w:pPr>
      <w:r w:rsidRPr="00074BCF">
        <w:rPr>
          <w:rFonts w:ascii="Segoe UI" w:hAnsi="Segoe UI" w:cs="Segoe UI"/>
          <w:color w:val="1E1E1E"/>
          <w:sz w:val="20"/>
          <w:szCs w:val="20"/>
        </w:rPr>
        <w:t> </w:t>
      </w:r>
    </w:p>
    <w:p w:rsidR="00074BCF" w:rsidRPr="00074BCF" w:rsidRDefault="00074BCF" w:rsidP="00074BCF">
      <w:pPr>
        <w:ind w:left="720"/>
        <w:rPr>
          <w:rFonts w:ascii="Courier New" w:hAnsi="Courier New" w:cs="Courier New"/>
          <w:sz w:val="22"/>
        </w:rPr>
      </w:pPr>
      <w:r w:rsidRPr="00074BCF">
        <w:rPr>
          <w:rFonts w:ascii="Courier New" w:hAnsi="Courier New" w:cs="Courier New"/>
          <w:sz w:val="22"/>
        </w:rPr>
        <w:t>update pgedatamodelversion set currentidc='N' where currentidc='Y';</w:t>
      </w:r>
    </w:p>
    <w:p w:rsidR="00074BCF" w:rsidRPr="00074BCF" w:rsidRDefault="00074BCF" w:rsidP="00074BCF">
      <w:pPr>
        <w:ind w:left="720"/>
        <w:rPr>
          <w:rFonts w:ascii="Courier New" w:hAnsi="Courier New" w:cs="Courier New"/>
          <w:sz w:val="22"/>
        </w:rPr>
      </w:pPr>
      <w:r w:rsidRPr="00074BCF">
        <w:rPr>
          <w:rFonts w:ascii="Courier New" w:hAnsi="Courier New" w:cs="Courier New"/>
          <w:sz w:val="22"/>
        </w:rPr>
        <w:t> </w:t>
      </w:r>
    </w:p>
    <w:p w:rsidR="00074BCF" w:rsidRPr="00074BCF" w:rsidRDefault="00074BCF" w:rsidP="00074BCF">
      <w:pPr>
        <w:ind w:left="720"/>
        <w:rPr>
          <w:rFonts w:ascii="Segoe UI" w:hAnsi="Segoe UI" w:cs="Segoe UI"/>
          <w:color w:val="1E1E1E"/>
          <w:sz w:val="20"/>
          <w:szCs w:val="20"/>
        </w:rPr>
      </w:pPr>
      <w:r w:rsidRPr="00074BCF">
        <w:rPr>
          <w:rFonts w:ascii="Courier New" w:hAnsi="Courier New" w:cs="Courier New"/>
          <w:sz w:val="22"/>
        </w:rPr>
        <w:t>insert into pgedatamodelversion (OBJECTID, CURRENTIDC, DATEAPPLIED, APPLIEDBYPERSONNAME, MODELVERSION) values (27,'Y',sysdate,'Rob Rader','7.5.4 GOLD 2 CR8843');</w:t>
      </w:r>
    </w:p>
    <w:p w:rsidR="00EE1ADE" w:rsidRDefault="00EE1ADE" w:rsidP="009F557E"/>
    <w:p w:rsidR="00037B21" w:rsidRDefault="00037B21" w:rsidP="009F557E"/>
    <w:p w:rsidR="00A567DC" w:rsidRDefault="00A567DC" w:rsidP="00A567DC">
      <w:pPr>
        <w:pStyle w:val="Heading1"/>
      </w:pPr>
      <w:bookmarkStart w:id="51" w:name="_Toc361823745"/>
      <w:r>
        <w:lastRenderedPageBreak/>
        <w:t>Known Issues</w:t>
      </w:r>
      <w:bookmarkEnd w:id="51"/>
    </w:p>
    <w:p w:rsidR="00A567DC" w:rsidRPr="00FC7226" w:rsidRDefault="00A567DC" w:rsidP="000C389D"/>
    <w:p w:rsidR="009738DF" w:rsidRPr="00B17051" w:rsidRDefault="00B17051" w:rsidP="00A37FC6">
      <w:pPr>
        <w:rPr>
          <w:i/>
        </w:rPr>
      </w:pPr>
      <w:r w:rsidRPr="00B17051">
        <w:rPr>
          <w:i/>
        </w:rPr>
        <w:t>No known issues have been discovered at this time.</w:t>
      </w:r>
    </w:p>
    <w:p w:rsidR="009738DF" w:rsidRPr="00B378B5" w:rsidRDefault="009738DF"/>
    <w:p w:rsidR="00903FC9" w:rsidRPr="00A36F79" w:rsidRDefault="00903FC9" w:rsidP="00A36F79"/>
    <w:sectPr w:rsidR="00903FC9" w:rsidRPr="00A36F79" w:rsidSect="00ED7595">
      <w:headerReference w:type="default" r:id="rId68"/>
      <w:footerReference w:type="default" r:id="rId69"/>
      <w:headerReference w:type="first" r:id="rId70"/>
      <w:footerReference w:type="first" r:id="rId71"/>
      <w:type w:val="continuous"/>
      <w:pgSz w:w="12240" w:h="15840" w:code="1"/>
      <w:pgMar w:top="1800" w:right="1080" w:bottom="1440" w:left="108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F4DAB" w:rsidRDefault="005F4DAB">
      <w:r>
        <w:separator/>
      </w:r>
    </w:p>
  </w:endnote>
  <w:endnote w:type="continuationSeparator" w:id="0">
    <w:p w:rsidR="005F4DAB" w:rsidRDefault="005F4D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Frutiger-Light">
    <w:altName w:val="Times New Roman"/>
    <w:charset w:val="00"/>
    <w:family w:val="auto"/>
    <w:pitch w:val="variable"/>
    <w:sig w:usb0="00000083" w:usb1="00000000" w:usb2="00000000" w:usb3="00000000" w:csb0="00000009"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Bold">
    <w:panose1 w:val="00000000000000000000"/>
    <w:charset w:val="00"/>
    <w:family w:val="roman"/>
    <w:notTrueType/>
    <w:pitch w:val="default"/>
  </w:font>
  <w:font w:name="Calibri">
    <w:panose1 w:val="020F0502020204030204"/>
    <w:charset w:val="00"/>
    <w:family w:val="swiss"/>
    <w:pitch w:val="variable"/>
    <w:sig w:usb0="E10002FF" w:usb1="4000ACFF" w:usb2="00000009" w:usb3="00000000" w:csb0="0000019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844FC" w:rsidRPr="0051033C" w:rsidRDefault="002844FC" w:rsidP="0051033C">
    <w:pPr>
      <w:pStyle w:val="Footer"/>
    </w:pPr>
    <w:r>
      <w:rPr>
        <w:noProof/>
      </w:rPr>
      <mc:AlternateContent>
        <mc:Choice Requires="wps">
          <w:drawing>
            <wp:anchor distT="0" distB="0" distL="114300" distR="114300" simplePos="0" relativeHeight="251660288" behindDoc="0" locked="0" layoutInCell="1" allowOverlap="1" wp14:anchorId="08592FAE" wp14:editId="6086CB00">
              <wp:simplePos x="0" y="0"/>
              <wp:positionH relativeFrom="column">
                <wp:posOffset>3915883</wp:posOffset>
              </wp:positionH>
              <wp:positionV relativeFrom="paragraph">
                <wp:posOffset>28575</wp:posOffset>
              </wp:positionV>
              <wp:extent cx="2374265" cy="202018"/>
              <wp:effectExtent l="0" t="0" r="0" b="762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202018"/>
                      </a:xfrm>
                      <a:prstGeom prst="rect">
                        <a:avLst/>
                      </a:prstGeom>
                      <a:solidFill>
                        <a:srgbClr val="FFFFFF"/>
                      </a:solidFill>
                      <a:ln w="9525">
                        <a:noFill/>
                        <a:miter lim="800000"/>
                        <a:headEnd/>
                        <a:tailEnd/>
                      </a:ln>
                    </wps:spPr>
                    <wps:txbx>
                      <w:txbxContent>
                        <w:p w:rsidR="002844FC" w:rsidRDefault="002844FC" w:rsidP="00FC5752">
                          <w:pPr>
                            <w:jc w:val="right"/>
                          </w:pPr>
                          <w:r w:rsidRPr="0051033C">
                            <w:t xml:space="preserve">Last Updated: </w:t>
                          </w:r>
                          <w:r w:rsidRPr="0051033C">
                            <w:fldChar w:fldCharType="begin"/>
                          </w:r>
                          <w:r w:rsidRPr="0051033C">
                            <w:instrText xml:space="preserve"> SAVEDATE  \@ "M/d/yyyy" \* MERGEFORMAT </w:instrText>
                          </w:r>
                          <w:r w:rsidRPr="0051033C">
                            <w:fldChar w:fldCharType="separate"/>
                          </w:r>
                          <w:r w:rsidR="00C82F43">
                            <w:rPr>
                              <w:noProof/>
                            </w:rPr>
                            <w:t>7/25/2013</w:t>
                          </w:r>
                          <w:r w:rsidRPr="0051033C">
                            <w:fldChar w:fldCharType="end"/>
                          </w:r>
                        </w:p>
                      </w:txbxContent>
                    </wps:txbx>
                    <wps:bodyPr rot="0" vert="horz" wrap="square" lIns="91440" tIns="0" rIns="91440" bIns="0" anchor="t" anchorCtr="0">
                      <a:noAutofit/>
                    </wps:bodyPr>
                  </wps:wsp>
                </a:graphicData>
              </a:graphic>
              <wp14:sizeRelH relativeFrom="margin">
                <wp14:pctWidth>40000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43" type="#_x0000_t202" style="position:absolute;margin-left:308.35pt;margin-top:2.25pt;width:186.95pt;height:15.9pt;z-index:251660288;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" stroked="f">
              <v:textbox inset=",0,,0">
                <w:txbxContent>
                  <w:p w:rsidR="002844FC" w:rsidRDefault="002844FC" w:rsidP="00FC5752">
                    <w:pPr>
                      <w:jc w:val="right"/>
                    </w:pPr>
                    <w:r w:rsidRPr="0051033C">
                      <w:t xml:space="preserve">Last Updated: </w:t>
                    </w:r>
                    <w:r w:rsidRPr="0051033C">
                      <w:fldChar w:fldCharType="begin"/>
                    </w:r>
                    <w:r w:rsidRPr="0051033C">
                      <w:instrText xml:space="preserve"> SAVEDATE  \@ "M/d/yyyy" \* MERGEFORMAT </w:instrText>
                    </w:r>
                    <w:r w:rsidRPr="0051033C">
                      <w:fldChar w:fldCharType="separate"/>
                    </w:r>
                    <w:r w:rsidR="00C82F43">
                      <w:rPr>
                        <w:noProof/>
                      </w:rPr>
                      <w:t>7/25/2013</w:t>
                    </w:r>
                    <w:r w:rsidRPr="0051033C">
                      <w:fldChar w:fldCharType="end"/>
                    </w:r>
                  </w:p>
                </w:txbxContent>
              </v:textbox>
            </v:shape>
          </w:pict>
        </mc:Fallback>
      </mc:AlternateContent>
    </w:r>
    <w:r w:rsidRPr="0051033C">
      <w:t xml:space="preserve">Page </w:t>
    </w:r>
    <w:r w:rsidRPr="0051033C">
      <w:fldChar w:fldCharType="begin"/>
    </w:r>
    <w:r w:rsidRPr="0051033C">
      <w:instrText xml:space="preserve"> PAGE </w:instrText>
    </w:r>
    <w:r w:rsidRPr="0051033C">
      <w:fldChar w:fldCharType="separate"/>
    </w:r>
    <w:r w:rsidR="00C82F43">
      <w:rPr>
        <w:noProof/>
      </w:rPr>
      <w:t>65</w:t>
    </w:r>
    <w:r w:rsidRPr="0051033C">
      <w:fldChar w:fldCharType="end"/>
    </w:r>
    <w:r w:rsidRPr="0051033C">
      <w:t xml:space="preserve"> of </w:t>
    </w:r>
    <w:r w:rsidR="005F4DAB">
      <w:fldChar w:fldCharType="begin"/>
    </w:r>
    <w:r w:rsidR="005F4DAB">
      <w:instrText xml:space="preserve"> NUMPAGES </w:instrText>
    </w:r>
    <w:r w:rsidR="005F4DAB">
      <w:fldChar w:fldCharType="separate"/>
    </w:r>
    <w:r w:rsidR="00C82F43">
      <w:rPr>
        <w:noProof/>
      </w:rPr>
      <w:t>70</w:t>
    </w:r>
    <w:r w:rsidR="005F4DAB">
      <w:rPr>
        <w:noProof/>
      </w:rPr>
      <w:fldChar w:fldCharType="end"/>
    </w:r>
    <w:r w:rsidRPr="0051033C">
      <w:tab/>
    </w:r>
    <w:r w:rsidRPr="0051033C">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844FC" w:rsidRPr="00CE0A8E" w:rsidRDefault="002844FC" w:rsidP="00CE0A8E">
    <w:pPr>
      <w:pStyle w:val="Footer"/>
    </w:pPr>
    <w:r>
      <w:rPr>
        <w:noProof/>
      </w:rPr>
      <mc:AlternateContent>
        <mc:Choice Requires="wps">
          <w:drawing>
            <wp:anchor distT="0" distB="0" distL="114300" distR="114300" simplePos="0" relativeHeight="251664384" behindDoc="0" locked="0" layoutInCell="1" allowOverlap="1" wp14:anchorId="1FBE2DF9" wp14:editId="5DF6597C">
              <wp:simplePos x="0" y="0"/>
              <wp:positionH relativeFrom="column">
                <wp:posOffset>3915883</wp:posOffset>
              </wp:positionH>
              <wp:positionV relativeFrom="paragraph">
                <wp:posOffset>28575</wp:posOffset>
              </wp:positionV>
              <wp:extent cx="2374265" cy="202018"/>
              <wp:effectExtent l="0" t="0" r="0" b="7620"/>
              <wp:wrapNone/>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202018"/>
                      </a:xfrm>
                      <a:prstGeom prst="rect">
                        <a:avLst/>
                      </a:prstGeom>
                      <a:solidFill>
                        <a:srgbClr val="FFFFFF"/>
                      </a:solidFill>
                      <a:ln w="9525">
                        <a:noFill/>
                        <a:miter lim="800000"/>
                        <a:headEnd/>
                        <a:tailEnd/>
                      </a:ln>
                    </wps:spPr>
                    <wps:txbx>
                      <w:txbxContent>
                        <w:p w:rsidR="002844FC" w:rsidRDefault="002844FC" w:rsidP="00CE0A8E">
                          <w:pPr>
                            <w:jc w:val="right"/>
                          </w:pPr>
                          <w:r w:rsidRPr="0051033C">
                            <w:t xml:space="preserve">Last Updated: </w:t>
                          </w:r>
                          <w:r w:rsidRPr="0051033C">
                            <w:fldChar w:fldCharType="begin"/>
                          </w:r>
                          <w:r w:rsidRPr="0051033C">
                            <w:instrText xml:space="preserve"> SAVEDATE  \@ "M/d/yyyy" \* MERGEFORMAT </w:instrText>
                          </w:r>
                          <w:r w:rsidRPr="0051033C">
                            <w:fldChar w:fldCharType="separate"/>
                          </w:r>
                          <w:r w:rsidR="00C82F43">
                            <w:rPr>
                              <w:noProof/>
                            </w:rPr>
                            <w:t>7/25/2013</w:t>
                          </w:r>
                          <w:r w:rsidRPr="0051033C">
                            <w:fldChar w:fldCharType="end"/>
                          </w:r>
                        </w:p>
                      </w:txbxContent>
                    </wps:txbx>
                    <wps:bodyPr rot="0" vert="horz" wrap="square" lIns="91440" tIns="0" rIns="91440" bIns="0" anchor="t" anchorCtr="0">
                      <a:noAutofit/>
                    </wps:bodyPr>
                  </wps:wsp>
                </a:graphicData>
              </a:graphic>
              <wp14:sizeRelH relativeFrom="margin">
                <wp14:pctWidth>40000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44" type="#_x0000_t202" style="position:absolute;margin-left:308.35pt;margin-top:2.25pt;width:186.95pt;height:15.9pt;z-index:251664384;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" stroked="f">
              <v:textbox inset=",0,,0">
                <w:txbxContent>
                  <w:p w:rsidR="002844FC" w:rsidRDefault="002844FC" w:rsidP="00CE0A8E">
                    <w:pPr>
                      <w:jc w:val="right"/>
                    </w:pPr>
                    <w:r w:rsidRPr="0051033C">
                      <w:t xml:space="preserve">Last Updated: </w:t>
                    </w:r>
                    <w:r w:rsidRPr="0051033C">
                      <w:fldChar w:fldCharType="begin"/>
                    </w:r>
                    <w:r w:rsidRPr="0051033C">
                      <w:instrText xml:space="preserve"> SAVEDATE  \@ "M/d/yyyy" \* MERGEFORMAT </w:instrText>
                    </w:r>
                    <w:r w:rsidRPr="0051033C">
                      <w:fldChar w:fldCharType="separate"/>
                    </w:r>
                    <w:r w:rsidR="00C82F43">
                      <w:rPr>
                        <w:noProof/>
                      </w:rPr>
                      <w:t>7/25/2013</w:t>
                    </w:r>
                    <w:r w:rsidRPr="0051033C">
                      <w:fldChar w:fldCharType="end"/>
                    </w:r>
                  </w:p>
                </w:txbxContent>
              </v:textbox>
            </v:shape>
          </w:pict>
        </mc:Fallback>
      </mc:AlternateContent>
    </w:r>
    <w:r w:rsidRPr="0051033C">
      <w:t xml:space="preserve">Page </w:t>
    </w:r>
    <w:r w:rsidRPr="0051033C">
      <w:fldChar w:fldCharType="begin"/>
    </w:r>
    <w:r w:rsidRPr="0051033C">
      <w:instrText xml:space="preserve"> PAGE </w:instrText>
    </w:r>
    <w:r w:rsidRPr="0051033C">
      <w:fldChar w:fldCharType="separate"/>
    </w:r>
    <w:r w:rsidR="00C82F43">
      <w:rPr>
        <w:noProof/>
      </w:rPr>
      <w:t>1</w:t>
    </w:r>
    <w:r w:rsidRPr="0051033C">
      <w:fldChar w:fldCharType="end"/>
    </w:r>
    <w:r w:rsidRPr="0051033C">
      <w:t xml:space="preserve"> of </w:t>
    </w:r>
    <w:r w:rsidR="005F4DAB">
      <w:fldChar w:fldCharType="begin"/>
    </w:r>
    <w:r w:rsidR="005F4DAB">
      <w:instrText xml:space="preserve"> NUMPAGES </w:instrText>
    </w:r>
    <w:r w:rsidR="005F4DAB">
      <w:fldChar w:fldCharType="separate"/>
    </w:r>
    <w:r w:rsidR="00C82F43">
      <w:rPr>
        <w:noProof/>
      </w:rPr>
      <w:t>74</w:t>
    </w:r>
    <w:r w:rsidR="005F4DAB">
      <w:rPr>
        <w:noProof/>
      </w:rPr>
      <w:fldChar w:fldCharType="end"/>
    </w:r>
    <w:r w:rsidRPr="0051033C">
      <w:tab/>
    </w:r>
    <w:r w:rsidRPr="0051033C">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F4DAB" w:rsidRDefault="005F4DAB">
      <w:r>
        <w:separator/>
      </w:r>
    </w:p>
  </w:footnote>
  <w:footnote w:type="continuationSeparator" w:id="0">
    <w:p w:rsidR="005F4DAB" w:rsidRDefault="005F4DA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844FC" w:rsidRPr="00E77A87" w:rsidRDefault="002844FC" w:rsidP="008113AF">
    <w:pPr>
      <w:pStyle w:val="Header"/>
      <w:rPr>
        <w:b/>
        <w:sz w:val="20"/>
        <w:szCs w:val="20"/>
      </w:rPr>
    </w:pPr>
    <w:r w:rsidRPr="008113AF">
      <w:rPr>
        <w:b/>
        <w:noProof/>
        <w:sz w:val="20"/>
        <w:szCs w:val="20"/>
      </w:rPr>
      <mc:AlternateContent>
        <mc:Choice Requires="wps">
          <w:drawing>
            <wp:anchor distT="0" distB="0" distL="114300" distR="114300" simplePos="0" relativeHeight="251668480" behindDoc="0" locked="0" layoutInCell="1" allowOverlap="1" wp14:anchorId="26B87C11" wp14:editId="0E7C66C7">
              <wp:simplePos x="0" y="0"/>
              <wp:positionH relativeFrom="column">
                <wp:posOffset>1812851</wp:posOffset>
              </wp:positionH>
              <wp:positionV relativeFrom="paragraph">
                <wp:posOffset>-1</wp:posOffset>
              </wp:positionV>
              <wp:extent cx="4582633" cy="429585"/>
              <wp:effectExtent l="0" t="0" r="8890" b="8890"/>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82633" cy="429585"/>
                      </a:xfrm>
                      <a:prstGeom prst="rect">
                        <a:avLst/>
                      </a:prstGeom>
                      <a:solidFill>
                        <a:srgbClr val="FFFFFF"/>
                      </a:solidFill>
                      <a:ln w="9525">
                        <a:noFill/>
                        <a:miter lim="800000"/>
                        <a:headEnd/>
                        <a:tailEnd/>
                      </a:ln>
                    </wps:spPr>
                    <wps:txbx>
                      <w:txbxContent>
                        <w:p w:rsidR="002844FC" w:rsidRPr="008113AF" w:rsidRDefault="002844FC" w:rsidP="008113AF">
                          <w:pPr>
                            <w:pStyle w:val="Header"/>
                            <w:jc w:val="right"/>
                            <w:rPr>
                              <w:rFonts w:asciiTheme="minorHAnsi" w:hAnsiTheme="minorHAnsi" w:cstheme="minorHAnsi"/>
                            </w:rPr>
                          </w:pPr>
                          <w:r w:rsidRPr="008113AF">
                            <w:rPr>
                              <w:rFonts w:asciiTheme="minorHAnsi" w:hAnsiTheme="minorHAnsi" w:cstheme="minorHAnsi"/>
                            </w:rPr>
                            <w:fldChar w:fldCharType="begin"/>
                          </w:r>
                          <w:r w:rsidRPr="008113AF">
                            <w:rPr>
                              <w:rFonts w:asciiTheme="minorHAnsi" w:hAnsiTheme="minorHAnsi" w:cstheme="minorHAnsi"/>
                            </w:rPr>
                            <w:instrText xml:space="preserve"> DOCPROPERTY  DocumentName  \* MERGEFORMAT </w:instrText>
                          </w:r>
                          <w:r w:rsidRPr="008113AF">
                            <w:rPr>
                              <w:rFonts w:asciiTheme="minorHAnsi" w:hAnsiTheme="minorHAnsi" w:cstheme="minorHAnsi"/>
                            </w:rPr>
                            <w:fldChar w:fldCharType="separate"/>
                          </w:r>
                          <w:r w:rsidRPr="008113AF">
                            <w:rPr>
                              <w:rFonts w:asciiTheme="minorHAnsi" w:hAnsiTheme="minorHAnsi" w:cstheme="minorHAnsi"/>
                            </w:rPr>
                            <w:t>Patch 7.5.4 Installation Guide</w:t>
                          </w:r>
                          <w:r w:rsidRPr="008113AF">
                            <w:rPr>
                              <w:rFonts w:asciiTheme="minorHAnsi" w:hAnsiTheme="minorHAnsi" w:cstheme="minorHAnsi"/>
                            </w:rPr>
                            <w:fldChar w:fldCharType="end"/>
                          </w:r>
                          <w:r w:rsidRPr="008113AF">
                            <w:rPr>
                              <w:rFonts w:asciiTheme="minorHAnsi" w:hAnsiTheme="minorHAnsi" w:cstheme="minorHAnsi"/>
                            </w:rPr>
                            <w:br/>
                            <w:t xml:space="preserve">Version </w:t>
                          </w:r>
                          <w:r w:rsidRPr="008113AF">
                            <w:rPr>
                              <w:rFonts w:asciiTheme="minorHAnsi" w:hAnsiTheme="minorHAnsi" w:cstheme="minorHAnsi"/>
                            </w:rPr>
                            <w:fldChar w:fldCharType="begin"/>
                          </w:r>
                          <w:r w:rsidRPr="008113AF">
                            <w:rPr>
                              <w:rFonts w:asciiTheme="minorHAnsi" w:hAnsiTheme="minorHAnsi" w:cstheme="minorHAnsi"/>
                            </w:rPr>
                            <w:instrText xml:space="preserve"> DOCPROPERTY  VersionNumber  \* MERGEFORMAT </w:instrText>
                          </w:r>
                          <w:r w:rsidRPr="008113AF">
                            <w:rPr>
                              <w:rFonts w:asciiTheme="minorHAnsi" w:hAnsiTheme="minorHAnsi" w:cstheme="minorHAnsi"/>
                            </w:rPr>
                            <w:fldChar w:fldCharType="separate"/>
                          </w:r>
                          <w:r w:rsidRPr="008113AF">
                            <w:rPr>
                              <w:rFonts w:asciiTheme="minorHAnsi" w:hAnsiTheme="minorHAnsi" w:cstheme="minorHAnsi"/>
                            </w:rPr>
                            <w:t>1.0</w:t>
                          </w:r>
                          <w:r w:rsidRPr="008113AF">
                            <w:rPr>
                              <w:rFonts w:asciiTheme="minorHAnsi" w:hAnsiTheme="minorHAnsi" w:cstheme="minorHAnsi"/>
                            </w:rPr>
                            <w:fldChar w:fldCharType="end"/>
                          </w:r>
                        </w:p>
                        <w:p w:rsidR="002844FC" w:rsidRDefault="002844F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42" type="#_x0000_t202" style="position:absolute;left:0;text-align:left;margin-left:142.75pt;margin-top:0;width:360.85pt;height:33.8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" stroked="f">
              <v:textbox>
                <w:txbxContent>
                  <w:p w:rsidR="002844FC" w:rsidRPr="008113AF" w:rsidRDefault="002844FC" w:rsidP="008113AF">
                    <w:pPr>
                      <w:pStyle w:val="Header"/>
                      <w:jc w:val="right"/>
                      <w:rPr>
                        <w:rFonts w:asciiTheme="minorHAnsi" w:hAnsiTheme="minorHAnsi" w:cstheme="minorHAnsi"/>
                      </w:rPr>
                    </w:pPr>
                    <w:r w:rsidRPr="008113AF">
                      <w:rPr>
                        <w:rFonts w:asciiTheme="minorHAnsi" w:hAnsiTheme="minorHAnsi" w:cstheme="minorHAnsi"/>
                      </w:rPr>
                      <w:fldChar w:fldCharType="begin"/>
                    </w:r>
                    <w:r w:rsidRPr="008113AF">
                      <w:rPr>
                        <w:rFonts w:asciiTheme="minorHAnsi" w:hAnsiTheme="minorHAnsi" w:cstheme="minorHAnsi"/>
                      </w:rPr>
                      <w:instrText xml:space="preserve"> DOCPROPERTY  DocumentName  \* MERGEFORMAT </w:instrText>
                    </w:r>
                    <w:r w:rsidRPr="008113AF">
                      <w:rPr>
                        <w:rFonts w:asciiTheme="minorHAnsi" w:hAnsiTheme="minorHAnsi" w:cstheme="minorHAnsi"/>
                      </w:rPr>
                      <w:fldChar w:fldCharType="separate"/>
                    </w:r>
                    <w:r w:rsidRPr="008113AF">
                      <w:rPr>
                        <w:rFonts w:asciiTheme="minorHAnsi" w:hAnsiTheme="minorHAnsi" w:cstheme="minorHAnsi"/>
                      </w:rPr>
                      <w:t>Patch 7.5.4 Installation Guide</w:t>
                    </w:r>
                    <w:r w:rsidRPr="008113AF">
                      <w:rPr>
                        <w:rFonts w:asciiTheme="minorHAnsi" w:hAnsiTheme="minorHAnsi" w:cstheme="minorHAnsi"/>
                      </w:rPr>
                      <w:fldChar w:fldCharType="end"/>
                    </w:r>
                    <w:r w:rsidRPr="008113AF">
                      <w:rPr>
                        <w:rFonts w:asciiTheme="minorHAnsi" w:hAnsiTheme="minorHAnsi" w:cstheme="minorHAnsi"/>
                      </w:rPr>
                      <w:br/>
                      <w:t xml:space="preserve">Version </w:t>
                    </w:r>
                    <w:r w:rsidRPr="008113AF">
                      <w:rPr>
                        <w:rFonts w:asciiTheme="minorHAnsi" w:hAnsiTheme="minorHAnsi" w:cstheme="minorHAnsi"/>
                      </w:rPr>
                      <w:fldChar w:fldCharType="begin"/>
                    </w:r>
                    <w:r w:rsidRPr="008113AF">
                      <w:rPr>
                        <w:rFonts w:asciiTheme="minorHAnsi" w:hAnsiTheme="minorHAnsi" w:cstheme="minorHAnsi"/>
                      </w:rPr>
                      <w:instrText xml:space="preserve"> DOCPROPERTY  VersionNumber  \* MERGEFORMAT </w:instrText>
                    </w:r>
                    <w:r w:rsidRPr="008113AF">
                      <w:rPr>
                        <w:rFonts w:asciiTheme="minorHAnsi" w:hAnsiTheme="minorHAnsi" w:cstheme="minorHAnsi"/>
                      </w:rPr>
                      <w:fldChar w:fldCharType="separate"/>
                    </w:r>
                    <w:r w:rsidRPr="008113AF">
                      <w:rPr>
                        <w:rFonts w:asciiTheme="minorHAnsi" w:hAnsiTheme="minorHAnsi" w:cstheme="minorHAnsi"/>
                      </w:rPr>
                      <w:t>1.0</w:t>
                    </w:r>
                    <w:r w:rsidRPr="008113AF">
                      <w:rPr>
                        <w:rFonts w:asciiTheme="minorHAnsi" w:hAnsiTheme="minorHAnsi" w:cstheme="minorHAnsi"/>
                      </w:rPr>
                      <w:fldChar w:fldCharType="end"/>
                    </w:r>
                  </w:p>
                  <w:p w:rsidR="002844FC" w:rsidRDefault="002844FC"/>
                </w:txbxContent>
              </v:textbox>
            </v:shape>
          </w:pict>
        </mc:Fallback>
      </mc:AlternateContent>
    </w:r>
    <w:r>
      <w:rPr>
        <w:noProof/>
      </w:rPr>
      <w:drawing>
        <wp:anchor distT="0" distB="0" distL="114300" distR="114300" simplePos="0" relativeHeight="251666432" behindDoc="1" locked="0" layoutInCell="1" allowOverlap="1" wp14:anchorId="7C9B7F12" wp14:editId="7466CC4C">
          <wp:simplePos x="0" y="0"/>
          <wp:positionH relativeFrom="column">
            <wp:posOffset>-36195</wp:posOffset>
          </wp:positionH>
          <wp:positionV relativeFrom="paragraph">
            <wp:posOffset>0</wp:posOffset>
          </wp:positionV>
          <wp:extent cx="1353185" cy="365125"/>
          <wp:effectExtent l="0" t="0" r="0" b="0"/>
          <wp:wrapThrough wrapText="bothSides">
            <wp:wrapPolygon edited="0">
              <wp:start x="0" y="0"/>
              <wp:lineTo x="0" y="20285"/>
              <wp:lineTo x="21286" y="20285"/>
              <wp:lineTo x="21286" y="0"/>
              <wp:lineTo x="0" y="0"/>
            </wp:wrapPolygon>
          </wp:wrapThrough>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53185" cy="365125"/>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Pr>
        <w:b/>
        <w:sz w:val="20"/>
        <w:szCs w:val="20"/>
      </w:rPr>
      <w:t xml:space="preserve">            </w:t>
    </w:r>
  </w:p>
  <w:p w:rsidR="002844FC" w:rsidRPr="000C2D55" w:rsidRDefault="002844FC" w:rsidP="008113AF">
    <w:pPr>
      <w:pStyle w:val="Header"/>
      <w:rPr>
        <w:b/>
        <w:i/>
        <w:sz w:val="20"/>
        <w:szCs w:val="20"/>
      </w:rPr>
    </w:pPr>
    <w:r>
      <w:rPr>
        <w:b/>
        <w:sz w:val="20"/>
        <w:szCs w:val="20"/>
      </w:rPr>
      <w:t xml:space="preserve">                                              </w:t>
    </w:r>
  </w:p>
  <w:p w:rsidR="002844FC" w:rsidRDefault="002844FC" w:rsidP="008113AF">
    <w:r>
      <w:t>___________________________________________________________________________</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844FC" w:rsidRPr="00E77A87" w:rsidRDefault="002844FC" w:rsidP="00CE0A8E">
    <w:pPr>
      <w:pStyle w:val="Header"/>
      <w:rPr>
        <w:b/>
        <w:sz w:val="20"/>
        <w:szCs w:val="20"/>
      </w:rPr>
    </w:pPr>
    <w:r>
      <w:rPr>
        <w:noProof/>
      </w:rPr>
      <w:drawing>
        <wp:anchor distT="0" distB="0" distL="114300" distR="114300" simplePos="0" relativeHeight="251662336" behindDoc="1" locked="0" layoutInCell="1" allowOverlap="1" wp14:anchorId="03204B7F" wp14:editId="08FCF90C">
          <wp:simplePos x="0" y="0"/>
          <wp:positionH relativeFrom="column">
            <wp:posOffset>-36195</wp:posOffset>
          </wp:positionH>
          <wp:positionV relativeFrom="paragraph">
            <wp:posOffset>0</wp:posOffset>
          </wp:positionV>
          <wp:extent cx="1353185" cy="365125"/>
          <wp:effectExtent l="0" t="0" r="0" b="0"/>
          <wp:wrapThrough wrapText="bothSides">
            <wp:wrapPolygon edited="0">
              <wp:start x="0" y="0"/>
              <wp:lineTo x="0" y="20285"/>
              <wp:lineTo x="21286" y="20285"/>
              <wp:lineTo x="21286"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53185" cy="365125"/>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Pr>
        <w:b/>
        <w:sz w:val="20"/>
        <w:szCs w:val="20"/>
      </w:rPr>
      <w:tab/>
    </w:r>
    <w:r>
      <w:rPr>
        <w:b/>
        <w:sz w:val="20"/>
        <w:szCs w:val="20"/>
      </w:rPr>
      <w:tab/>
      <w:t xml:space="preserve">ED AM/GIS            </w:t>
    </w:r>
  </w:p>
  <w:p w:rsidR="002844FC" w:rsidRPr="000C2D55" w:rsidRDefault="002844FC" w:rsidP="00CE0A8E">
    <w:pPr>
      <w:pStyle w:val="Header"/>
      <w:rPr>
        <w:b/>
        <w:i/>
        <w:sz w:val="20"/>
        <w:szCs w:val="20"/>
      </w:rPr>
    </w:pPr>
    <w:r>
      <w:rPr>
        <w:b/>
        <w:sz w:val="20"/>
        <w:szCs w:val="20"/>
      </w:rPr>
      <w:t xml:space="preserve">                                               </w:t>
    </w:r>
    <w:r>
      <w:t xml:space="preserve">    </w:t>
    </w:r>
  </w:p>
  <w:p w:rsidR="002844FC" w:rsidRDefault="002844FC" w:rsidP="00CE0A8E">
    <w:r>
      <w:t>___________________________________________________________________________</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DE08548E"/>
    <w:lvl w:ilvl="0">
      <w:start w:val="1"/>
      <w:numFmt w:val="decimal"/>
      <w:pStyle w:val="ListNumber5"/>
      <w:lvlText w:val="%1."/>
      <w:lvlJc w:val="left"/>
      <w:pPr>
        <w:tabs>
          <w:tab w:val="num" w:pos="1800"/>
        </w:tabs>
        <w:ind w:left="1800" w:hanging="360"/>
      </w:pPr>
    </w:lvl>
  </w:abstractNum>
  <w:abstractNum w:abstractNumId="1">
    <w:nsid w:val="FFFFFF7D"/>
    <w:multiLevelType w:val="singleLevel"/>
    <w:tmpl w:val="A0F667E8"/>
    <w:lvl w:ilvl="0">
      <w:start w:val="1"/>
      <w:numFmt w:val="decimal"/>
      <w:pStyle w:val="ListNumber4"/>
      <w:lvlText w:val="%1."/>
      <w:lvlJc w:val="left"/>
      <w:pPr>
        <w:tabs>
          <w:tab w:val="num" w:pos="1440"/>
        </w:tabs>
        <w:ind w:left="1440" w:hanging="360"/>
      </w:pPr>
    </w:lvl>
  </w:abstractNum>
  <w:abstractNum w:abstractNumId="2">
    <w:nsid w:val="FFFFFF7E"/>
    <w:multiLevelType w:val="singleLevel"/>
    <w:tmpl w:val="AE3268B2"/>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B6489D12"/>
    <w:lvl w:ilvl="0">
      <w:start w:val="1"/>
      <w:numFmt w:val="decimal"/>
      <w:pStyle w:val="ListNumber2"/>
      <w:lvlText w:val="%1."/>
      <w:lvlJc w:val="left"/>
      <w:pPr>
        <w:tabs>
          <w:tab w:val="num" w:pos="720"/>
        </w:tabs>
        <w:ind w:left="720" w:hanging="360"/>
      </w:pPr>
    </w:lvl>
  </w:abstractNum>
  <w:abstractNum w:abstractNumId="4">
    <w:nsid w:val="FFFFFF80"/>
    <w:multiLevelType w:val="singleLevel"/>
    <w:tmpl w:val="6DFE4408"/>
    <w:lvl w:ilvl="0">
      <w:start w:val="1"/>
      <w:numFmt w:val="bullet"/>
      <w:pStyle w:val="ListBullet5"/>
      <w:lvlText w:val=""/>
      <w:lvlJc w:val="left"/>
      <w:pPr>
        <w:tabs>
          <w:tab w:val="num" w:pos="1800"/>
        </w:tabs>
        <w:ind w:left="1800" w:hanging="360"/>
      </w:pPr>
      <w:rPr>
        <w:rFonts w:ascii="Symbol" w:hAnsi="Symbol" w:hint="default"/>
      </w:rPr>
    </w:lvl>
  </w:abstractNum>
  <w:abstractNum w:abstractNumId="5">
    <w:nsid w:val="FFFFFF81"/>
    <w:multiLevelType w:val="singleLevel"/>
    <w:tmpl w:val="432C7ABA"/>
    <w:lvl w:ilvl="0">
      <w:start w:val="1"/>
      <w:numFmt w:val="bullet"/>
      <w:pStyle w:val="ListBullet4"/>
      <w:lvlText w:val=""/>
      <w:lvlJc w:val="left"/>
      <w:pPr>
        <w:tabs>
          <w:tab w:val="num" w:pos="1440"/>
        </w:tabs>
        <w:ind w:left="1440" w:hanging="360"/>
      </w:pPr>
      <w:rPr>
        <w:rFonts w:ascii="Symbol" w:hAnsi="Symbol" w:hint="default"/>
      </w:rPr>
    </w:lvl>
  </w:abstractNum>
  <w:abstractNum w:abstractNumId="6">
    <w:nsid w:val="FFFFFF82"/>
    <w:multiLevelType w:val="singleLevel"/>
    <w:tmpl w:val="31F63AB4"/>
    <w:lvl w:ilvl="0">
      <w:start w:val="1"/>
      <w:numFmt w:val="bullet"/>
      <w:pStyle w:val="ListBullet3"/>
      <w:lvlText w:val=""/>
      <w:lvlJc w:val="left"/>
      <w:pPr>
        <w:tabs>
          <w:tab w:val="num" w:pos="1080"/>
        </w:tabs>
        <w:ind w:left="1080" w:hanging="360"/>
      </w:pPr>
      <w:rPr>
        <w:rFonts w:ascii="Symbol" w:hAnsi="Symbol" w:hint="default"/>
      </w:rPr>
    </w:lvl>
  </w:abstractNum>
  <w:abstractNum w:abstractNumId="7">
    <w:nsid w:val="FFFFFF83"/>
    <w:multiLevelType w:val="singleLevel"/>
    <w:tmpl w:val="390A97EA"/>
    <w:lvl w:ilvl="0">
      <w:start w:val="1"/>
      <w:numFmt w:val="bullet"/>
      <w:pStyle w:val="ListBullet2"/>
      <w:lvlText w:val=""/>
      <w:lvlJc w:val="left"/>
      <w:pPr>
        <w:tabs>
          <w:tab w:val="num" w:pos="720"/>
        </w:tabs>
        <w:ind w:left="720" w:hanging="360"/>
      </w:pPr>
      <w:rPr>
        <w:rFonts w:ascii="Symbol" w:hAnsi="Symbol" w:hint="default"/>
      </w:rPr>
    </w:lvl>
  </w:abstractNum>
  <w:abstractNum w:abstractNumId="8">
    <w:nsid w:val="FFFFFF88"/>
    <w:multiLevelType w:val="singleLevel"/>
    <w:tmpl w:val="3DF0A11A"/>
    <w:lvl w:ilvl="0">
      <w:start w:val="1"/>
      <w:numFmt w:val="decimal"/>
      <w:pStyle w:val="ListNumber"/>
      <w:lvlText w:val="%1."/>
      <w:lvlJc w:val="left"/>
      <w:pPr>
        <w:tabs>
          <w:tab w:val="num" w:pos="360"/>
        </w:tabs>
        <w:ind w:left="360" w:hanging="360"/>
      </w:pPr>
    </w:lvl>
  </w:abstractNum>
  <w:abstractNum w:abstractNumId="9">
    <w:nsid w:val="FFFFFF89"/>
    <w:multiLevelType w:val="singleLevel"/>
    <w:tmpl w:val="20FA6710"/>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00B0202B"/>
    <w:multiLevelType w:val="hybridMultilevel"/>
    <w:tmpl w:val="A1BC2C6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00C541FB"/>
    <w:multiLevelType w:val="hybridMultilevel"/>
    <w:tmpl w:val="A1BC2C6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00DD54A1"/>
    <w:multiLevelType w:val="hybridMultilevel"/>
    <w:tmpl w:val="329C05B2"/>
    <w:lvl w:ilvl="0" w:tplc="D0DABE4E">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022B603A"/>
    <w:multiLevelType w:val="hybridMultilevel"/>
    <w:tmpl w:val="787A45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04153AFE"/>
    <w:multiLevelType w:val="hybridMultilevel"/>
    <w:tmpl w:val="8882852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044746E0"/>
    <w:multiLevelType w:val="hybridMultilevel"/>
    <w:tmpl w:val="A1BC2C6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046E1D22"/>
    <w:multiLevelType w:val="hybridMultilevel"/>
    <w:tmpl w:val="CD62BA36"/>
    <w:lvl w:ilvl="0" w:tplc="6102E1F4">
      <w:start w:val="1"/>
      <w:numFmt w:val="lowerLetter"/>
      <w:lvlText w:val="%1."/>
      <w:lvlJc w:val="left"/>
      <w:pPr>
        <w:ind w:left="1620" w:hanging="360"/>
      </w:pPr>
      <w:rPr>
        <w:b/>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050B259B"/>
    <w:multiLevelType w:val="hybridMultilevel"/>
    <w:tmpl w:val="329C05B2"/>
    <w:lvl w:ilvl="0" w:tplc="D0DABE4E">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070D39FB"/>
    <w:multiLevelType w:val="hybridMultilevel"/>
    <w:tmpl w:val="138E8284"/>
    <w:lvl w:ilvl="0" w:tplc="A30EC698">
      <w:start w:val="1"/>
      <w:numFmt w:val="decimal"/>
      <w:lvlText w:val="%1."/>
      <w:lvlJc w:val="left"/>
      <w:pPr>
        <w:ind w:left="1080" w:hanging="360"/>
      </w:pPr>
      <w:rPr>
        <w:rFonts w:hint="default"/>
      </w:rPr>
    </w:lvl>
    <w:lvl w:ilvl="1" w:tplc="6102E1F4">
      <w:start w:val="1"/>
      <w:numFmt w:val="lowerLetter"/>
      <w:lvlText w:val="%2."/>
      <w:lvlJc w:val="left"/>
      <w:pPr>
        <w:ind w:left="1620" w:hanging="360"/>
      </w:pPr>
      <w:rPr>
        <w:b/>
        <w:sz w:val="24"/>
        <w:szCs w:val="24"/>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nsid w:val="0C9B5AD6"/>
    <w:multiLevelType w:val="hybridMultilevel"/>
    <w:tmpl w:val="C2A266BE"/>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106C3ABE"/>
    <w:multiLevelType w:val="hybridMultilevel"/>
    <w:tmpl w:val="FFFABDF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157D18E7"/>
    <w:multiLevelType w:val="hybridMultilevel"/>
    <w:tmpl w:val="F202D6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18064EBB"/>
    <w:multiLevelType w:val="hybridMultilevel"/>
    <w:tmpl w:val="9348B95C"/>
    <w:lvl w:ilvl="0" w:tplc="96A0101E">
      <w:start w:val="3"/>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1CC85450"/>
    <w:multiLevelType w:val="multilevel"/>
    <w:tmpl w:val="09C0761C"/>
    <w:lvl w:ilvl="0">
      <w:start w:val="1"/>
      <w:numFmt w:val="decimal"/>
      <w:pStyle w:val="Heading1"/>
      <w:lvlText w:val="%1"/>
      <w:lvlJc w:val="left"/>
      <w:pPr>
        <w:tabs>
          <w:tab w:val="num" w:pos="432"/>
        </w:tabs>
        <w:ind w:left="432" w:hanging="432"/>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w:lvlJc w:val="left"/>
      <w:pPr>
        <w:tabs>
          <w:tab w:val="num" w:pos="576"/>
        </w:tabs>
        <w:ind w:left="576" w:hanging="216"/>
      </w:pPr>
      <w:rPr>
        <w:rFonts w:hint="default"/>
      </w:rPr>
    </w:lvl>
    <w:lvl w:ilvl="2">
      <w:start w:val="1"/>
      <w:numFmt w:val="decimal"/>
      <w:pStyle w:val="Heading3"/>
      <w:lvlText w:val="%1.%2.%3"/>
      <w:lvlJc w:val="left"/>
      <w:pPr>
        <w:tabs>
          <w:tab w:val="num" w:pos="720"/>
        </w:tabs>
        <w:ind w:left="720" w:firstLine="0"/>
      </w:pPr>
      <w:rPr>
        <w:rFonts w:hint="default"/>
      </w:rPr>
    </w:lvl>
    <w:lvl w:ilvl="3">
      <w:start w:val="1"/>
      <w:numFmt w:val="decimal"/>
      <w:pStyle w:val="Heading4"/>
      <w:lvlText w:val="%1.%2.%3.%4"/>
      <w:lvlJc w:val="left"/>
      <w:pPr>
        <w:tabs>
          <w:tab w:val="num" w:pos="864"/>
        </w:tabs>
        <w:ind w:left="864" w:firstLine="216"/>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4">
    <w:nsid w:val="23EB17C9"/>
    <w:multiLevelType w:val="hybridMultilevel"/>
    <w:tmpl w:val="138E8284"/>
    <w:lvl w:ilvl="0" w:tplc="A30EC698">
      <w:start w:val="1"/>
      <w:numFmt w:val="decimal"/>
      <w:lvlText w:val="%1."/>
      <w:lvlJc w:val="left"/>
      <w:pPr>
        <w:ind w:left="1080" w:hanging="360"/>
      </w:pPr>
      <w:rPr>
        <w:rFonts w:hint="default"/>
      </w:rPr>
    </w:lvl>
    <w:lvl w:ilvl="1" w:tplc="6102E1F4">
      <w:start w:val="1"/>
      <w:numFmt w:val="lowerLetter"/>
      <w:lvlText w:val="%2."/>
      <w:lvlJc w:val="left"/>
      <w:pPr>
        <w:ind w:left="1620" w:hanging="360"/>
      </w:pPr>
      <w:rPr>
        <w:b/>
        <w:sz w:val="24"/>
        <w:szCs w:val="24"/>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nsid w:val="283376C9"/>
    <w:multiLevelType w:val="hybridMultilevel"/>
    <w:tmpl w:val="E826AA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F6387BCE">
      <w:start w:val="1"/>
      <w:numFmt w:val="bullet"/>
      <w:lvlText w:val=""/>
      <w:lvlJc w:val="left"/>
      <w:pPr>
        <w:ind w:left="2880" w:hanging="360"/>
      </w:pPr>
      <w:rPr>
        <w:rFonts w:ascii="Symbol" w:hAnsi="Symbol" w:hint="default"/>
        <w:sz w:val="22"/>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29997FCC"/>
    <w:multiLevelType w:val="hybridMultilevel"/>
    <w:tmpl w:val="16FC35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335F13CC"/>
    <w:multiLevelType w:val="hybridMultilevel"/>
    <w:tmpl w:val="5FCEF7D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nsid w:val="381704A5"/>
    <w:multiLevelType w:val="hybridMultilevel"/>
    <w:tmpl w:val="F3E4F814"/>
    <w:lvl w:ilvl="0" w:tplc="FAD20714">
      <w:start w:val="1"/>
      <w:numFmt w:val="decimal"/>
      <w:lvlText w:val="%1."/>
      <w:lvlJc w:val="left"/>
      <w:pPr>
        <w:ind w:left="1080" w:hanging="360"/>
      </w:pPr>
      <w:rPr>
        <w:rFonts w:hint="default"/>
      </w:rPr>
    </w:lvl>
    <w:lvl w:ilvl="1" w:tplc="6102E1F4">
      <w:start w:val="1"/>
      <w:numFmt w:val="lowerLetter"/>
      <w:lvlText w:val="%2."/>
      <w:lvlJc w:val="left"/>
      <w:pPr>
        <w:ind w:left="1620" w:hanging="360"/>
      </w:pPr>
      <w:rPr>
        <w:b/>
        <w:sz w:val="24"/>
        <w:szCs w:val="24"/>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nsid w:val="3E2A0A73"/>
    <w:multiLevelType w:val="hybridMultilevel"/>
    <w:tmpl w:val="F3E4F814"/>
    <w:lvl w:ilvl="0" w:tplc="FAD20714">
      <w:start w:val="1"/>
      <w:numFmt w:val="decimal"/>
      <w:lvlText w:val="%1."/>
      <w:lvlJc w:val="left"/>
      <w:pPr>
        <w:ind w:left="1080" w:hanging="360"/>
      </w:pPr>
      <w:rPr>
        <w:rFonts w:hint="default"/>
      </w:rPr>
    </w:lvl>
    <w:lvl w:ilvl="1" w:tplc="6102E1F4">
      <w:start w:val="1"/>
      <w:numFmt w:val="lowerLetter"/>
      <w:lvlText w:val="%2."/>
      <w:lvlJc w:val="left"/>
      <w:pPr>
        <w:ind w:left="1620" w:hanging="360"/>
      </w:pPr>
      <w:rPr>
        <w:b/>
        <w:sz w:val="24"/>
        <w:szCs w:val="24"/>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nsid w:val="4BD43C2E"/>
    <w:multiLevelType w:val="hybridMultilevel"/>
    <w:tmpl w:val="E77C3E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4CD01228"/>
    <w:multiLevelType w:val="hybridMultilevel"/>
    <w:tmpl w:val="7694B1A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nsid w:val="50AB736A"/>
    <w:multiLevelType w:val="hybridMultilevel"/>
    <w:tmpl w:val="D846A6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534C4F3E"/>
    <w:multiLevelType w:val="hybridMultilevel"/>
    <w:tmpl w:val="0AA48E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560957ED"/>
    <w:multiLevelType w:val="hybridMultilevel"/>
    <w:tmpl w:val="F3E4F814"/>
    <w:lvl w:ilvl="0" w:tplc="FAD20714">
      <w:start w:val="1"/>
      <w:numFmt w:val="decimal"/>
      <w:lvlText w:val="%1."/>
      <w:lvlJc w:val="left"/>
      <w:pPr>
        <w:ind w:left="1080" w:hanging="360"/>
      </w:pPr>
      <w:rPr>
        <w:rFonts w:hint="default"/>
      </w:rPr>
    </w:lvl>
    <w:lvl w:ilvl="1" w:tplc="6102E1F4">
      <w:start w:val="1"/>
      <w:numFmt w:val="lowerLetter"/>
      <w:lvlText w:val="%2."/>
      <w:lvlJc w:val="left"/>
      <w:pPr>
        <w:ind w:left="1620" w:hanging="360"/>
      </w:pPr>
      <w:rPr>
        <w:b/>
        <w:sz w:val="24"/>
        <w:szCs w:val="24"/>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nsid w:val="5B477289"/>
    <w:multiLevelType w:val="hybridMultilevel"/>
    <w:tmpl w:val="14AECC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5C113FEA"/>
    <w:multiLevelType w:val="hybridMultilevel"/>
    <w:tmpl w:val="6F6E525C"/>
    <w:lvl w:ilvl="0" w:tplc="0409000F">
      <w:start w:val="1"/>
      <w:numFmt w:val="decimal"/>
      <w:lvlText w:val="%1."/>
      <w:lvlJc w:val="left"/>
      <w:pPr>
        <w:ind w:left="63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nsid w:val="5C25354F"/>
    <w:multiLevelType w:val="hybridMultilevel"/>
    <w:tmpl w:val="089213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608639C9"/>
    <w:multiLevelType w:val="hybridMultilevel"/>
    <w:tmpl w:val="0BEA510C"/>
    <w:lvl w:ilvl="0" w:tplc="6102E1F4">
      <w:start w:val="1"/>
      <w:numFmt w:val="lowerLetter"/>
      <w:lvlText w:val="%1."/>
      <w:lvlJc w:val="left"/>
      <w:pPr>
        <w:ind w:left="1620" w:hanging="360"/>
      </w:pPr>
      <w:rPr>
        <w:b/>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647650C3"/>
    <w:multiLevelType w:val="hybridMultilevel"/>
    <w:tmpl w:val="F3E4F814"/>
    <w:lvl w:ilvl="0" w:tplc="FAD20714">
      <w:start w:val="1"/>
      <w:numFmt w:val="decimal"/>
      <w:lvlText w:val="%1."/>
      <w:lvlJc w:val="left"/>
      <w:pPr>
        <w:ind w:left="1080" w:hanging="360"/>
      </w:pPr>
      <w:rPr>
        <w:rFonts w:hint="default"/>
      </w:rPr>
    </w:lvl>
    <w:lvl w:ilvl="1" w:tplc="6102E1F4">
      <w:start w:val="1"/>
      <w:numFmt w:val="lowerLetter"/>
      <w:lvlText w:val="%2."/>
      <w:lvlJc w:val="left"/>
      <w:pPr>
        <w:ind w:left="1620" w:hanging="360"/>
      </w:pPr>
      <w:rPr>
        <w:b/>
        <w:sz w:val="24"/>
        <w:szCs w:val="24"/>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nsid w:val="66505CBB"/>
    <w:multiLevelType w:val="hybridMultilevel"/>
    <w:tmpl w:val="329C05B2"/>
    <w:lvl w:ilvl="0" w:tplc="D0DABE4E">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nsid w:val="6816660D"/>
    <w:multiLevelType w:val="hybridMultilevel"/>
    <w:tmpl w:val="FE9C396C"/>
    <w:lvl w:ilvl="0" w:tplc="A30EC698">
      <w:start w:val="1"/>
      <w:numFmt w:val="decimal"/>
      <w:lvlText w:val="%1."/>
      <w:lvlJc w:val="left"/>
      <w:pPr>
        <w:ind w:left="1080" w:hanging="360"/>
      </w:pPr>
      <w:rPr>
        <w:rFonts w:hint="default"/>
      </w:rPr>
    </w:lvl>
    <w:lvl w:ilvl="1" w:tplc="6102E1F4">
      <w:start w:val="1"/>
      <w:numFmt w:val="lowerLetter"/>
      <w:lvlText w:val="%2."/>
      <w:lvlJc w:val="left"/>
      <w:pPr>
        <w:ind w:left="1620" w:hanging="360"/>
      </w:pPr>
      <w:rPr>
        <w:b/>
        <w:sz w:val="24"/>
        <w:szCs w:val="24"/>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nsid w:val="6ADD6916"/>
    <w:multiLevelType w:val="hybridMultilevel"/>
    <w:tmpl w:val="9AB80CD4"/>
    <w:lvl w:ilvl="0" w:tplc="6102E1F4">
      <w:start w:val="1"/>
      <w:numFmt w:val="lowerLetter"/>
      <w:lvlText w:val="%1."/>
      <w:lvlJc w:val="left"/>
      <w:pPr>
        <w:ind w:left="1620" w:hanging="360"/>
      </w:pPr>
      <w:rPr>
        <w:b/>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6F7E0D37"/>
    <w:multiLevelType w:val="hybridMultilevel"/>
    <w:tmpl w:val="3C18B53E"/>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44">
    <w:nsid w:val="70385CEA"/>
    <w:multiLevelType w:val="hybridMultilevel"/>
    <w:tmpl w:val="48F8ABB6"/>
    <w:lvl w:ilvl="0" w:tplc="7286FAB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71692211"/>
    <w:multiLevelType w:val="hybridMultilevel"/>
    <w:tmpl w:val="9AB80CD4"/>
    <w:lvl w:ilvl="0" w:tplc="6102E1F4">
      <w:start w:val="1"/>
      <w:numFmt w:val="lowerLetter"/>
      <w:lvlText w:val="%1."/>
      <w:lvlJc w:val="left"/>
      <w:pPr>
        <w:ind w:left="1620" w:hanging="360"/>
      </w:pPr>
      <w:rPr>
        <w:b/>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795B6E7D"/>
    <w:multiLevelType w:val="hybridMultilevel"/>
    <w:tmpl w:val="11AA0674"/>
    <w:lvl w:ilvl="0" w:tplc="A30EC698">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7A293723"/>
    <w:multiLevelType w:val="hybridMultilevel"/>
    <w:tmpl w:val="CF78BF7C"/>
    <w:lvl w:ilvl="0" w:tplc="A30EC698">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7AC53C9F"/>
    <w:multiLevelType w:val="hybridMultilevel"/>
    <w:tmpl w:val="7EF4F3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3"/>
  </w:num>
  <w:num w:numId="2">
    <w:abstractNumId w:val="9"/>
  </w:num>
  <w:num w:numId="3">
    <w:abstractNumId w:val="8"/>
  </w:num>
  <w:num w:numId="4">
    <w:abstractNumId w:val="7"/>
  </w:num>
  <w:num w:numId="5">
    <w:abstractNumId w:val="6"/>
  </w:num>
  <w:num w:numId="6">
    <w:abstractNumId w:val="5"/>
  </w:num>
  <w:num w:numId="7">
    <w:abstractNumId w:val="4"/>
  </w:num>
  <w:num w:numId="8">
    <w:abstractNumId w:val="3"/>
  </w:num>
  <w:num w:numId="9">
    <w:abstractNumId w:val="2"/>
  </w:num>
  <w:num w:numId="10">
    <w:abstractNumId w:val="1"/>
  </w:num>
  <w:num w:numId="11">
    <w:abstractNumId w:val="0"/>
  </w:num>
  <w:num w:numId="12">
    <w:abstractNumId w:val="26"/>
  </w:num>
  <w:num w:numId="13">
    <w:abstractNumId w:val="41"/>
  </w:num>
  <w:num w:numId="14">
    <w:abstractNumId w:val="31"/>
  </w:num>
  <w:num w:numId="15">
    <w:abstractNumId w:val="23"/>
  </w:num>
  <w:num w:numId="16">
    <w:abstractNumId w:val="22"/>
  </w:num>
  <w:num w:numId="17">
    <w:abstractNumId w:val="20"/>
  </w:num>
  <w:num w:numId="18">
    <w:abstractNumId w:val="35"/>
  </w:num>
  <w:num w:numId="19">
    <w:abstractNumId w:val="32"/>
  </w:num>
  <w:num w:numId="20">
    <w:abstractNumId w:val="15"/>
  </w:num>
  <w:num w:numId="21">
    <w:abstractNumId w:val="44"/>
  </w:num>
  <w:num w:numId="22">
    <w:abstractNumId w:val="14"/>
  </w:num>
  <w:num w:numId="23">
    <w:abstractNumId w:val="19"/>
  </w:num>
  <w:num w:numId="24">
    <w:abstractNumId w:val="10"/>
  </w:num>
  <w:num w:numId="25">
    <w:abstractNumId w:val="11"/>
  </w:num>
  <w:num w:numId="26">
    <w:abstractNumId w:val="27"/>
  </w:num>
  <w:num w:numId="27">
    <w:abstractNumId w:val="36"/>
  </w:num>
  <w:num w:numId="28">
    <w:abstractNumId w:val="48"/>
  </w:num>
  <w:num w:numId="29">
    <w:abstractNumId w:val="40"/>
  </w:num>
  <w:num w:numId="30">
    <w:abstractNumId w:val="17"/>
  </w:num>
  <w:num w:numId="31">
    <w:abstractNumId w:val="43"/>
  </w:num>
  <w:num w:numId="32">
    <w:abstractNumId w:val="12"/>
  </w:num>
  <w:num w:numId="33">
    <w:abstractNumId w:val="33"/>
  </w:num>
  <w:num w:numId="34">
    <w:abstractNumId w:val="13"/>
  </w:num>
  <w:num w:numId="35">
    <w:abstractNumId w:val="30"/>
  </w:num>
  <w:num w:numId="36">
    <w:abstractNumId w:val="37"/>
  </w:num>
  <w:num w:numId="37">
    <w:abstractNumId w:val="21"/>
  </w:num>
  <w:num w:numId="38">
    <w:abstractNumId w:val="25"/>
  </w:num>
  <w:num w:numId="39">
    <w:abstractNumId w:val="24"/>
  </w:num>
  <w:num w:numId="40">
    <w:abstractNumId w:val="46"/>
  </w:num>
  <w:num w:numId="41">
    <w:abstractNumId w:val="47"/>
  </w:num>
  <w:num w:numId="42">
    <w:abstractNumId w:val="29"/>
  </w:num>
  <w:num w:numId="43">
    <w:abstractNumId w:val="18"/>
  </w:num>
  <w:num w:numId="44">
    <w:abstractNumId w:val="39"/>
  </w:num>
  <w:num w:numId="45">
    <w:abstractNumId w:val="38"/>
  </w:num>
  <w:num w:numId="46">
    <w:abstractNumId w:val="28"/>
  </w:num>
  <w:num w:numId="47">
    <w:abstractNumId w:val="42"/>
  </w:num>
  <w:num w:numId="48">
    <w:abstractNumId w:val="45"/>
  </w:num>
  <w:num w:numId="49">
    <w:abstractNumId w:val="34"/>
  </w:num>
  <w:num w:numId="50">
    <w:abstractNumId w:val="16"/>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ocumentProtection w:formatting="1" w:enforcement="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329C8"/>
    <w:rsid w:val="0000109F"/>
    <w:rsid w:val="00001A95"/>
    <w:rsid w:val="00002253"/>
    <w:rsid w:val="00002C45"/>
    <w:rsid w:val="00004E5C"/>
    <w:rsid w:val="000050E0"/>
    <w:rsid w:val="0000528C"/>
    <w:rsid w:val="00005520"/>
    <w:rsid w:val="00005EDC"/>
    <w:rsid w:val="0000783D"/>
    <w:rsid w:val="00011123"/>
    <w:rsid w:val="00011837"/>
    <w:rsid w:val="0001246D"/>
    <w:rsid w:val="00012DE4"/>
    <w:rsid w:val="00013BF8"/>
    <w:rsid w:val="0001435C"/>
    <w:rsid w:val="00014580"/>
    <w:rsid w:val="0001479A"/>
    <w:rsid w:val="0001501A"/>
    <w:rsid w:val="00016BCE"/>
    <w:rsid w:val="00020906"/>
    <w:rsid w:val="000228BD"/>
    <w:rsid w:val="0002312B"/>
    <w:rsid w:val="0002560F"/>
    <w:rsid w:val="00025D83"/>
    <w:rsid w:val="00026950"/>
    <w:rsid w:val="000301AB"/>
    <w:rsid w:val="00030B9E"/>
    <w:rsid w:val="00032C1D"/>
    <w:rsid w:val="0003462B"/>
    <w:rsid w:val="00034C9D"/>
    <w:rsid w:val="000369E9"/>
    <w:rsid w:val="00036EA8"/>
    <w:rsid w:val="000373D4"/>
    <w:rsid w:val="00037B21"/>
    <w:rsid w:val="0004051E"/>
    <w:rsid w:val="00040C17"/>
    <w:rsid w:val="00040D61"/>
    <w:rsid w:val="00041962"/>
    <w:rsid w:val="00041A2D"/>
    <w:rsid w:val="00042AC2"/>
    <w:rsid w:val="00044951"/>
    <w:rsid w:val="00047118"/>
    <w:rsid w:val="00047713"/>
    <w:rsid w:val="00050CCF"/>
    <w:rsid w:val="00052055"/>
    <w:rsid w:val="00053C3C"/>
    <w:rsid w:val="00054A31"/>
    <w:rsid w:val="00056D15"/>
    <w:rsid w:val="00060DD7"/>
    <w:rsid w:val="00060E0E"/>
    <w:rsid w:val="000616AA"/>
    <w:rsid w:val="00061DB1"/>
    <w:rsid w:val="0006208A"/>
    <w:rsid w:val="0006255D"/>
    <w:rsid w:val="0006309A"/>
    <w:rsid w:val="000636D3"/>
    <w:rsid w:val="00065119"/>
    <w:rsid w:val="0006550C"/>
    <w:rsid w:val="00065DEF"/>
    <w:rsid w:val="00066D41"/>
    <w:rsid w:val="000670F4"/>
    <w:rsid w:val="00070432"/>
    <w:rsid w:val="0007097C"/>
    <w:rsid w:val="00070BC7"/>
    <w:rsid w:val="00070C91"/>
    <w:rsid w:val="00070ED2"/>
    <w:rsid w:val="00071412"/>
    <w:rsid w:val="0007158E"/>
    <w:rsid w:val="000718FF"/>
    <w:rsid w:val="00072B1B"/>
    <w:rsid w:val="00073ED6"/>
    <w:rsid w:val="00074B59"/>
    <w:rsid w:val="00074BCF"/>
    <w:rsid w:val="00074DDA"/>
    <w:rsid w:val="00075497"/>
    <w:rsid w:val="00075BC7"/>
    <w:rsid w:val="00075BEA"/>
    <w:rsid w:val="00075CF8"/>
    <w:rsid w:val="000764D8"/>
    <w:rsid w:val="0008250B"/>
    <w:rsid w:val="00082A08"/>
    <w:rsid w:val="00082AEF"/>
    <w:rsid w:val="00082C0F"/>
    <w:rsid w:val="00083919"/>
    <w:rsid w:val="00083927"/>
    <w:rsid w:val="00083F24"/>
    <w:rsid w:val="000842FC"/>
    <w:rsid w:val="0008494B"/>
    <w:rsid w:val="00084BBF"/>
    <w:rsid w:val="000859C0"/>
    <w:rsid w:val="00085FD0"/>
    <w:rsid w:val="000900AA"/>
    <w:rsid w:val="000927EF"/>
    <w:rsid w:val="000935F6"/>
    <w:rsid w:val="00094ADC"/>
    <w:rsid w:val="0009668D"/>
    <w:rsid w:val="00097B91"/>
    <w:rsid w:val="00097D8C"/>
    <w:rsid w:val="000A02FA"/>
    <w:rsid w:val="000A0585"/>
    <w:rsid w:val="000A0C5D"/>
    <w:rsid w:val="000A3C2A"/>
    <w:rsid w:val="000A3E6E"/>
    <w:rsid w:val="000A5DA7"/>
    <w:rsid w:val="000A6742"/>
    <w:rsid w:val="000A6BF6"/>
    <w:rsid w:val="000A7D40"/>
    <w:rsid w:val="000B09C0"/>
    <w:rsid w:val="000B0E42"/>
    <w:rsid w:val="000B1495"/>
    <w:rsid w:val="000B1FC3"/>
    <w:rsid w:val="000B2843"/>
    <w:rsid w:val="000B2EEA"/>
    <w:rsid w:val="000B489D"/>
    <w:rsid w:val="000B4A56"/>
    <w:rsid w:val="000B60CE"/>
    <w:rsid w:val="000B62EC"/>
    <w:rsid w:val="000B6E26"/>
    <w:rsid w:val="000B7076"/>
    <w:rsid w:val="000B721D"/>
    <w:rsid w:val="000B7A75"/>
    <w:rsid w:val="000C04C0"/>
    <w:rsid w:val="000C0E80"/>
    <w:rsid w:val="000C0FCB"/>
    <w:rsid w:val="000C179D"/>
    <w:rsid w:val="000C1C08"/>
    <w:rsid w:val="000C352A"/>
    <w:rsid w:val="000C389D"/>
    <w:rsid w:val="000C3DFD"/>
    <w:rsid w:val="000C414C"/>
    <w:rsid w:val="000C48F6"/>
    <w:rsid w:val="000C52C7"/>
    <w:rsid w:val="000C5A76"/>
    <w:rsid w:val="000C6877"/>
    <w:rsid w:val="000C6E96"/>
    <w:rsid w:val="000C78D8"/>
    <w:rsid w:val="000D03E4"/>
    <w:rsid w:val="000D045C"/>
    <w:rsid w:val="000D06AB"/>
    <w:rsid w:val="000D0CB6"/>
    <w:rsid w:val="000D17EF"/>
    <w:rsid w:val="000D1BA1"/>
    <w:rsid w:val="000D377E"/>
    <w:rsid w:val="000D462E"/>
    <w:rsid w:val="000D4DFF"/>
    <w:rsid w:val="000D6D38"/>
    <w:rsid w:val="000D7A29"/>
    <w:rsid w:val="000D7B60"/>
    <w:rsid w:val="000D7CDE"/>
    <w:rsid w:val="000D7DBB"/>
    <w:rsid w:val="000E133F"/>
    <w:rsid w:val="000E2FFA"/>
    <w:rsid w:val="000E3074"/>
    <w:rsid w:val="000E4241"/>
    <w:rsid w:val="000E4780"/>
    <w:rsid w:val="000E4838"/>
    <w:rsid w:val="000E5C9A"/>
    <w:rsid w:val="000E6452"/>
    <w:rsid w:val="000E7CE0"/>
    <w:rsid w:val="000E7E18"/>
    <w:rsid w:val="000F1969"/>
    <w:rsid w:val="000F19FC"/>
    <w:rsid w:val="000F2BB1"/>
    <w:rsid w:val="000F2F8B"/>
    <w:rsid w:val="000F2FFD"/>
    <w:rsid w:val="000F4AEF"/>
    <w:rsid w:val="000F6B32"/>
    <w:rsid w:val="000F6D46"/>
    <w:rsid w:val="000F740F"/>
    <w:rsid w:val="000F74E1"/>
    <w:rsid w:val="000F7C22"/>
    <w:rsid w:val="00100018"/>
    <w:rsid w:val="0010157D"/>
    <w:rsid w:val="0010195C"/>
    <w:rsid w:val="00101B83"/>
    <w:rsid w:val="00104CF7"/>
    <w:rsid w:val="00104E54"/>
    <w:rsid w:val="00104FD3"/>
    <w:rsid w:val="00105FBA"/>
    <w:rsid w:val="0011092D"/>
    <w:rsid w:val="00111128"/>
    <w:rsid w:val="001111B4"/>
    <w:rsid w:val="00111C5E"/>
    <w:rsid w:val="001128C5"/>
    <w:rsid w:val="001135D2"/>
    <w:rsid w:val="00114BFD"/>
    <w:rsid w:val="00114C40"/>
    <w:rsid w:val="0011570E"/>
    <w:rsid w:val="00116586"/>
    <w:rsid w:val="00117821"/>
    <w:rsid w:val="0012146A"/>
    <w:rsid w:val="00122753"/>
    <w:rsid w:val="00122861"/>
    <w:rsid w:val="001236EF"/>
    <w:rsid w:val="00123F06"/>
    <w:rsid w:val="001303AE"/>
    <w:rsid w:val="00130679"/>
    <w:rsid w:val="00130A5D"/>
    <w:rsid w:val="00131338"/>
    <w:rsid w:val="001321E8"/>
    <w:rsid w:val="001327AA"/>
    <w:rsid w:val="00132CFF"/>
    <w:rsid w:val="00132D7D"/>
    <w:rsid w:val="001336C1"/>
    <w:rsid w:val="00135549"/>
    <w:rsid w:val="00136A92"/>
    <w:rsid w:val="0013759E"/>
    <w:rsid w:val="0014000F"/>
    <w:rsid w:val="00140486"/>
    <w:rsid w:val="001410B7"/>
    <w:rsid w:val="00142849"/>
    <w:rsid w:val="00144960"/>
    <w:rsid w:val="00144A75"/>
    <w:rsid w:val="00146275"/>
    <w:rsid w:val="001469E1"/>
    <w:rsid w:val="00150C86"/>
    <w:rsid w:val="00151AE9"/>
    <w:rsid w:val="00151EAD"/>
    <w:rsid w:val="001538EA"/>
    <w:rsid w:val="0015417E"/>
    <w:rsid w:val="0015456E"/>
    <w:rsid w:val="0015477F"/>
    <w:rsid w:val="00154B78"/>
    <w:rsid w:val="001556BC"/>
    <w:rsid w:val="00157152"/>
    <w:rsid w:val="001601AD"/>
    <w:rsid w:val="001652D4"/>
    <w:rsid w:val="001666CE"/>
    <w:rsid w:val="001714B3"/>
    <w:rsid w:val="00172837"/>
    <w:rsid w:val="001778A3"/>
    <w:rsid w:val="00180E7F"/>
    <w:rsid w:val="0018191C"/>
    <w:rsid w:val="00181E26"/>
    <w:rsid w:val="00182002"/>
    <w:rsid w:val="001821F0"/>
    <w:rsid w:val="0018348C"/>
    <w:rsid w:val="00183FF5"/>
    <w:rsid w:val="001850B9"/>
    <w:rsid w:val="0018525B"/>
    <w:rsid w:val="001911F3"/>
    <w:rsid w:val="00191253"/>
    <w:rsid w:val="00192244"/>
    <w:rsid w:val="00192993"/>
    <w:rsid w:val="00193AC3"/>
    <w:rsid w:val="00194423"/>
    <w:rsid w:val="0019469A"/>
    <w:rsid w:val="001957DF"/>
    <w:rsid w:val="00196FE8"/>
    <w:rsid w:val="001977E4"/>
    <w:rsid w:val="001A0452"/>
    <w:rsid w:val="001A28D7"/>
    <w:rsid w:val="001A484C"/>
    <w:rsid w:val="001A5DD3"/>
    <w:rsid w:val="001A6A28"/>
    <w:rsid w:val="001A7868"/>
    <w:rsid w:val="001B01AD"/>
    <w:rsid w:val="001B0859"/>
    <w:rsid w:val="001B0EFA"/>
    <w:rsid w:val="001B16C7"/>
    <w:rsid w:val="001B1D9E"/>
    <w:rsid w:val="001B1DA5"/>
    <w:rsid w:val="001B1DD8"/>
    <w:rsid w:val="001B215E"/>
    <w:rsid w:val="001B390C"/>
    <w:rsid w:val="001B499A"/>
    <w:rsid w:val="001B49B8"/>
    <w:rsid w:val="001B5A53"/>
    <w:rsid w:val="001B604D"/>
    <w:rsid w:val="001B6F5A"/>
    <w:rsid w:val="001C028D"/>
    <w:rsid w:val="001C0501"/>
    <w:rsid w:val="001C43D5"/>
    <w:rsid w:val="001C4700"/>
    <w:rsid w:val="001C564B"/>
    <w:rsid w:val="001D0655"/>
    <w:rsid w:val="001D0954"/>
    <w:rsid w:val="001D1C94"/>
    <w:rsid w:val="001D28D0"/>
    <w:rsid w:val="001D2A3A"/>
    <w:rsid w:val="001D2C4F"/>
    <w:rsid w:val="001D308F"/>
    <w:rsid w:val="001D461D"/>
    <w:rsid w:val="001D5751"/>
    <w:rsid w:val="001D6305"/>
    <w:rsid w:val="001D78F5"/>
    <w:rsid w:val="001D7FBC"/>
    <w:rsid w:val="001E1568"/>
    <w:rsid w:val="001E22BA"/>
    <w:rsid w:val="001E237D"/>
    <w:rsid w:val="001E2CC0"/>
    <w:rsid w:val="001E345C"/>
    <w:rsid w:val="001E3DDB"/>
    <w:rsid w:val="001E577D"/>
    <w:rsid w:val="001E5A07"/>
    <w:rsid w:val="001E5C4C"/>
    <w:rsid w:val="001E6734"/>
    <w:rsid w:val="001E70B6"/>
    <w:rsid w:val="001E7B45"/>
    <w:rsid w:val="001F124D"/>
    <w:rsid w:val="001F281B"/>
    <w:rsid w:val="001F40BE"/>
    <w:rsid w:val="001F4EE2"/>
    <w:rsid w:val="001F53EA"/>
    <w:rsid w:val="001F5BEB"/>
    <w:rsid w:val="001F6261"/>
    <w:rsid w:val="001F7362"/>
    <w:rsid w:val="001F7D52"/>
    <w:rsid w:val="00202500"/>
    <w:rsid w:val="0020336C"/>
    <w:rsid w:val="002046D5"/>
    <w:rsid w:val="0020481F"/>
    <w:rsid w:val="00205F7C"/>
    <w:rsid w:val="00206213"/>
    <w:rsid w:val="00206E14"/>
    <w:rsid w:val="00207FF8"/>
    <w:rsid w:val="00210F34"/>
    <w:rsid w:val="00211723"/>
    <w:rsid w:val="00212CA6"/>
    <w:rsid w:val="00213000"/>
    <w:rsid w:val="00213E6C"/>
    <w:rsid w:val="00213FCE"/>
    <w:rsid w:val="0021477E"/>
    <w:rsid w:val="00214D2A"/>
    <w:rsid w:val="00214D7E"/>
    <w:rsid w:val="00215646"/>
    <w:rsid w:val="00215756"/>
    <w:rsid w:val="0021588B"/>
    <w:rsid w:val="002158D0"/>
    <w:rsid w:val="00216655"/>
    <w:rsid w:val="00216B15"/>
    <w:rsid w:val="00216D50"/>
    <w:rsid w:val="002202B8"/>
    <w:rsid w:val="002214C7"/>
    <w:rsid w:val="00221AC0"/>
    <w:rsid w:val="002223E7"/>
    <w:rsid w:val="00222FB3"/>
    <w:rsid w:val="002246AE"/>
    <w:rsid w:val="00224C71"/>
    <w:rsid w:val="00225A4B"/>
    <w:rsid w:val="00225C91"/>
    <w:rsid w:val="00226957"/>
    <w:rsid w:val="00227385"/>
    <w:rsid w:val="00230254"/>
    <w:rsid w:val="00231000"/>
    <w:rsid w:val="00231560"/>
    <w:rsid w:val="002325EB"/>
    <w:rsid w:val="002329C8"/>
    <w:rsid w:val="00232C22"/>
    <w:rsid w:val="00233E05"/>
    <w:rsid w:val="0023596F"/>
    <w:rsid w:val="002362CA"/>
    <w:rsid w:val="002370B5"/>
    <w:rsid w:val="00237569"/>
    <w:rsid w:val="0024142E"/>
    <w:rsid w:val="00242DA9"/>
    <w:rsid w:val="00244170"/>
    <w:rsid w:val="002444ED"/>
    <w:rsid w:val="002446BC"/>
    <w:rsid w:val="002450FD"/>
    <w:rsid w:val="002451A8"/>
    <w:rsid w:val="00245DED"/>
    <w:rsid w:val="002468DB"/>
    <w:rsid w:val="002475C3"/>
    <w:rsid w:val="00251906"/>
    <w:rsid w:val="00251A60"/>
    <w:rsid w:val="00251F5F"/>
    <w:rsid w:val="002521B3"/>
    <w:rsid w:val="00255031"/>
    <w:rsid w:val="00256686"/>
    <w:rsid w:val="00256697"/>
    <w:rsid w:val="0025691C"/>
    <w:rsid w:val="00257C60"/>
    <w:rsid w:val="00260496"/>
    <w:rsid w:val="00260631"/>
    <w:rsid w:val="00261A47"/>
    <w:rsid w:val="002624AE"/>
    <w:rsid w:val="002626CC"/>
    <w:rsid w:val="002640AC"/>
    <w:rsid w:val="00264ACE"/>
    <w:rsid w:val="002653AA"/>
    <w:rsid w:val="00265D94"/>
    <w:rsid w:val="002670D1"/>
    <w:rsid w:val="00270340"/>
    <w:rsid w:val="00270D8C"/>
    <w:rsid w:val="002715CB"/>
    <w:rsid w:val="0027561A"/>
    <w:rsid w:val="00275ABA"/>
    <w:rsid w:val="002760D0"/>
    <w:rsid w:val="0027743F"/>
    <w:rsid w:val="00280B80"/>
    <w:rsid w:val="00280D88"/>
    <w:rsid w:val="002844FC"/>
    <w:rsid w:val="00284A0B"/>
    <w:rsid w:val="00285331"/>
    <w:rsid w:val="00287F41"/>
    <w:rsid w:val="00290CC7"/>
    <w:rsid w:val="002913D9"/>
    <w:rsid w:val="00291B6C"/>
    <w:rsid w:val="00291CB0"/>
    <w:rsid w:val="00291EBE"/>
    <w:rsid w:val="00292490"/>
    <w:rsid w:val="002930F5"/>
    <w:rsid w:val="00294F92"/>
    <w:rsid w:val="00296D44"/>
    <w:rsid w:val="002A084A"/>
    <w:rsid w:val="002A13B5"/>
    <w:rsid w:val="002A158C"/>
    <w:rsid w:val="002A174C"/>
    <w:rsid w:val="002A3CFA"/>
    <w:rsid w:val="002A49EE"/>
    <w:rsid w:val="002A4C0D"/>
    <w:rsid w:val="002A53E6"/>
    <w:rsid w:val="002A57BD"/>
    <w:rsid w:val="002A59CC"/>
    <w:rsid w:val="002A5ECE"/>
    <w:rsid w:val="002A79B5"/>
    <w:rsid w:val="002B240D"/>
    <w:rsid w:val="002B2812"/>
    <w:rsid w:val="002B379C"/>
    <w:rsid w:val="002B4113"/>
    <w:rsid w:val="002B5915"/>
    <w:rsid w:val="002B5A5B"/>
    <w:rsid w:val="002B738A"/>
    <w:rsid w:val="002C1116"/>
    <w:rsid w:val="002C158B"/>
    <w:rsid w:val="002C1AE9"/>
    <w:rsid w:val="002C3249"/>
    <w:rsid w:val="002C4868"/>
    <w:rsid w:val="002D07BF"/>
    <w:rsid w:val="002D1732"/>
    <w:rsid w:val="002D35B3"/>
    <w:rsid w:val="002D3E52"/>
    <w:rsid w:val="002D40BF"/>
    <w:rsid w:val="002D45FD"/>
    <w:rsid w:val="002D46F3"/>
    <w:rsid w:val="002D4F10"/>
    <w:rsid w:val="002D5CF7"/>
    <w:rsid w:val="002D67C3"/>
    <w:rsid w:val="002E0156"/>
    <w:rsid w:val="002E0158"/>
    <w:rsid w:val="002E0ED7"/>
    <w:rsid w:val="002E2E86"/>
    <w:rsid w:val="002E3198"/>
    <w:rsid w:val="002E3E06"/>
    <w:rsid w:val="002E4678"/>
    <w:rsid w:val="002E49D2"/>
    <w:rsid w:val="002E5184"/>
    <w:rsid w:val="002E6245"/>
    <w:rsid w:val="002E62F5"/>
    <w:rsid w:val="002E62F6"/>
    <w:rsid w:val="002E666D"/>
    <w:rsid w:val="002E6E2C"/>
    <w:rsid w:val="002F17D8"/>
    <w:rsid w:val="002F2921"/>
    <w:rsid w:val="002F50C6"/>
    <w:rsid w:val="002F79A8"/>
    <w:rsid w:val="00300245"/>
    <w:rsid w:val="003018BD"/>
    <w:rsid w:val="003043D0"/>
    <w:rsid w:val="003058D5"/>
    <w:rsid w:val="00305A69"/>
    <w:rsid w:val="00311524"/>
    <w:rsid w:val="00311A50"/>
    <w:rsid w:val="00311B6C"/>
    <w:rsid w:val="003125D2"/>
    <w:rsid w:val="00313903"/>
    <w:rsid w:val="00316602"/>
    <w:rsid w:val="003174A8"/>
    <w:rsid w:val="00320136"/>
    <w:rsid w:val="00323444"/>
    <w:rsid w:val="003244FB"/>
    <w:rsid w:val="00324C6A"/>
    <w:rsid w:val="0032571D"/>
    <w:rsid w:val="00325F6E"/>
    <w:rsid w:val="0032704A"/>
    <w:rsid w:val="00327A0E"/>
    <w:rsid w:val="00327BC2"/>
    <w:rsid w:val="00330210"/>
    <w:rsid w:val="0033027A"/>
    <w:rsid w:val="003302A6"/>
    <w:rsid w:val="003309CB"/>
    <w:rsid w:val="00331E80"/>
    <w:rsid w:val="00332779"/>
    <w:rsid w:val="00332A98"/>
    <w:rsid w:val="00333368"/>
    <w:rsid w:val="00333775"/>
    <w:rsid w:val="00333D62"/>
    <w:rsid w:val="003342DE"/>
    <w:rsid w:val="00334373"/>
    <w:rsid w:val="00335D3F"/>
    <w:rsid w:val="00336FFB"/>
    <w:rsid w:val="00344C6C"/>
    <w:rsid w:val="00345ADE"/>
    <w:rsid w:val="00345C40"/>
    <w:rsid w:val="00345DE2"/>
    <w:rsid w:val="00346688"/>
    <w:rsid w:val="003469D2"/>
    <w:rsid w:val="00346C7C"/>
    <w:rsid w:val="003500DE"/>
    <w:rsid w:val="003508A9"/>
    <w:rsid w:val="00351011"/>
    <w:rsid w:val="00352298"/>
    <w:rsid w:val="00352745"/>
    <w:rsid w:val="00352FFF"/>
    <w:rsid w:val="0035389A"/>
    <w:rsid w:val="003543DA"/>
    <w:rsid w:val="00354D49"/>
    <w:rsid w:val="00354F92"/>
    <w:rsid w:val="00356E6B"/>
    <w:rsid w:val="00361416"/>
    <w:rsid w:val="0036193B"/>
    <w:rsid w:val="00363108"/>
    <w:rsid w:val="0036547A"/>
    <w:rsid w:val="00365689"/>
    <w:rsid w:val="003660FA"/>
    <w:rsid w:val="0036618B"/>
    <w:rsid w:val="003665CC"/>
    <w:rsid w:val="0036687D"/>
    <w:rsid w:val="00366969"/>
    <w:rsid w:val="0037086B"/>
    <w:rsid w:val="00370976"/>
    <w:rsid w:val="00371BE8"/>
    <w:rsid w:val="003740FB"/>
    <w:rsid w:val="0037428C"/>
    <w:rsid w:val="00374CCE"/>
    <w:rsid w:val="00377124"/>
    <w:rsid w:val="00381048"/>
    <w:rsid w:val="003817ED"/>
    <w:rsid w:val="00381C1E"/>
    <w:rsid w:val="00381FDA"/>
    <w:rsid w:val="00385499"/>
    <w:rsid w:val="003860AE"/>
    <w:rsid w:val="00387C89"/>
    <w:rsid w:val="003A061D"/>
    <w:rsid w:val="003A08E5"/>
    <w:rsid w:val="003A094A"/>
    <w:rsid w:val="003A128E"/>
    <w:rsid w:val="003A2946"/>
    <w:rsid w:val="003A29A5"/>
    <w:rsid w:val="003A4344"/>
    <w:rsid w:val="003A5223"/>
    <w:rsid w:val="003A5A04"/>
    <w:rsid w:val="003A6319"/>
    <w:rsid w:val="003A68B7"/>
    <w:rsid w:val="003A743B"/>
    <w:rsid w:val="003A764C"/>
    <w:rsid w:val="003B02EB"/>
    <w:rsid w:val="003B120D"/>
    <w:rsid w:val="003B1BD1"/>
    <w:rsid w:val="003B34C8"/>
    <w:rsid w:val="003B6CD0"/>
    <w:rsid w:val="003B7AF2"/>
    <w:rsid w:val="003C1DB5"/>
    <w:rsid w:val="003C56D8"/>
    <w:rsid w:val="003C575D"/>
    <w:rsid w:val="003C57CC"/>
    <w:rsid w:val="003C623D"/>
    <w:rsid w:val="003C6366"/>
    <w:rsid w:val="003C6825"/>
    <w:rsid w:val="003C7F17"/>
    <w:rsid w:val="003D030A"/>
    <w:rsid w:val="003D0780"/>
    <w:rsid w:val="003D2E4C"/>
    <w:rsid w:val="003D303D"/>
    <w:rsid w:val="003D390C"/>
    <w:rsid w:val="003D3AFF"/>
    <w:rsid w:val="003D3EEC"/>
    <w:rsid w:val="003D4192"/>
    <w:rsid w:val="003D48B8"/>
    <w:rsid w:val="003D538A"/>
    <w:rsid w:val="003D53D4"/>
    <w:rsid w:val="003D569A"/>
    <w:rsid w:val="003D5925"/>
    <w:rsid w:val="003D6133"/>
    <w:rsid w:val="003D61C3"/>
    <w:rsid w:val="003D67FE"/>
    <w:rsid w:val="003D6DD3"/>
    <w:rsid w:val="003E022C"/>
    <w:rsid w:val="003E0E8E"/>
    <w:rsid w:val="003E0EC0"/>
    <w:rsid w:val="003E0F25"/>
    <w:rsid w:val="003E19A9"/>
    <w:rsid w:val="003E2290"/>
    <w:rsid w:val="003E247B"/>
    <w:rsid w:val="003E3160"/>
    <w:rsid w:val="003E3F7C"/>
    <w:rsid w:val="003E5052"/>
    <w:rsid w:val="003E7008"/>
    <w:rsid w:val="003E732B"/>
    <w:rsid w:val="003F1259"/>
    <w:rsid w:val="003F15E2"/>
    <w:rsid w:val="003F1C9D"/>
    <w:rsid w:val="003F22E6"/>
    <w:rsid w:val="003F30B5"/>
    <w:rsid w:val="003F3BFB"/>
    <w:rsid w:val="003F4387"/>
    <w:rsid w:val="003F464A"/>
    <w:rsid w:val="003F48B5"/>
    <w:rsid w:val="003F4DB8"/>
    <w:rsid w:val="003F5A2D"/>
    <w:rsid w:val="003F62A1"/>
    <w:rsid w:val="003F6891"/>
    <w:rsid w:val="003F7AB5"/>
    <w:rsid w:val="003F7D3A"/>
    <w:rsid w:val="003F7FD3"/>
    <w:rsid w:val="004003D7"/>
    <w:rsid w:val="00401476"/>
    <w:rsid w:val="00402564"/>
    <w:rsid w:val="00404963"/>
    <w:rsid w:val="0040527B"/>
    <w:rsid w:val="00405491"/>
    <w:rsid w:val="00410DAC"/>
    <w:rsid w:val="0041304E"/>
    <w:rsid w:val="004131D1"/>
    <w:rsid w:val="004146D1"/>
    <w:rsid w:val="00416C00"/>
    <w:rsid w:val="00417449"/>
    <w:rsid w:val="004203B5"/>
    <w:rsid w:val="004231AE"/>
    <w:rsid w:val="00424207"/>
    <w:rsid w:val="004248C7"/>
    <w:rsid w:val="00431935"/>
    <w:rsid w:val="00431D2E"/>
    <w:rsid w:val="00436C05"/>
    <w:rsid w:val="00437805"/>
    <w:rsid w:val="004379FD"/>
    <w:rsid w:val="00440F06"/>
    <w:rsid w:val="00442D8A"/>
    <w:rsid w:val="004431A2"/>
    <w:rsid w:val="00445BF8"/>
    <w:rsid w:val="00446EB7"/>
    <w:rsid w:val="00447049"/>
    <w:rsid w:val="00450AE0"/>
    <w:rsid w:val="004520B8"/>
    <w:rsid w:val="00452FDC"/>
    <w:rsid w:val="00454157"/>
    <w:rsid w:val="00454B9E"/>
    <w:rsid w:val="00454E38"/>
    <w:rsid w:val="00455950"/>
    <w:rsid w:val="00455A2B"/>
    <w:rsid w:val="004564F0"/>
    <w:rsid w:val="00456627"/>
    <w:rsid w:val="0046043A"/>
    <w:rsid w:val="0046463E"/>
    <w:rsid w:val="00464B51"/>
    <w:rsid w:val="00465330"/>
    <w:rsid w:val="00466AC5"/>
    <w:rsid w:val="004679FA"/>
    <w:rsid w:val="00470920"/>
    <w:rsid w:val="00470937"/>
    <w:rsid w:val="0047133A"/>
    <w:rsid w:val="0047140F"/>
    <w:rsid w:val="0047142C"/>
    <w:rsid w:val="00471ACC"/>
    <w:rsid w:val="004722C9"/>
    <w:rsid w:val="004727E2"/>
    <w:rsid w:val="0047368A"/>
    <w:rsid w:val="00474E80"/>
    <w:rsid w:val="00475651"/>
    <w:rsid w:val="004772AE"/>
    <w:rsid w:val="0047790A"/>
    <w:rsid w:val="004801A8"/>
    <w:rsid w:val="00481FDC"/>
    <w:rsid w:val="004836DC"/>
    <w:rsid w:val="00483CD4"/>
    <w:rsid w:val="00485983"/>
    <w:rsid w:val="00487939"/>
    <w:rsid w:val="004901B1"/>
    <w:rsid w:val="004908B0"/>
    <w:rsid w:val="00492861"/>
    <w:rsid w:val="00492A27"/>
    <w:rsid w:val="0049394C"/>
    <w:rsid w:val="00493FCE"/>
    <w:rsid w:val="00494365"/>
    <w:rsid w:val="0049556B"/>
    <w:rsid w:val="00495C34"/>
    <w:rsid w:val="00495D36"/>
    <w:rsid w:val="004960BE"/>
    <w:rsid w:val="0049616A"/>
    <w:rsid w:val="004968E6"/>
    <w:rsid w:val="0049729D"/>
    <w:rsid w:val="004A0986"/>
    <w:rsid w:val="004A2472"/>
    <w:rsid w:val="004A2655"/>
    <w:rsid w:val="004A2D2A"/>
    <w:rsid w:val="004A340C"/>
    <w:rsid w:val="004A3413"/>
    <w:rsid w:val="004A3AF1"/>
    <w:rsid w:val="004A4B97"/>
    <w:rsid w:val="004A508E"/>
    <w:rsid w:val="004A53CC"/>
    <w:rsid w:val="004A5712"/>
    <w:rsid w:val="004A6205"/>
    <w:rsid w:val="004A6B15"/>
    <w:rsid w:val="004A6CBA"/>
    <w:rsid w:val="004B2D72"/>
    <w:rsid w:val="004B3BDD"/>
    <w:rsid w:val="004B40C2"/>
    <w:rsid w:val="004B41B9"/>
    <w:rsid w:val="004B4A49"/>
    <w:rsid w:val="004B6087"/>
    <w:rsid w:val="004B6521"/>
    <w:rsid w:val="004C25B2"/>
    <w:rsid w:val="004C2821"/>
    <w:rsid w:val="004C28DF"/>
    <w:rsid w:val="004C2BD2"/>
    <w:rsid w:val="004C2C8C"/>
    <w:rsid w:val="004C3869"/>
    <w:rsid w:val="004C4077"/>
    <w:rsid w:val="004C5DAE"/>
    <w:rsid w:val="004C5E29"/>
    <w:rsid w:val="004C6359"/>
    <w:rsid w:val="004C719C"/>
    <w:rsid w:val="004D048D"/>
    <w:rsid w:val="004D0801"/>
    <w:rsid w:val="004D1C94"/>
    <w:rsid w:val="004D28A4"/>
    <w:rsid w:val="004D41EE"/>
    <w:rsid w:val="004D47A1"/>
    <w:rsid w:val="004D562D"/>
    <w:rsid w:val="004D6467"/>
    <w:rsid w:val="004D6A0D"/>
    <w:rsid w:val="004E06CF"/>
    <w:rsid w:val="004E2462"/>
    <w:rsid w:val="004E25C3"/>
    <w:rsid w:val="004E367B"/>
    <w:rsid w:val="004E46F2"/>
    <w:rsid w:val="004E489C"/>
    <w:rsid w:val="004E6274"/>
    <w:rsid w:val="004E73D0"/>
    <w:rsid w:val="004E7CDB"/>
    <w:rsid w:val="004F02F1"/>
    <w:rsid w:val="004F044E"/>
    <w:rsid w:val="004F15C2"/>
    <w:rsid w:val="004F1BC9"/>
    <w:rsid w:val="004F36A3"/>
    <w:rsid w:val="004F4185"/>
    <w:rsid w:val="004F5E44"/>
    <w:rsid w:val="004F6C0E"/>
    <w:rsid w:val="004F6DAD"/>
    <w:rsid w:val="004F7923"/>
    <w:rsid w:val="00500F9D"/>
    <w:rsid w:val="0050170D"/>
    <w:rsid w:val="005021EA"/>
    <w:rsid w:val="00502F18"/>
    <w:rsid w:val="00502F23"/>
    <w:rsid w:val="00503CD3"/>
    <w:rsid w:val="00505583"/>
    <w:rsid w:val="00505719"/>
    <w:rsid w:val="00505FAC"/>
    <w:rsid w:val="00506E54"/>
    <w:rsid w:val="0051033C"/>
    <w:rsid w:val="005105B9"/>
    <w:rsid w:val="00512E0D"/>
    <w:rsid w:val="00513905"/>
    <w:rsid w:val="00513EAE"/>
    <w:rsid w:val="00515598"/>
    <w:rsid w:val="00516B09"/>
    <w:rsid w:val="00517359"/>
    <w:rsid w:val="00517A1E"/>
    <w:rsid w:val="00521912"/>
    <w:rsid w:val="0052252D"/>
    <w:rsid w:val="0052280D"/>
    <w:rsid w:val="00522CE6"/>
    <w:rsid w:val="00522DB2"/>
    <w:rsid w:val="00522DD4"/>
    <w:rsid w:val="005243CD"/>
    <w:rsid w:val="00524BA5"/>
    <w:rsid w:val="00525E78"/>
    <w:rsid w:val="005264F4"/>
    <w:rsid w:val="00526E38"/>
    <w:rsid w:val="00526F03"/>
    <w:rsid w:val="00530E10"/>
    <w:rsid w:val="00530E16"/>
    <w:rsid w:val="005312E4"/>
    <w:rsid w:val="00531E03"/>
    <w:rsid w:val="005333F3"/>
    <w:rsid w:val="00533D26"/>
    <w:rsid w:val="00533F86"/>
    <w:rsid w:val="00534687"/>
    <w:rsid w:val="005346B0"/>
    <w:rsid w:val="00534815"/>
    <w:rsid w:val="005363E0"/>
    <w:rsid w:val="00536B11"/>
    <w:rsid w:val="00537222"/>
    <w:rsid w:val="00537241"/>
    <w:rsid w:val="005378B4"/>
    <w:rsid w:val="00537C01"/>
    <w:rsid w:val="00540378"/>
    <w:rsid w:val="00541364"/>
    <w:rsid w:val="005417E3"/>
    <w:rsid w:val="00541BC9"/>
    <w:rsid w:val="00542F4C"/>
    <w:rsid w:val="0054327B"/>
    <w:rsid w:val="0054382F"/>
    <w:rsid w:val="005438E8"/>
    <w:rsid w:val="00544173"/>
    <w:rsid w:val="00545063"/>
    <w:rsid w:val="0054520D"/>
    <w:rsid w:val="00546420"/>
    <w:rsid w:val="00547818"/>
    <w:rsid w:val="005479CE"/>
    <w:rsid w:val="00547D30"/>
    <w:rsid w:val="005504BC"/>
    <w:rsid w:val="005512BA"/>
    <w:rsid w:val="0055259E"/>
    <w:rsid w:val="00552E8B"/>
    <w:rsid w:val="00553A4B"/>
    <w:rsid w:val="00553FDB"/>
    <w:rsid w:val="00554997"/>
    <w:rsid w:val="00555226"/>
    <w:rsid w:val="00556F73"/>
    <w:rsid w:val="00560F87"/>
    <w:rsid w:val="0056100E"/>
    <w:rsid w:val="00561EE7"/>
    <w:rsid w:val="00562117"/>
    <w:rsid w:val="00562316"/>
    <w:rsid w:val="005637FB"/>
    <w:rsid w:val="00564263"/>
    <w:rsid w:val="0056572B"/>
    <w:rsid w:val="0056743A"/>
    <w:rsid w:val="0056793E"/>
    <w:rsid w:val="00567A2F"/>
    <w:rsid w:val="005700A2"/>
    <w:rsid w:val="00570100"/>
    <w:rsid w:val="005711BF"/>
    <w:rsid w:val="0057295C"/>
    <w:rsid w:val="00572C02"/>
    <w:rsid w:val="00572DE3"/>
    <w:rsid w:val="005731D5"/>
    <w:rsid w:val="005769F7"/>
    <w:rsid w:val="00581F20"/>
    <w:rsid w:val="00582612"/>
    <w:rsid w:val="00583611"/>
    <w:rsid w:val="00583F63"/>
    <w:rsid w:val="005843ED"/>
    <w:rsid w:val="00585B80"/>
    <w:rsid w:val="00586406"/>
    <w:rsid w:val="0058645C"/>
    <w:rsid w:val="00587750"/>
    <w:rsid w:val="00587F27"/>
    <w:rsid w:val="00590651"/>
    <w:rsid w:val="00592910"/>
    <w:rsid w:val="00592EEE"/>
    <w:rsid w:val="0059454E"/>
    <w:rsid w:val="0059655D"/>
    <w:rsid w:val="005977CF"/>
    <w:rsid w:val="00597930"/>
    <w:rsid w:val="005A0642"/>
    <w:rsid w:val="005A21DD"/>
    <w:rsid w:val="005A2961"/>
    <w:rsid w:val="005A3E13"/>
    <w:rsid w:val="005A5076"/>
    <w:rsid w:val="005A7186"/>
    <w:rsid w:val="005A7910"/>
    <w:rsid w:val="005B015D"/>
    <w:rsid w:val="005B0B45"/>
    <w:rsid w:val="005B19F2"/>
    <w:rsid w:val="005B1AA5"/>
    <w:rsid w:val="005B1C32"/>
    <w:rsid w:val="005B2424"/>
    <w:rsid w:val="005B4125"/>
    <w:rsid w:val="005B417D"/>
    <w:rsid w:val="005B4932"/>
    <w:rsid w:val="005B4AA4"/>
    <w:rsid w:val="005B53BA"/>
    <w:rsid w:val="005B5C93"/>
    <w:rsid w:val="005B65AC"/>
    <w:rsid w:val="005B66FD"/>
    <w:rsid w:val="005C0565"/>
    <w:rsid w:val="005C067E"/>
    <w:rsid w:val="005C0B6E"/>
    <w:rsid w:val="005C2B9D"/>
    <w:rsid w:val="005C39C7"/>
    <w:rsid w:val="005C5251"/>
    <w:rsid w:val="005C66C0"/>
    <w:rsid w:val="005C6DDE"/>
    <w:rsid w:val="005C70E0"/>
    <w:rsid w:val="005C7B0E"/>
    <w:rsid w:val="005D2411"/>
    <w:rsid w:val="005D269C"/>
    <w:rsid w:val="005D2F3A"/>
    <w:rsid w:val="005D33C1"/>
    <w:rsid w:val="005D3D86"/>
    <w:rsid w:val="005E23E2"/>
    <w:rsid w:val="005E35F2"/>
    <w:rsid w:val="005E43BC"/>
    <w:rsid w:val="005E4DA0"/>
    <w:rsid w:val="005E5692"/>
    <w:rsid w:val="005E61F3"/>
    <w:rsid w:val="005E6C19"/>
    <w:rsid w:val="005F3626"/>
    <w:rsid w:val="005F3F25"/>
    <w:rsid w:val="005F453C"/>
    <w:rsid w:val="005F4975"/>
    <w:rsid w:val="005F4DAB"/>
    <w:rsid w:val="005F55D6"/>
    <w:rsid w:val="005F673A"/>
    <w:rsid w:val="005F7A0A"/>
    <w:rsid w:val="006010D1"/>
    <w:rsid w:val="0060263C"/>
    <w:rsid w:val="00602B36"/>
    <w:rsid w:val="00604FF6"/>
    <w:rsid w:val="00605F12"/>
    <w:rsid w:val="006062C8"/>
    <w:rsid w:val="00606BD5"/>
    <w:rsid w:val="00606EAD"/>
    <w:rsid w:val="00607743"/>
    <w:rsid w:val="006117D1"/>
    <w:rsid w:val="00612055"/>
    <w:rsid w:val="00612148"/>
    <w:rsid w:val="00612B37"/>
    <w:rsid w:val="00612D6E"/>
    <w:rsid w:val="00613427"/>
    <w:rsid w:val="006136C9"/>
    <w:rsid w:val="0061480A"/>
    <w:rsid w:val="006149E0"/>
    <w:rsid w:val="00614CF9"/>
    <w:rsid w:val="00615AAC"/>
    <w:rsid w:val="00615E83"/>
    <w:rsid w:val="00616838"/>
    <w:rsid w:val="00617102"/>
    <w:rsid w:val="006173C6"/>
    <w:rsid w:val="0061754B"/>
    <w:rsid w:val="00617E46"/>
    <w:rsid w:val="006201C2"/>
    <w:rsid w:val="00620C34"/>
    <w:rsid w:val="006213AC"/>
    <w:rsid w:val="00623085"/>
    <w:rsid w:val="0062410D"/>
    <w:rsid w:val="006243C2"/>
    <w:rsid w:val="00625159"/>
    <w:rsid w:val="0062519A"/>
    <w:rsid w:val="006251BE"/>
    <w:rsid w:val="00626405"/>
    <w:rsid w:val="00626AAF"/>
    <w:rsid w:val="00630CAA"/>
    <w:rsid w:val="00631862"/>
    <w:rsid w:val="006325A8"/>
    <w:rsid w:val="00633043"/>
    <w:rsid w:val="006339C4"/>
    <w:rsid w:val="00633B3A"/>
    <w:rsid w:val="006347CE"/>
    <w:rsid w:val="00636738"/>
    <w:rsid w:val="00636865"/>
    <w:rsid w:val="00640289"/>
    <w:rsid w:val="00641373"/>
    <w:rsid w:val="006418C6"/>
    <w:rsid w:val="00641E90"/>
    <w:rsid w:val="0064268E"/>
    <w:rsid w:val="00643A0B"/>
    <w:rsid w:val="006450C0"/>
    <w:rsid w:val="00645F9B"/>
    <w:rsid w:val="00650F4C"/>
    <w:rsid w:val="006525D9"/>
    <w:rsid w:val="00652C75"/>
    <w:rsid w:val="00652EB3"/>
    <w:rsid w:val="00652EB9"/>
    <w:rsid w:val="00653910"/>
    <w:rsid w:val="00654121"/>
    <w:rsid w:val="006543F3"/>
    <w:rsid w:val="006546CC"/>
    <w:rsid w:val="00654CB4"/>
    <w:rsid w:val="00654E11"/>
    <w:rsid w:val="006558A0"/>
    <w:rsid w:val="0066227C"/>
    <w:rsid w:val="0066313C"/>
    <w:rsid w:val="006631F8"/>
    <w:rsid w:val="00663D84"/>
    <w:rsid w:val="0066513A"/>
    <w:rsid w:val="006651B8"/>
    <w:rsid w:val="00666A76"/>
    <w:rsid w:val="006705D3"/>
    <w:rsid w:val="00670612"/>
    <w:rsid w:val="0067083A"/>
    <w:rsid w:val="00671DCB"/>
    <w:rsid w:val="0067296B"/>
    <w:rsid w:val="0067307B"/>
    <w:rsid w:val="00673578"/>
    <w:rsid w:val="00673DFB"/>
    <w:rsid w:val="006743F3"/>
    <w:rsid w:val="006754C7"/>
    <w:rsid w:val="006756C6"/>
    <w:rsid w:val="00676C5F"/>
    <w:rsid w:val="00677087"/>
    <w:rsid w:val="00681953"/>
    <w:rsid w:val="006855B5"/>
    <w:rsid w:val="0068702F"/>
    <w:rsid w:val="0069165D"/>
    <w:rsid w:val="006944C1"/>
    <w:rsid w:val="00695802"/>
    <w:rsid w:val="006960B3"/>
    <w:rsid w:val="00696734"/>
    <w:rsid w:val="00697305"/>
    <w:rsid w:val="006A17C5"/>
    <w:rsid w:val="006A2311"/>
    <w:rsid w:val="006A2BA2"/>
    <w:rsid w:val="006A376F"/>
    <w:rsid w:val="006A5150"/>
    <w:rsid w:val="006A5B76"/>
    <w:rsid w:val="006A5F0E"/>
    <w:rsid w:val="006A6359"/>
    <w:rsid w:val="006A6C84"/>
    <w:rsid w:val="006A72D3"/>
    <w:rsid w:val="006A734A"/>
    <w:rsid w:val="006A74EE"/>
    <w:rsid w:val="006A7DAF"/>
    <w:rsid w:val="006B01EA"/>
    <w:rsid w:val="006B0C60"/>
    <w:rsid w:val="006B1053"/>
    <w:rsid w:val="006B1CC6"/>
    <w:rsid w:val="006B220E"/>
    <w:rsid w:val="006B3942"/>
    <w:rsid w:val="006B3D80"/>
    <w:rsid w:val="006B68DE"/>
    <w:rsid w:val="006C006A"/>
    <w:rsid w:val="006C00BC"/>
    <w:rsid w:val="006C0858"/>
    <w:rsid w:val="006C0DA2"/>
    <w:rsid w:val="006C17A8"/>
    <w:rsid w:val="006C49BA"/>
    <w:rsid w:val="006C5D96"/>
    <w:rsid w:val="006C5F81"/>
    <w:rsid w:val="006C66FF"/>
    <w:rsid w:val="006C6CEC"/>
    <w:rsid w:val="006D0085"/>
    <w:rsid w:val="006D0E34"/>
    <w:rsid w:val="006D1F70"/>
    <w:rsid w:val="006D1FE7"/>
    <w:rsid w:val="006D4CD8"/>
    <w:rsid w:val="006D57DB"/>
    <w:rsid w:val="006D5F8E"/>
    <w:rsid w:val="006D60DD"/>
    <w:rsid w:val="006E00E6"/>
    <w:rsid w:val="006E03CA"/>
    <w:rsid w:val="006E10BB"/>
    <w:rsid w:val="006E1A29"/>
    <w:rsid w:val="006E2A15"/>
    <w:rsid w:val="006E3B5A"/>
    <w:rsid w:val="006E4274"/>
    <w:rsid w:val="006E4A70"/>
    <w:rsid w:val="006E592F"/>
    <w:rsid w:val="006E744D"/>
    <w:rsid w:val="006E7BB2"/>
    <w:rsid w:val="006F13B4"/>
    <w:rsid w:val="006F19AB"/>
    <w:rsid w:val="006F1CD3"/>
    <w:rsid w:val="006F2F8F"/>
    <w:rsid w:val="006F3D70"/>
    <w:rsid w:val="006F41BA"/>
    <w:rsid w:val="006F42D1"/>
    <w:rsid w:val="006F52D5"/>
    <w:rsid w:val="006F5A87"/>
    <w:rsid w:val="006F7218"/>
    <w:rsid w:val="006F7DC3"/>
    <w:rsid w:val="00700673"/>
    <w:rsid w:val="00701E41"/>
    <w:rsid w:val="00703946"/>
    <w:rsid w:val="00703A6B"/>
    <w:rsid w:val="0070510B"/>
    <w:rsid w:val="00705397"/>
    <w:rsid w:val="00705BB8"/>
    <w:rsid w:val="00706F45"/>
    <w:rsid w:val="00707B62"/>
    <w:rsid w:val="00707FA6"/>
    <w:rsid w:val="00710704"/>
    <w:rsid w:val="00711118"/>
    <w:rsid w:val="00711A11"/>
    <w:rsid w:val="0071252F"/>
    <w:rsid w:val="00712DE3"/>
    <w:rsid w:val="00712F2F"/>
    <w:rsid w:val="00714CFC"/>
    <w:rsid w:val="00714E22"/>
    <w:rsid w:val="00716CC7"/>
    <w:rsid w:val="007177AB"/>
    <w:rsid w:val="007205A6"/>
    <w:rsid w:val="00721143"/>
    <w:rsid w:val="00721A8D"/>
    <w:rsid w:val="00721DBE"/>
    <w:rsid w:val="00724103"/>
    <w:rsid w:val="00724FE4"/>
    <w:rsid w:val="00725418"/>
    <w:rsid w:val="00725DC8"/>
    <w:rsid w:val="0073003B"/>
    <w:rsid w:val="007306E6"/>
    <w:rsid w:val="00731E26"/>
    <w:rsid w:val="00734703"/>
    <w:rsid w:val="00737195"/>
    <w:rsid w:val="00737293"/>
    <w:rsid w:val="007405D5"/>
    <w:rsid w:val="00740719"/>
    <w:rsid w:val="00741BA5"/>
    <w:rsid w:val="00741EFE"/>
    <w:rsid w:val="0074357F"/>
    <w:rsid w:val="00743F16"/>
    <w:rsid w:val="00744AF4"/>
    <w:rsid w:val="007452F6"/>
    <w:rsid w:val="007465FC"/>
    <w:rsid w:val="00746A60"/>
    <w:rsid w:val="00747106"/>
    <w:rsid w:val="007474C4"/>
    <w:rsid w:val="007515F8"/>
    <w:rsid w:val="00752975"/>
    <w:rsid w:val="00753F5D"/>
    <w:rsid w:val="00754678"/>
    <w:rsid w:val="007547B1"/>
    <w:rsid w:val="00755503"/>
    <w:rsid w:val="00757EBB"/>
    <w:rsid w:val="007600C6"/>
    <w:rsid w:val="00760976"/>
    <w:rsid w:val="00761B65"/>
    <w:rsid w:val="00761C8F"/>
    <w:rsid w:val="00761EE3"/>
    <w:rsid w:val="0076288D"/>
    <w:rsid w:val="00763DEA"/>
    <w:rsid w:val="00764AC5"/>
    <w:rsid w:val="00764FC6"/>
    <w:rsid w:val="00765334"/>
    <w:rsid w:val="00765551"/>
    <w:rsid w:val="0076658E"/>
    <w:rsid w:val="00766BCC"/>
    <w:rsid w:val="00767D7D"/>
    <w:rsid w:val="00770BF9"/>
    <w:rsid w:val="007723C5"/>
    <w:rsid w:val="007726EA"/>
    <w:rsid w:val="0077387A"/>
    <w:rsid w:val="0077508C"/>
    <w:rsid w:val="0077510C"/>
    <w:rsid w:val="00775C83"/>
    <w:rsid w:val="00776255"/>
    <w:rsid w:val="00777434"/>
    <w:rsid w:val="0078004B"/>
    <w:rsid w:val="007806AA"/>
    <w:rsid w:val="00780AF5"/>
    <w:rsid w:val="00782269"/>
    <w:rsid w:val="00782950"/>
    <w:rsid w:val="00782AA1"/>
    <w:rsid w:val="00782E8E"/>
    <w:rsid w:val="00783AA6"/>
    <w:rsid w:val="00783C69"/>
    <w:rsid w:val="0078766F"/>
    <w:rsid w:val="007912A3"/>
    <w:rsid w:val="0079261A"/>
    <w:rsid w:val="00793A22"/>
    <w:rsid w:val="007948F2"/>
    <w:rsid w:val="00794E82"/>
    <w:rsid w:val="00795F0B"/>
    <w:rsid w:val="00796CE7"/>
    <w:rsid w:val="00796E47"/>
    <w:rsid w:val="0079702D"/>
    <w:rsid w:val="007A054B"/>
    <w:rsid w:val="007A0784"/>
    <w:rsid w:val="007A1008"/>
    <w:rsid w:val="007A18F2"/>
    <w:rsid w:val="007A19D3"/>
    <w:rsid w:val="007A1DA9"/>
    <w:rsid w:val="007A20F4"/>
    <w:rsid w:val="007A2809"/>
    <w:rsid w:val="007A3F83"/>
    <w:rsid w:val="007A5D10"/>
    <w:rsid w:val="007A60FF"/>
    <w:rsid w:val="007A6780"/>
    <w:rsid w:val="007A6786"/>
    <w:rsid w:val="007B00BA"/>
    <w:rsid w:val="007B0D66"/>
    <w:rsid w:val="007B1153"/>
    <w:rsid w:val="007B1C58"/>
    <w:rsid w:val="007B3FDF"/>
    <w:rsid w:val="007B4C83"/>
    <w:rsid w:val="007B67A0"/>
    <w:rsid w:val="007B682B"/>
    <w:rsid w:val="007C1404"/>
    <w:rsid w:val="007C1BE3"/>
    <w:rsid w:val="007C22E9"/>
    <w:rsid w:val="007C349B"/>
    <w:rsid w:val="007C3874"/>
    <w:rsid w:val="007C3B13"/>
    <w:rsid w:val="007C4077"/>
    <w:rsid w:val="007C43E9"/>
    <w:rsid w:val="007C4629"/>
    <w:rsid w:val="007C5C03"/>
    <w:rsid w:val="007C5FCF"/>
    <w:rsid w:val="007C647A"/>
    <w:rsid w:val="007C7245"/>
    <w:rsid w:val="007C7EC5"/>
    <w:rsid w:val="007D025A"/>
    <w:rsid w:val="007D09C9"/>
    <w:rsid w:val="007D272A"/>
    <w:rsid w:val="007D2AFD"/>
    <w:rsid w:val="007D408D"/>
    <w:rsid w:val="007D4426"/>
    <w:rsid w:val="007D68ED"/>
    <w:rsid w:val="007E051F"/>
    <w:rsid w:val="007E162E"/>
    <w:rsid w:val="007E1D67"/>
    <w:rsid w:val="007E433A"/>
    <w:rsid w:val="007E459D"/>
    <w:rsid w:val="007E5245"/>
    <w:rsid w:val="007E5A81"/>
    <w:rsid w:val="007E5BEF"/>
    <w:rsid w:val="007E6EEF"/>
    <w:rsid w:val="007E6F3F"/>
    <w:rsid w:val="007F0E25"/>
    <w:rsid w:val="007F35D9"/>
    <w:rsid w:val="007F5953"/>
    <w:rsid w:val="007F6467"/>
    <w:rsid w:val="007F682B"/>
    <w:rsid w:val="00801ABE"/>
    <w:rsid w:val="0080208E"/>
    <w:rsid w:val="008038ED"/>
    <w:rsid w:val="00805573"/>
    <w:rsid w:val="00805EE2"/>
    <w:rsid w:val="008063EA"/>
    <w:rsid w:val="008076E6"/>
    <w:rsid w:val="00810209"/>
    <w:rsid w:val="008102D1"/>
    <w:rsid w:val="00811339"/>
    <w:rsid w:val="008113AF"/>
    <w:rsid w:val="00812C37"/>
    <w:rsid w:val="00812E3A"/>
    <w:rsid w:val="008143BA"/>
    <w:rsid w:val="0081454E"/>
    <w:rsid w:val="00814B6A"/>
    <w:rsid w:val="00815D36"/>
    <w:rsid w:val="00815F51"/>
    <w:rsid w:val="00816CC6"/>
    <w:rsid w:val="00816D1B"/>
    <w:rsid w:val="0082117C"/>
    <w:rsid w:val="0082124B"/>
    <w:rsid w:val="00822A49"/>
    <w:rsid w:val="00823482"/>
    <w:rsid w:val="00826CA2"/>
    <w:rsid w:val="00827A7A"/>
    <w:rsid w:val="00831C23"/>
    <w:rsid w:val="00831D37"/>
    <w:rsid w:val="00832552"/>
    <w:rsid w:val="00832F1B"/>
    <w:rsid w:val="008333CC"/>
    <w:rsid w:val="00834D38"/>
    <w:rsid w:val="008356A8"/>
    <w:rsid w:val="008358D0"/>
    <w:rsid w:val="00835D25"/>
    <w:rsid w:val="008360B2"/>
    <w:rsid w:val="00836735"/>
    <w:rsid w:val="00836DF2"/>
    <w:rsid w:val="00837F5B"/>
    <w:rsid w:val="00840B50"/>
    <w:rsid w:val="00846AD5"/>
    <w:rsid w:val="008472A2"/>
    <w:rsid w:val="0085068C"/>
    <w:rsid w:val="00851B9F"/>
    <w:rsid w:val="008537DC"/>
    <w:rsid w:val="008547BA"/>
    <w:rsid w:val="00855C0F"/>
    <w:rsid w:val="00855D5C"/>
    <w:rsid w:val="00855FCE"/>
    <w:rsid w:val="008568BC"/>
    <w:rsid w:val="00856DB2"/>
    <w:rsid w:val="00857647"/>
    <w:rsid w:val="008614A0"/>
    <w:rsid w:val="00861982"/>
    <w:rsid w:val="00861F38"/>
    <w:rsid w:val="00862C38"/>
    <w:rsid w:val="00866867"/>
    <w:rsid w:val="00866AD4"/>
    <w:rsid w:val="0086793D"/>
    <w:rsid w:val="00867A2B"/>
    <w:rsid w:val="00870560"/>
    <w:rsid w:val="00871117"/>
    <w:rsid w:val="008721AC"/>
    <w:rsid w:val="00875BAA"/>
    <w:rsid w:val="008777F0"/>
    <w:rsid w:val="0088013B"/>
    <w:rsid w:val="00882C5B"/>
    <w:rsid w:val="0088349A"/>
    <w:rsid w:val="008847EF"/>
    <w:rsid w:val="00886352"/>
    <w:rsid w:val="00887C01"/>
    <w:rsid w:val="0089012E"/>
    <w:rsid w:val="00890497"/>
    <w:rsid w:val="008904D4"/>
    <w:rsid w:val="00890F06"/>
    <w:rsid w:val="008926FA"/>
    <w:rsid w:val="00892B7F"/>
    <w:rsid w:val="00892B8E"/>
    <w:rsid w:val="0089328C"/>
    <w:rsid w:val="008944BD"/>
    <w:rsid w:val="00894724"/>
    <w:rsid w:val="0089547D"/>
    <w:rsid w:val="00895587"/>
    <w:rsid w:val="008961F7"/>
    <w:rsid w:val="0089794E"/>
    <w:rsid w:val="00897967"/>
    <w:rsid w:val="008A002A"/>
    <w:rsid w:val="008A26E3"/>
    <w:rsid w:val="008A5B15"/>
    <w:rsid w:val="008A5B8A"/>
    <w:rsid w:val="008B0CC7"/>
    <w:rsid w:val="008B0DF4"/>
    <w:rsid w:val="008B1422"/>
    <w:rsid w:val="008B2373"/>
    <w:rsid w:val="008B2585"/>
    <w:rsid w:val="008B374B"/>
    <w:rsid w:val="008B3E0A"/>
    <w:rsid w:val="008B48BB"/>
    <w:rsid w:val="008B4E54"/>
    <w:rsid w:val="008B69A9"/>
    <w:rsid w:val="008B69F9"/>
    <w:rsid w:val="008B7449"/>
    <w:rsid w:val="008B746E"/>
    <w:rsid w:val="008B7531"/>
    <w:rsid w:val="008C0FBC"/>
    <w:rsid w:val="008C137C"/>
    <w:rsid w:val="008C1396"/>
    <w:rsid w:val="008C231E"/>
    <w:rsid w:val="008C3845"/>
    <w:rsid w:val="008C3A02"/>
    <w:rsid w:val="008C3E3C"/>
    <w:rsid w:val="008C4BB1"/>
    <w:rsid w:val="008C4DB2"/>
    <w:rsid w:val="008C5297"/>
    <w:rsid w:val="008C5482"/>
    <w:rsid w:val="008C7E3D"/>
    <w:rsid w:val="008C7F50"/>
    <w:rsid w:val="008D046C"/>
    <w:rsid w:val="008D05B8"/>
    <w:rsid w:val="008D1FB0"/>
    <w:rsid w:val="008D32B8"/>
    <w:rsid w:val="008D3DF8"/>
    <w:rsid w:val="008D5B4D"/>
    <w:rsid w:val="008D6FD2"/>
    <w:rsid w:val="008E0071"/>
    <w:rsid w:val="008E0F23"/>
    <w:rsid w:val="008E1068"/>
    <w:rsid w:val="008E269A"/>
    <w:rsid w:val="008E4222"/>
    <w:rsid w:val="008E4562"/>
    <w:rsid w:val="008E5301"/>
    <w:rsid w:val="008E646C"/>
    <w:rsid w:val="008E6B3E"/>
    <w:rsid w:val="008E754C"/>
    <w:rsid w:val="008E7ACE"/>
    <w:rsid w:val="008F0109"/>
    <w:rsid w:val="008F034E"/>
    <w:rsid w:val="008F0B9B"/>
    <w:rsid w:val="008F18A0"/>
    <w:rsid w:val="008F20C0"/>
    <w:rsid w:val="008F3831"/>
    <w:rsid w:val="008F486C"/>
    <w:rsid w:val="008F4CAA"/>
    <w:rsid w:val="008F7D6D"/>
    <w:rsid w:val="009009D3"/>
    <w:rsid w:val="00901527"/>
    <w:rsid w:val="00902B6D"/>
    <w:rsid w:val="00903FC9"/>
    <w:rsid w:val="00904143"/>
    <w:rsid w:val="00904968"/>
    <w:rsid w:val="00904E8E"/>
    <w:rsid w:val="00906A41"/>
    <w:rsid w:val="00906F9E"/>
    <w:rsid w:val="00907A39"/>
    <w:rsid w:val="00907F8A"/>
    <w:rsid w:val="00911228"/>
    <w:rsid w:val="00911359"/>
    <w:rsid w:val="009119C7"/>
    <w:rsid w:val="00911E01"/>
    <w:rsid w:val="0091274D"/>
    <w:rsid w:val="00913947"/>
    <w:rsid w:val="00915913"/>
    <w:rsid w:val="0091699D"/>
    <w:rsid w:val="00917448"/>
    <w:rsid w:val="00920CAB"/>
    <w:rsid w:val="009210D2"/>
    <w:rsid w:val="00922182"/>
    <w:rsid w:val="00923C8B"/>
    <w:rsid w:val="00924B26"/>
    <w:rsid w:val="00926904"/>
    <w:rsid w:val="00926E83"/>
    <w:rsid w:val="00930BE9"/>
    <w:rsid w:val="00931757"/>
    <w:rsid w:val="00932684"/>
    <w:rsid w:val="00932ABA"/>
    <w:rsid w:val="00937C06"/>
    <w:rsid w:val="00940008"/>
    <w:rsid w:val="009408F9"/>
    <w:rsid w:val="00941292"/>
    <w:rsid w:val="00941C17"/>
    <w:rsid w:val="00942769"/>
    <w:rsid w:val="009442B3"/>
    <w:rsid w:val="009449BA"/>
    <w:rsid w:val="00945C73"/>
    <w:rsid w:val="00946D00"/>
    <w:rsid w:val="009476AA"/>
    <w:rsid w:val="0095198F"/>
    <w:rsid w:val="0095322D"/>
    <w:rsid w:val="00953908"/>
    <w:rsid w:val="00953B93"/>
    <w:rsid w:val="0095404A"/>
    <w:rsid w:val="009558CF"/>
    <w:rsid w:val="00957384"/>
    <w:rsid w:val="00957399"/>
    <w:rsid w:val="0095797D"/>
    <w:rsid w:val="0096052E"/>
    <w:rsid w:val="009618D9"/>
    <w:rsid w:val="009636CD"/>
    <w:rsid w:val="0096370E"/>
    <w:rsid w:val="00963FA4"/>
    <w:rsid w:val="00964FAE"/>
    <w:rsid w:val="0096516A"/>
    <w:rsid w:val="00966043"/>
    <w:rsid w:val="009662B0"/>
    <w:rsid w:val="0097015C"/>
    <w:rsid w:val="00970951"/>
    <w:rsid w:val="0097111A"/>
    <w:rsid w:val="0097164C"/>
    <w:rsid w:val="00972AD1"/>
    <w:rsid w:val="00973239"/>
    <w:rsid w:val="009738DF"/>
    <w:rsid w:val="0097396A"/>
    <w:rsid w:val="009759A0"/>
    <w:rsid w:val="009772B3"/>
    <w:rsid w:val="009773AD"/>
    <w:rsid w:val="00977E49"/>
    <w:rsid w:val="00980FD2"/>
    <w:rsid w:val="00985756"/>
    <w:rsid w:val="00986642"/>
    <w:rsid w:val="009906C2"/>
    <w:rsid w:val="0099150D"/>
    <w:rsid w:val="009915F8"/>
    <w:rsid w:val="009924A2"/>
    <w:rsid w:val="00993C34"/>
    <w:rsid w:val="009940A3"/>
    <w:rsid w:val="009956BE"/>
    <w:rsid w:val="00995C89"/>
    <w:rsid w:val="009963F7"/>
    <w:rsid w:val="00996D83"/>
    <w:rsid w:val="009A0745"/>
    <w:rsid w:val="009A28A3"/>
    <w:rsid w:val="009A3640"/>
    <w:rsid w:val="009A3D7E"/>
    <w:rsid w:val="009A4BF7"/>
    <w:rsid w:val="009A4D94"/>
    <w:rsid w:val="009A5191"/>
    <w:rsid w:val="009A5DAE"/>
    <w:rsid w:val="009A5DFB"/>
    <w:rsid w:val="009A660A"/>
    <w:rsid w:val="009A6C7E"/>
    <w:rsid w:val="009A6DD6"/>
    <w:rsid w:val="009A7216"/>
    <w:rsid w:val="009B24E6"/>
    <w:rsid w:val="009B3944"/>
    <w:rsid w:val="009B46D5"/>
    <w:rsid w:val="009B756B"/>
    <w:rsid w:val="009C00E3"/>
    <w:rsid w:val="009C2DB8"/>
    <w:rsid w:val="009C2F6D"/>
    <w:rsid w:val="009C3EB3"/>
    <w:rsid w:val="009C41CC"/>
    <w:rsid w:val="009C4724"/>
    <w:rsid w:val="009C50E0"/>
    <w:rsid w:val="009C5538"/>
    <w:rsid w:val="009C56B5"/>
    <w:rsid w:val="009C5ABD"/>
    <w:rsid w:val="009C5BCC"/>
    <w:rsid w:val="009C788A"/>
    <w:rsid w:val="009D1E00"/>
    <w:rsid w:val="009D3A69"/>
    <w:rsid w:val="009D41A1"/>
    <w:rsid w:val="009D5067"/>
    <w:rsid w:val="009D58AF"/>
    <w:rsid w:val="009D5F0A"/>
    <w:rsid w:val="009D68B2"/>
    <w:rsid w:val="009D6B25"/>
    <w:rsid w:val="009E0E1C"/>
    <w:rsid w:val="009E1721"/>
    <w:rsid w:val="009E2FAB"/>
    <w:rsid w:val="009E3A8F"/>
    <w:rsid w:val="009E4773"/>
    <w:rsid w:val="009E5B82"/>
    <w:rsid w:val="009E5B87"/>
    <w:rsid w:val="009E7A36"/>
    <w:rsid w:val="009F0013"/>
    <w:rsid w:val="009F144D"/>
    <w:rsid w:val="009F32E2"/>
    <w:rsid w:val="009F3953"/>
    <w:rsid w:val="009F557E"/>
    <w:rsid w:val="00A01484"/>
    <w:rsid w:val="00A0279B"/>
    <w:rsid w:val="00A02B1E"/>
    <w:rsid w:val="00A04EBA"/>
    <w:rsid w:val="00A05AF3"/>
    <w:rsid w:val="00A05EE4"/>
    <w:rsid w:val="00A06BDB"/>
    <w:rsid w:val="00A1104B"/>
    <w:rsid w:val="00A113B7"/>
    <w:rsid w:val="00A1475B"/>
    <w:rsid w:val="00A149A8"/>
    <w:rsid w:val="00A14DF3"/>
    <w:rsid w:val="00A16FE6"/>
    <w:rsid w:val="00A2125F"/>
    <w:rsid w:val="00A22DE0"/>
    <w:rsid w:val="00A23392"/>
    <w:rsid w:val="00A244DF"/>
    <w:rsid w:val="00A24920"/>
    <w:rsid w:val="00A308E9"/>
    <w:rsid w:val="00A30D74"/>
    <w:rsid w:val="00A3145C"/>
    <w:rsid w:val="00A31D06"/>
    <w:rsid w:val="00A32E3A"/>
    <w:rsid w:val="00A348B9"/>
    <w:rsid w:val="00A36F79"/>
    <w:rsid w:val="00A378FD"/>
    <w:rsid w:val="00A37FC6"/>
    <w:rsid w:val="00A402CE"/>
    <w:rsid w:val="00A42483"/>
    <w:rsid w:val="00A43289"/>
    <w:rsid w:val="00A43C6B"/>
    <w:rsid w:val="00A45274"/>
    <w:rsid w:val="00A4546B"/>
    <w:rsid w:val="00A4620B"/>
    <w:rsid w:val="00A463E2"/>
    <w:rsid w:val="00A474CC"/>
    <w:rsid w:val="00A47BB0"/>
    <w:rsid w:val="00A47D03"/>
    <w:rsid w:val="00A5034B"/>
    <w:rsid w:val="00A50373"/>
    <w:rsid w:val="00A5055D"/>
    <w:rsid w:val="00A50BB8"/>
    <w:rsid w:val="00A51757"/>
    <w:rsid w:val="00A51AD3"/>
    <w:rsid w:val="00A5663C"/>
    <w:rsid w:val="00A567DC"/>
    <w:rsid w:val="00A57894"/>
    <w:rsid w:val="00A57E70"/>
    <w:rsid w:val="00A6052F"/>
    <w:rsid w:val="00A6066E"/>
    <w:rsid w:val="00A61002"/>
    <w:rsid w:val="00A614C8"/>
    <w:rsid w:val="00A620B1"/>
    <w:rsid w:val="00A6272D"/>
    <w:rsid w:val="00A62934"/>
    <w:rsid w:val="00A656F4"/>
    <w:rsid w:val="00A66291"/>
    <w:rsid w:val="00A67EA4"/>
    <w:rsid w:val="00A71C91"/>
    <w:rsid w:val="00A72DE8"/>
    <w:rsid w:val="00A73350"/>
    <w:rsid w:val="00A73908"/>
    <w:rsid w:val="00A75E6B"/>
    <w:rsid w:val="00A7662D"/>
    <w:rsid w:val="00A766A9"/>
    <w:rsid w:val="00A76721"/>
    <w:rsid w:val="00A81263"/>
    <w:rsid w:val="00A813F2"/>
    <w:rsid w:val="00A828D5"/>
    <w:rsid w:val="00A829D3"/>
    <w:rsid w:val="00A82AE8"/>
    <w:rsid w:val="00A84917"/>
    <w:rsid w:val="00A84F89"/>
    <w:rsid w:val="00A85030"/>
    <w:rsid w:val="00A8601E"/>
    <w:rsid w:val="00A86485"/>
    <w:rsid w:val="00A86C35"/>
    <w:rsid w:val="00A87219"/>
    <w:rsid w:val="00A9066E"/>
    <w:rsid w:val="00A90E76"/>
    <w:rsid w:val="00A917F4"/>
    <w:rsid w:val="00A9310C"/>
    <w:rsid w:val="00A9365D"/>
    <w:rsid w:val="00A93751"/>
    <w:rsid w:val="00A94DD3"/>
    <w:rsid w:val="00A95A0B"/>
    <w:rsid w:val="00A96FE9"/>
    <w:rsid w:val="00AA03B8"/>
    <w:rsid w:val="00AA25B5"/>
    <w:rsid w:val="00AA4E72"/>
    <w:rsid w:val="00AA516D"/>
    <w:rsid w:val="00AA6C23"/>
    <w:rsid w:val="00AA6EC0"/>
    <w:rsid w:val="00AA74DB"/>
    <w:rsid w:val="00AB2F17"/>
    <w:rsid w:val="00AB392C"/>
    <w:rsid w:val="00AB3BCB"/>
    <w:rsid w:val="00AB3F72"/>
    <w:rsid w:val="00AB42B7"/>
    <w:rsid w:val="00AB56C5"/>
    <w:rsid w:val="00AB5A66"/>
    <w:rsid w:val="00AB6FAB"/>
    <w:rsid w:val="00AB7FC3"/>
    <w:rsid w:val="00AC04FA"/>
    <w:rsid w:val="00AC0865"/>
    <w:rsid w:val="00AC199C"/>
    <w:rsid w:val="00AC2F46"/>
    <w:rsid w:val="00AC394E"/>
    <w:rsid w:val="00AC466D"/>
    <w:rsid w:val="00AC5A13"/>
    <w:rsid w:val="00AC5F08"/>
    <w:rsid w:val="00AC601F"/>
    <w:rsid w:val="00AC76AD"/>
    <w:rsid w:val="00AD0E52"/>
    <w:rsid w:val="00AD1735"/>
    <w:rsid w:val="00AD1CD2"/>
    <w:rsid w:val="00AD1F21"/>
    <w:rsid w:val="00AD3BBB"/>
    <w:rsid w:val="00AD4B59"/>
    <w:rsid w:val="00AD4D99"/>
    <w:rsid w:val="00AD4EFC"/>
    <w:rsid w:val="00AD5088"/>
    <w:rsid w:val="00AD63AD"/>
    <w:rsid w:val="00AD6FF7"/>
    <w:rsid w:val="00AE14A8"/>
    <w:rsid w:val="00AE1906"/>
    <w:rsid w:val="00AE1C6F"/>
    <w:rsid w:val="00AE3143"/>
    <w:rsid w:val="00AE3502"/>
    <w:rsid w:val="00AE364F"/>
    <w:rsid w:val="00AE7258"/>
    <w:rsid w:val="00AF1E70"/>
    <w:rsid w:val="00AF2D46"/>
    <w:rsid w:val="00AF2D4F"/>
    <w:rsid w:val="00AF560F"/>
    <w:rsid w:val="00B018ED"/>
    <w:rsid w:val="00B01A38"/>
    <w:rsid w:val="00B030D5"/>
    <w:rsid w:val="00B03A20"/>
    <w:rsid w:val="00B04603"/>
    <w:rsid w:val="00B04A65"/>
    <w:rsid w:val="00B04D36"/>
    <w:rsid w:val="00B04E60"/>
    <w:rsid w:val="00B07535"/>
    <w:rsid w:val="00B07C55"/>
    <w:rsid w:val="00B10351"/>
    <w:rsid w:val="00B125A5"/>
    <w:rsid w:val="00B1260C"/>
    <w:rsid w:val="00B1262B"/>
    <w:rsid w:val="00B128E7"/>
    <w:rsid w:val="00B135B3"/>
    <w:rsid w:val="00B143B3"/>
    <w:rsid w:val="00B14D3D"/>
    <w:rsid w:val="00B14EBD"/>
    <w:rsid w:val="00B152F8"/>
    <w:rsid w:val="00B153F5"/>
    <w:rsid w:val="00B15EF4"/>
    <w:rsid w:val="00B1678C"/>
    <w:rsid w:val="00B16A2A"/>
    <w:rsid w:val="00B17051"/>
    <w:rsid w:val="00B17BB1"/>
    <w:rsid w:val="00B17D6F"/>
    <w:rsid w:val="00B17ED1"/>
    <w:rsid w:val="00B2124E"/>
    <w:rsid w:val="00B21475"/>
    <w:rsid w:val="00B23B51"/>
    <w:rsid w:val="00B242A4"/>
    <w:rsid w:val="00B245DE"/>
    <w:rsid w:val="00B24609"/>
    <w:rsid w:val="00B24CC1"/>
    <w:rsid w:val="00B2518C"/>
    <w:rsid w:val="00B251E0"/>
    <w:rsid w:val="00B254E2"/>
    <w:rsid w:val="00B259B6"/>
    <w:rsid w:val="00B278ED"/>
    <w:rsid w:val="00B27914"/>
    <w:rsid w:val="00B27CE5"/>
    <w:rsid w:val="00B307BA"/>
    <w:rsid w:val="00B30955"/>
    <w:rsid w:val="00B30D8C"/>
    <w:rsid w:val="00B31AE3"/>
    <w:rsid w:val="00B31B96"/>
    <w:rsid w:val="00B31FEF"/>
    <w:rsid w:val="00B3257B"/>
    <w:rsid w:val="00B32584"/>
    <w:rsid w:val="00B3266F"/>
    <w:rsid w:val="00B3267D"/>
    <w:rsid w:val="00B35CF9"/>
    <w:rsid w:val="00B36251"/>
    <w:rsid w:val="00B364F4"/>
    <w:rsid w:val="00B3749C"/>
    <w:rsid w:val="00B378B5"/>
    <w:rsid w:val="00B37E69"/>
    <w:rsid w:val="00B40251"/>
    <w:rsid w:val="00B40A0C"/>
    <w:rsid w:val="00B40D6E"/>
    <w:rsid w:val="00B40F49"/>
    <w:rsid w:val="00B4122F"/>
    <w:rsid w:val="00B41BCC"/>
    <w:rsid w:val="00B43B4E"/>
    <w:rsid w:val="00B43D68"/>
    <w:rsid w:val="00B43E66"/>
    <w:rsid w:val="00B45433"/>
    <w:rsid w:val="00B45BB0"/>
    <w:rsid w:val="00B46ECC"/>
    <w:rsid w:val="00B47C41"/>
    <w:rsid w:val="00B51959"/>
    <w:rsid w:val="00B51AB7"/>
    <w:rsid w:val="00B51EA5"/>
    <w:rsid w:val="00B520A8"/>
    <w:rsid w:val="00B5249E"/>
    <w:rsid w:val="00B52C94"/>
    <w:rsid w:val="00B53C19"/>
    <w:rsid w:val="00B54C4D"/>
    <w:rsid w:val="00B54FB0"/>
    <w:rsid w:val="00B5500A"/>
    <w:rsid w:val="00B5515C"/>
    <w:rsid w:val="00B55C8A"/>
    <w:rsid w:val="00B56F1E"/>
    <w:rsid w:val="00B57796"/>
    <w:rsid w:val="00B602EA"/>
    <w:rsid w:val="00B62D39"/>
    <w:rsid w:val="00B62FDC"/>
    <w:rsid w:val="00B63D80"/>
    <w:rsid w:val="00B648E4"/>
    <w:rsid w:val="00B64A91"/>
    <w:rsid w:val="00B65657"/>
    <w:rsid w:val="00B65A05"/>
    <w:rsid w:val="00B66ABA"/>
    <w:rsid w:val="00B70054"/>
    <w:rsid w:val="00B709D9"/>
    <w:rsid w:val="00B71E18"/>
    <w:rsid w:val="00B7203E"/>
    <w:rsid w:val="00B74879"/>
    <w:rsid w:val="00B761BA"/>
    <w:rsid w:val="00B77102"/>
    <w:rsid w:val="00B80C8E"/>
    <w:rsid w:val="00B81B99"/>
    <w:rsid w:val="00B82721"/>
    <w:rsid w:val="00B829FD"/>
    <w:rsid w:val="00B82DB6"/>
    <w:rsid w:val="00B8304C"/>
    <w:rsid w:val="00B83501"/>
    <w:rsid w:val="00B8385E"/>
    <w:rsid w:val="00B8446D"/>
    <w:rsid w:val="00B84523"/>
    <w:rsid w:val="00B84A1B"/>
    <w:rsid w:val="00B850C5"/>
    <w:rsid w:val="00B85A13"/>
    <w:rsid w:val="00B85A51"/>
    <w:rsid w:val="00B869CA"/>
    <w:rsid w:val="00B86B3A"/>
    <w:rsid w:val="00B87384"/>
    <w:rsid w:val="00B917BD"/>
    <w:rsid w:val="00B91FB8"/>
    <w:rsid w:val="00B922FB"/>
    <w:rsid w:val="00B92672"/>
    <w:rsid w:val="00B92C3D"/>
    <w:rsid w:val="00B92DA9"/>
    <w:rsid w:val="00B92EDE"/>
    <w:rsid w:val="00B9585B"/>
    <w:rsid w:val="00B95C94"/>
    <w:rsid w:val="00B96355"/>
    <w:rsid w:val="00B976A8"/>
    <w:rsid w:val="00BA011B"/>
    <w:rsid w:val="00BA1395"/>
    <w:rsid w:val="00BA2157"/>
    <w:rsid w:val="00BA2391"/>
    <w:rsid w:val="00BA4F8C"/>
    <w:rsid w:val="00BA6C86"/>
    <w:rsid w:val="00BA6DB4"/>
    <w:rsid w:val="00BA7B1A"/>
    <w:rsid w:val="00BB0B78"/>
    <w:rsid w:val="00BB102F"/>
    <w:rsid w:val="00BB2C10"/>
    <w:rsid w:val="00BB4FE3"/>
    <w:rsid w:val="00BB545C"/>
    <w:rsid w:val="00BB601B"/>
    <w:rsid w:val="00BC05FF"/>
    <w:rsid w:val="00BC0893"/>
    <w:rsid w:val="00BC1260"/>
    <w:rsid w:val="00BC1522"/>
    <w:rsid w:val="00BC23C5"/>
    <w:rsid w:val="00BC2831"/>
    <w:rsid w:val="00BC2FF5"/>
    <w:rsid w:val="00BC388A"/>
    <w:rsid w:val="00BC67AB"/>
    <w:rsid w:val="00BC7AB4"/>
    <w:rsid w:val="00BC7AD3"/>
    <w:rsid w:val="00BD0C12"/>
    <w:rsid w:val="00BD0C7B"/>
    <w:rsid w:val="00BD4BDA"/>
    <w:rsid w:val="00BD5214"/>
    <w:rsid w:val="00BD521B"/>
    <w:rsid w:val="00BD6509"/>
    <w:rsid w:val="00BD744A"/>
    <w:rsid w:val="00BD79B7"/>
    <w:rsid w:val="00BD7AEF"/>
    <w:rsid w:val="00BE03D0"/>
    <w:rsid w:val="00BE06F7"/>
    <w:rsid w:val="00BE0917"/>
    <w:rsid w:val="00BE3264"/>
    <w:rsid w:val="00BE41CA"/>
    <w:rsid w:val="00BE4465"/>
    <w:rsid w:val="00BE4966"/>
    <w:rsid w:val="00BE598C"/>
    <w:rsid w:val="00BE5BBC"/>
    <w:rsid w:val="00BE5F41"/>
    <w:rsid w:val="00BE777C"/>
    <w:rsid w:val="00BE78A8"/>
    <w:rsid w:val="00BF1B2A"/>
    <w:rsid w:val="00BF46E2"/>
    <w:rsid w:val="00BF50F4"/>
    <w:rsid w:val="00BF53B1"/>
    <w:rsid w:val="00BF564B"/>
    <w:rsid w:val="00BF564E"/>
    <w:rsid w:val="00BF684F"/>
    <w:rsid w:val="00BF7AF3"/>
    <w:rsid w:val="00C012FE"/>
    <w:rsid w:val="00C016E4"/>
    <w:rsid w:val="00C01CA6"/>
    <w:rsid w:val="00C01CCB"/>
    <w:rsid w:val="00C028FC"/>
    <w:rsid w:val="00C035DC"/>
    <w:rsid w:val="00C0544C"/>
    <w:rsid w:val="00C06148"/>
    <w:rsid w:val="00C062C6"/>
    <w:rsid w:val="00C1011F"/>
    <w:rsid w:val="00C11AB9"/>
    <w:rsid w:val="00C175E1"/>
    <w:rsid w:val="00C17860"/>
    <w:rsid w:val="00C2108D"/>
    <w:rsid w:val="00C21EA9"/>
    <w:rsid w:val="00C21EC1"/>
    <w:rsid w:val="00C230DC"/>
    <w:rsid w:val="00C231C4"/>
    <w:rsid w:val="00C236A3"/>
    <w:rsid w:val="00C239BB"/>
    <w:rsid w:val="00C246AE"/>
    <w:rsid w:val="00C2634B"/>
    <w:rsid w:val="00C26A2D"/>
    <w:rsid w:val="00C26E8B"/>
    <w:rsid w:val="00C30445"/>
    <w:rsid w:val="00C30E92"/>
    <w:rsid w:val="00C310E9"/>
    <w:rsid w:val="00C33BC2"/>
    <w:rsid w:val="00C35B0A"/>
    <w:rsid w:val="00C415CF"/>
    <w:rsid w:val="00C42968"/>
    <w:rsid w:val="00C43238"/>
    <w:rsid w:val="00C43411"/>
    <w:rsid w:val="00C436BB"/>
    <w:rsid w:val="00C45336"/>
    <w:rsid w:val="00C45962"/>
    <w:rsid w:val="00C45976"/>
    <w:rsid w:val="00C46BC9"/>
    <w:rsid w:val="00C473C7"/>
    <w:rsid w:val="00C47A3E"/>
    <w:rsid w:val="00C47BD5"/>
    <w:rsid w:val="00C5054F"/>
    <w:rsid w:val="00C511C9"/>
    <w:rsid w:val="00C51524"/>
    <w:rsid w:val="00C52BB3"/>
    <w:rsid w:val="00C52FCA"/>
    <w:rsid w:val="00C534C1"/>
    <w:rsid w:val="00C5374F"/>
    <w:rsid w:val="00C53A5B"/>
    <w:rsid w:val="00C53E2E"/>
    <w:rsid w:val="00C54626"/>
    <w:rsid w:val="00C54AD4"/>
    <w:rsid w:val="00C54E41"/>
    <w:rsid w:val="00C56F44"/>
    <w:rsid w:val="00C61ACD"/>
    <w:rsid w:val="00C623DE"/>
    <w:rsid w:val="00C62AC7"/>
    <w:rsid w:val="00C62B7C"/>
    <w:rsid w:val="00C633B3"/>
    <w:rsid w:val="00C635D9"/>
    <w:rsid w:val="00C63F02"/>
    <w:rsid w:val="00C64B1D"/>
    <w:rsid w:val="00C64BDB"/>
    <w:rsid w:val="00C670FF"/>
    <w:rsid w:val="00C67B5F"/>
    <w:rsid w:val="00C70490"/>
    <w:rsid w:val="00C706EF"/>
    <w:rsid w:val="00C7186B"/>
    <w:rsid w:val="00C725C4"/>
    <w:rsid w:val="00C73521"/>
    <w:rsid w:val="00C73863"/>
    <w:rsid w:val="00C7460F"/>
    <w:rsid w:val="00C7529D"/>
    <w:rsid w:val="00C75873"/>
    <w:rsid w:val="00C7661A"/>
    <w:rsid w:val="00C7678E"/>
    <w:rsid w:val="00C767C0"/>
    <w:rsid w:val="00C76C8E"/>
    <w:rsid w:val="00C76DDB"/>
    <w:rsid w:val="00C804E1"/>
    <w:rsid w:val="00C80DC0"/>
    <w:rsid w:val="00C8284D"/>
    <w:rsid w:val="00C82F43"/>
    <w:rsid w:val="00C83CF5"/>
    <w:rsid w:val="00C857C0"/>
    <w:rsid w:val="00C863AD"/>
    <w:rsid w:val="00C86C0E"/>
    <w:rsid w:val="00C877AA"/>
    <w:rsid w:val="00C87FD0"/>
    <w:rsid w:val="00C90002"/>
    <w:rsid w:val="00C904D9"/>
    <w:rsid w:val="00C90FD1"/>
    <w:rsid w:val="00C91B03"/>
    <w:rsid w:val="00C92B9A"/>
    <w:rsid w:val="00C9413D"/>
    <w:rsid w:val="00C94752"/>
    <w:rsid w:val="00C94886"/>
    <w:rsid w:val="00C948AB"/>
    <w:rsid w:val="00C95739"/>
    <w:rsid w:val="00C9600F"/>
    <w:rsid w:val="00C9655C"/>
    <w:rsid w:val="00C96A68"/>
    <w:rsid w:val="00C96CE5"/>
    <w:rsid w:val="00C9744B"/>
    <w:rsid w:val="00CA06E7"/>
    <w:rsid w:val="00CA15E0"/>
    <w:rsid w:val="00CA29ED"/>
    <w:rsid w:val="00CA2EBF"/>
    <w:rsid w:val="00CA4C33"/>
    <w:rsid w:val="00CA5604"/>
    <w:rsid w:val="00CA5A3F"/>
    <w:rsid w:val="00CA5DEF"/>
    <w:rsid w:val="00CA6BE7"/>
    <w:rsid w:val="00CB0A22"/>
    <w:rsid w:val="00CB2545"/>
    <w:rsid w:val="00CB2B24"/>
    <w:rsid w:val="00CB2E49"/>
    <w:rsid w:val="00CB3739"/>
    <w:rsid w:val="00CB3CD1"/>
    <w:rsid w:val="00CB3F39"/>
    <w:rsid w:val="00CB4C8A"/>
    <w:rsid w:val="00CB4F72"/>
    <w:rsid w:val="00CB558D"/>
    <w:rsid w:val="00CB7681"/>
    <w:rsid w:val="00CB7A90"/>
    <w:rsid w:val="00CC0591"/>
    <w:rsid w:val="00CC5442"/>
    <w:rsid w:val="00CC61FB"/>
    <w:rsid w:val="00CC7775"/>
    <w:rsid w:val="00CD036A"/>
    <w:rsid w:val="00CD09FC"/>
    <w:rsid w:val="00CD2B30"/>
    <w:rsid w:val="00CD4052"/>
    <w:rsid w:val="00CD4223"/>
    <w:rsid w:val="00CD4264"/>
    <w:rsid w:val="00CD6131"/>
    <w:rsid w:val="00CD77C4"/>
    <w:rsid w:val="00CE0A8E"/>
    <w:rsid w:val="00CE15A4"/>
    <w:rsid w:val="00CE182D"/>
    <w:rsid w:val="00CE2375"/>
    <w:rsid w:val="00CE4B0E"/>
    <w:rsid w:val="00CE4F7C"/>
    <w:rsid w:val="00CE5E2E"/>
    <w:rsid w:val="00CE68C5"/>
    <w:rsid w:val="00CE6C8B"/>
    <w:rsid w:val="00CE6E4C"/>
    <w:rsid w:val="00CE7C11"/>
    <w:rsid w:val="00CE7E17"/>
    <w:rsid w:val="00CE7E76"/>
    <w:rsid w:val="00CE7EBE"/>
    <w:rsid w:val="00CF092F"/>
    <w:rsid w:val="00CF13D8"/>
    <w:rsid w:val="00CF4685"/>
    <w:rsid w:val="00CF4806"/>
    <w:rsid w:val="00CF5869"/>
    <w:rsid w:val="00CF7364"/>
    <w:rsid w:val="00CF7602"/>
    <w:rsid w:val="00CF7C7B"/>
    <w:rsid w:val="00D00418"/>
    <w:rsid w:val="00D01659"/>
    <w:rsid w:val="00D01D78"/>
    <w:rsid w:val="00D02F17"/>
    <w:rsid w:val="00D02FB6"/>
    <w:rsid w:val="00D0378A"/>
    <w:rsid w:val="00D04F1C"/>
    <w:rsid w:val="00D052D1"/>
    <w:rsid w:val="00D071C8"/>
    <w:rsid w:val="00D10134"/>
    <w:rsid w:val="00D116C4"/>
    <w:rsid w:val="00D143F5"/>
    <w:rsid w:val="00D16A32"/>
    <w:rsid w:val="00D16B7E"/>
    <w:rsid w:val="00D173AC"/>
    <w:rsid w:val="00D17833"/>
    <w:rsid w:val="00D20684"/>
    <w:rsid w:val="00D20D60"/>
    <w:rsid w:val="00D2203C"/>
    <w:rsid w:val="00D250B1"/>
    <w:rsid w:val="00D27202"/>
    <w:rsid w:val="00D27ACA"/>
    <w:rsid w:val="00D27D73"/>
    <w:rsid w:val="00D34A30"/>
    <w:rsid w:val="00D35CC4"/>
    <w:rsid w:val="00D3651D"/>
    <w:rsid w:val="00D37032"/>
    <w:rsid w:val="00D3711D"/>
    <w:rsid w:val="00D37890"/>
    <w:rsid w:val="00D3789E"/>
    <w:rsid w:val="00D41C12"/>
    <w:rsid w:val="00D421D5"/>
    <w:rsid w:val="00D42DA5"/>
    <w:rsid w:val="00D44609"/>
    <w:rsid w:val="00D449F8"/>
    <w:rsid w:val="00D44F51"/>
    <w:rsid w:val="00D45B72"/>
    <w:rsid w:val="00D45BB9"/>
    <w:rsid w:val="00D46FDA"/>
    <w:rsid w:val="00D470AD"/>
    <w:rsid w:val="00D47D11"/>
    <w:rsid w:val="00D50E55"/>
    <w:rsid w:val="00D51840"/>
    <w:rsid w:val="00D51981"/>
    <w:rsid w:val="00D52017"/>
    <w:rsid w:val="00D5502D"/>
    <w:rsid w:val="00D60444"/>
    <w:rsid w:val="00D60EF7"/>
    <w:rsid w:val="00D61B91"/>
    <w:rsid w:val="00D6428A"/>
    <w:rsid w:val="00D6533F"/>
    <w:rsid w:val="00D65D15"/>
    <w:rsid w:val="00D66A38"/>
    <w:rsid w:val="00D66F10"/>
    <w:rsid w:val="00D71584"/>
    <w:rsid w:val="00D72174"/>
    <w:rsid w:val="00D72E34"/>
    <w:rsid w:val="00D7382E"/>
    <w:rsid w:val="00D73B06"/>
    <w:rsid w:val="00D74268"/>
    <w:rsid w:val="00D750CE"/>
    <w:rsid w:val="00D75A5B"/>
    <w:rsid w:val="00D76DA5"/>
    <w:rsid w:val="00D8086D"/>
    <w:rsid w:val="00D81AB7"/>
    <w:rsid w:val="00D82B97"/>
    <w:rsid w:val="00D83060"/>
    <w:rsid w:val="00D836DD"/>
    <w:rsid w:val="00D837B0"/>
    <w:rsid w:val="00D86184"/>
    <w:rsid w:val="00D904D0"/>
    <w:rsid w:val="00D92147"/>
    <w:rsid w:val="00D92714"/>
    <w:rsid w:val="00D92A78"/>
    <w:rsid w:val="00D946DE"/>
    <w:rsid w:val="00D9503C"/>
    <w:rsid w:val="00D95A50"/>
    <w:rsid w:val="00D9752E"/>
    <w:rsid w:val="00DA0908"/>
    <w:rsid w:val="00DA0AB9"/>
    <w:rsid w:val="00DA17C8"/>
    <w:rsid w:val="00DA199B"/>
    <w:rsid w:val="00DA1F85"/>
    <w:rsid w:val="00DA25DF"/>
    <w:rsid w:val="00DA2B5B"/>
    <w:rsid w:val="00DA2D87"/>
    <w:rsid w:val="00DA2E17"/>
    <w:rsid w:val="00DA3328"/>
    <w:rsid w:val="00DA34B4"/>
    <w:rsid w:val="00DA4A4E"/>
    <w:rsid w:val="00DA666E"/>
    <w:rsid w:val="00DA6717"/>
    <w:rsid w:val="00DA76ED"/>
    <w:rsid w:val="00DB036D"/>
    <w:rsid w:val="00DB13CB"/>
    <w:rsid w:val="00DB1A35"/>
    <w:rsid w:val="00DB2839"/>
    <w:rsid w:val="00DB2B85"/>
    <w:rsid w:val="00DB5AB3"/>
    <w:rsid w:val="00DB6E3B"/>
    <w:rsid w:val="00DC1170"/>
    <w:rsid w:val="00DC1475"/>
    <w:rsid w:val="00DC23C6"/>
    <w:rsid w:val="00DC35DF"/>
    <w:rsid w:val="00DC49D0"/>
    <w:rsid w:val="00DC4B02"/>
    <w:rsid w:val="00DC4E10"/>
    <w:rsid w:val="00DC528D"/>
    <w:rsid w:val="00DC57A1"/>
    <w:rsid w:val="00DC5F1A"/>
    <w:rsid w:val="00DC6044"/>
    <w:rsid w:val="00DC626C"/>
    <w:rsid w:val="00DD2E15"/>
    <w:rsid w:val="00DD3028"/>
    <w:rsid w:val="00DD3ACC"/>
    <w:rsid w:val="00DD4EE0"/>
    <w:rsid w:val="00DD5B43"/>
    <w:rsid w:val="00DD62C2"/>
    <w:rsid w:val="00DD79BD"/>
    <w:rsid w:val="00DD7DDB"/>
    <w:rsid w:val="00DE0405"/>
    <w:rsid w:val="00DE43B8"/>
    <w:rsid w:val="00DE6398"/>
    <w:rsid w:val="00DF038E"/>
    <w:rsid w:val="00DF0593"/>
    <w:rsid w:val="00DF2C4C"/>
    <w:rsid w:val="00DF4371"/>
    <w:rsid w:val="00DF4A78"/>
    <w:rsid w:val="00DF4D73"/>
    <w:rsid w:val="00DF5210"/>
    <w:rsid w:val="00DF5767"/>
    <w:rsid w:val="00DF5E2A"/>
    <w:rsid w:val="00DF6436"/>
    <w:rsid w:val="00DF7257"/>
    <w:rsid w:val="00DF7606"/>
    <w:rsid w:val="00E0222D"/>
    <w:rsid w:val="00E02403"/>
    <w:rsid w:val="00E024F3"/>
    <w:rsid w:val="00E03513"/>
    <w:rsid w:val="00E03E89"/>
    <w:rsid w:val="00E07E16"/>
    <w:rsid w:val="00E10D97"/>
    <w:rsid w:val="00E152C8"/>
    <w:rsid w:val="00E1555D"/>
    <w:rsid w:val="00E159A5"/>
    <w:rsid w:val="00E167EB"/>
    <w:rsid w:val="00E17F67"/>
    <w:rsid w:val="00E212BB"/>
    <w:rsid w:val="00E2385D"/>
    <w:rsid w:val="00E2583F"/>
    <w:rsid w:val="00E259BD"/>
    <w:rsid w:val="00E26586"/>
    <w:rsid w:val="00E267CB"/>
    <w:rsid w:val="00E27714"/>
    <w:rsid w:val="00E2783F"/>
    <w:rsid w:val="00E3118C"/>
    <w:rsid w:val="00E32DC8"/>
    <w:rsid w:val="00E32E32"/>
    <w:rsid w:val="00E33B5F"/>
    <w:rsid w:val="00E33E12"/>
    <w:rsid w:val="00E34FB9"/>
    <w:rsid w:val="00E371A1"/>
    <w:rsid w:val="00E40E18"/>
    <w:rsid w:val="00E41BFA"/>
    <w:rsid w:val="00E41F0C"/>
    <w:rsid w:val="00E420D9"/>
    <w:rsid w:val="00E433D3"/>
    <w:rsid w:val="00E4612F"/>
    <w:rsid w:val="00E46B22"/>
    <w:rsid w:val="00E47988"/>
    <w:rsid w:val="00E47DE2"/>
    <w:rsid w:val="00E502FD"/>
    <w:rsid w:val="00E51C05"/>
    <w:rsid w:val="00E53134"/>
    <w:rsid w:val="00E532E6"/>
    <w:rsid w:val="00E53B67"/>
    <w:rsid w:val="00E53B8A"/>
    <w:rsid w:val="00E54989"/>
    <w:rsid w:val="00E60272"/>
    <w:rsid w:val="00E6076A"/>
    <w:rsid w:val="00E6216E"/>
    <w:rsid w:val="00E645E3"/>
    <w:rsid w:val="00E65C15"/>
    <w:rsid w:val="00E65D05"/>
    <w:rsid w:val="00E66911"/>
    <w:rsid w:val="00E67E42"/>
    <w:rsid w:val="00E67F6E"/>
    <w:rsid w:val="00E7077B"/>
    <w:rsid w:val="00E711A2"/>
    <w:rsid w:val="00E7136E"/>
    <w:rsid w:val="00E718EB"/>
    <w:rsid w:val="00E73070"/>
    <w:rsid w:val="00E75B62"/>
    <w:rsid w:val="00E77019"/>
    <w:rsid w:val="00E7723F"/>
    <w:rsid w:val="00E7779F"/>
    <w:rsid w:val="00E8024A"/>
    <w:rsid w:val="00E809FD"/>
    <w:rsid w:val="00E80BC9"/>
    <w:rsid w:val="00E817B3"/>
    <w:rsid w:val="00E81F12"/>
    <w:rsid w:val="00E8398C"/>
    <w:rsid w:val="00E84A71"/>
    <w:rsid w:val="00E855FD"/>
    <w:rsid w:val="00E8682A"/>
    <w:rsid w:val="00E873D6"/>
    <w:rsid w:val="00E87931"/>
    <w:rsid w:val="00E912B0"/>
    <w:rsid w:val="00E932D2"/>
    <w:rsid w:val="00E934D0"/>
    <w:rsid w:val="00E94873"/>
    <w:rsid w:val="00E96726"/>
    <w:rsid w:val="00E970B0"/>
    <w:rsid w:val="00E970DA"/>
    <w:rsid w:val="00E979E0"/>
    <w:rsid w:val="00EA1F0B"/>
    <w:rsid w:val="00EA21B0"/>
    <w:rsid w:val="00EA268B"/>
    <w:rsid w:val="00EA38F6"/>
    <w:rsid w:val="00EA4315"/>
    <w:rsid w:val="00EA4BB6"/>
    <w:rsid w:val="00EA56D5"/>
    <w:rsid w:val="00EA5EA0"/>
    <w:rsid w:val="00EA7DB8"/>
    <w:rsid w:val="00EA7DC4"/>
    <w:rsid w:val="00EA7E52"/>
    <w:rsid w:val="00EB1742"/>
    <w:rsid w:val="00EB350F"/>
    <w:rsid w:val="00EB4DE7"/>
    <w:rsid w:val="00EB5A36"/>
    <w:rsid w:val="00EB62FE"/>
    <w:rsid w:val="00EB7009"/>
    <w:rsid w:val="00EB7A56"/>
    <w:rsid w:val="00EC01D2"/>
    <w:rsid w:val="00EC063E"/>
    <w:rsid w:val="00EC0A8C"/>
    <w:rsid w:val="00EC1498"/>
    <w:rsid w:val="00EC2C71"/>
    <w:rsid w:val="00EC2FF3"/>
    <w:rsid w:val="00EC7078"/>
    <w:rsid w:val="00EC77B7"/>
    <w:rsid w:val="00ED08DC"/>
    <w:rsid w:val="00ED0CE9"/>
    <w:rsid w:val="00ED1A72"/>
    <w:rsid w:val="00ED20FC"/>
    <w:rsid w:val="00ED2FA3"/>
    <w:rsid w:val="00ED3CBF"/>
    <w:rsid w:val="00ED41D0"/>
    <w:rsid w:val="00ED43D1"/>
    <w:rsid w:val="00ED6833"/>
    <w:rsid w:val="00ED7534"/>
    <w:rsid w:val="00ED7595"/>
    <w:rsid w:val="00ED75C3"/>
    <w:rsid w:val="00EE07B3"/>
    <w:rsid w:val="00EE17B9"/>
    <w:rsid w:val="00EE1ADE"/>
    <w:rsid w:val="00EE1F60"/>
    <w:rsid w:val="00EE2626"/>
    <w:rsid w:val="00EE2EEA"/>
    <w:rsid w:val="00EE3A1A"/>
    <w:rsid w:val="00EE3A59"/>
    <w:rsid w:val="00EE6524"/>
    <w:rsid w:val="00EE6F2D"/>
    <w:rsid w:val="00EE78D3"/>
    <w:rsid w:val="00EE7FD5"/>
    <w:rsid w:val="00EF009A"/>
    <w:rsid w:val="00EF05D0"/>
    <w:rsid w:val="00EF4EF0"/>
    <w:rsid w:val="00EF721E"/>
    <w:rsid w:val="00F00EA5"/>
    <w:rsid w:val="00F011DC"/>
    <w:rsid w:val="00F01E3D"/>
    <w:rsid w:val="00F03473"/>
    <w:rsid w:val="00F038EB"/>
    <w:rsid w:val="00F039E1"/>
    <w:rsid w:val="00F03E83"/>
    <w:rsid w:val="00F044FC"/>
    <w:rsid w:val="00F04CA6"/>
    <w:rsid w:val="00F06FD4"/>
    <w:rsid w:val="00F10EA8"/>
    <w:rsid w:val="00F11176"/>
    <w:rsid w:val="00F11619"/>
    <w:rsid w:val="00F1165F"/>
    <w:rsid w:val="00F1271B"/>
    <w:rsid w:val="00F13657"/>
    <w:rsid w:val="00F15AFE"/>
    <w:rsid w:val="00F15DA8"/>
    <w:rsid w:val="00F16155"/>
    <w:rsid w:val="00F16F23"/>
    <w:rsid w:val="00F21D42"/>
    <w:rsid w:val="00F2310A"/>
    <w:rsid w:val="00F2334F"/>
    <w:rsid w:val="00F24986"/>
    <w:rsid w:val="00F24B7F"/>
    <w:rsid w:val="00F25BA7"/>
    <w:rsid w:val="00F2792B"/>
    <w:rsid w:val="00F27AE8"/>
    <w:rsid w:val="00F31030"/>
    <w:rsid w:val="00F3195C"/>
    <w:rsid w:val="00F32D2C"/>
    <w:rsid w:val="00F32F3C"/>
    <w:rsid w:val="00F34371"/>
    <w:rsid w:val="00F34677"/>
    <w:rsid w:val="00F349B2"/>
    <w:rsid w:val="00F35963"/>
    <w:rsid w:val="00F36113"/>
    <w:rsid w:val="00F36CFC"/>
    <w:rsid w:val="00F378A8"/>
    <w:rsid w:val="00F37B90"/>
    <w:rsid w:val="00F4117F"/>
    <w:rsid w:val="00F425D8"/>
    <w:rsid w:val="00F42ABB"/>
    <w:rsid w:val="00F4311F"/>
    <w:rsid w:val="00F4328F"/>
    <w:rsid w:val="00F433B6"/>
    <w:rsid w:val="00F43925"/>
    <w:rsid w:val="00F4501C"/>
    <w:rsid w:val="00F455C9"/>
    <w:rsid w:val="00F5147E"/>
    <w:rsid w:val="00F53298"/>
    <w:rsid w:val="00F54A02"/>
    <w:rsid w:val="00F54F63"/>
    <w:rsid w:val="00F559AA"/>
    <w:rsid w:val="00F56D4F"/>
    <w:rsid w:val="00F57F1B"/>
    <w:rsid w:val="00F60A37"/>
    <w:rsid w:val="00F60DE7"/>
    <w:rsid w:val="00F61298"/>
    <w:rsid w:val="00F6175C"/>
    <w:rsid w:val="00F61901"/>
    <w:rsid w:val="00F61D14"/>
    <w:rsid w:val="00F637D0"/>
    <w:rsid w:val="00F64872"/>
    <w:rsid w:val="00F65134"/>
    <w:rsid w:val="00F662F3"/>
    <w:rsid w:val="00F67FCD"/>
    <w:rsid w:val="00F708AC"/>
    <w:rsid w:val="00F71745"/>
    <w:rsid w:val="00F73B35"/>
    <w:rsid w:val="00F73E11"/>
    <w:rsid w:val="00F7483F"/>
    <w:rsid w:val="00F75313"/>
    <w:rsid w:val="00F753C0"/>
    <w:rsid w:val="00F75792"/>
    <w:rsid w:val="00F75965"/>
    <w:rsid w:val="00F76163"/>
    <w:rsid w:val="00F7634E"/>
    <w:rsid w:val="00F76410"/>
    <w:rsid w:val="00F77B25"/>
    <w:rsid w:val="00F77C9E"/>
    <w:rsid w:val="00F81960"/>
    <w:rsid w:val="00F8399B"/>
    <w:rsid w:val="00F8748B"/>
    <w:rsid w:val="00F87802"/>
    <w:rsid w:val="00F908D0"/>
    <w:rsid w:val="00F90FF7"/>
    <w:rsid w:val="00F918C5"/>
    <w:rsid w:val="00F92B44"/>
    <w:rsid w:val="00F9403D"/>
    <w:rsid w:val="00F943F9"/>
    <w:rsid w:val="00F973E0"/>
    <w:rsid w:val="00F976CB"/>
    <w:rsid w:val="00FA2FC6"/>
    <w:rsid w:val="00FA41F6"/>
    <w:rsid w:val="00FA470D"/>
    <w:rsid w:val="00FA528E"/>
    <w:rsid w:val="00FA64DF"/>
    <w:rsid w:val="00FA79C8"/>
    <w:rsid w:val="00FA7D59"/>
    <w:rsid w:val="00FB09DF"/>
    <w:rsid w:val="00FB1457"/>
    <w:rsid w:val="00FB1696"/>
    <w:rsid w:val="00FB1856"/>
    <w:rsid w:val="00FB2317"/>
    <w:rsid w:val="00FB3B2E"/>
    <w:rsid w:val="00FB476F"/>
    <w:rsid w:val="00FB5128"/>
    <w:rsid w:val="00FB61C9"/>
    <w:rsid w:val="00FB6AB3"/>
    <w:rsid w:val="00FB7320"/>
    <w:rsid w:val="00FB7E22"/>
    <w:rsid w:val="00FC04AE"/>
    <w:rsid w:val="00FC116B"/>
    <w:rsid w:val="00FC11C2"/>
    <w:rsid w:val="00FC26B2"/>
    <w:rsid w:val="00FC31ED"/>
    <w:rsid w:val="00FC4DD1"/>
    <w:rsid w:val="00FC51F2"/>
    <w:rsid w:val="00FC5752"/>
    <w:rsid w:val="00FC6D50"/>
    <w:rsid w:val="00FC7226"/>
    <w:rsid w:val="00FD0615"/>
    <w:rsid w:val="00FD3E1E"/>
    <w:rsid w:val="00FD3EAE"/>
    <w:rsid w:val="00FD4750"/>
    <w:rsid w:val="00FD4A2B"/>
    <w:rsid w:val="00FD4BE7"/>
    <w:rsid w:val="00FD5A23"/>
    <w:rsid w:val="00FD636C"/>
    <w:rsid w:val="00FD6D6C"/>
    <w:rsid w:val="00FD6FFC"/>
    <w:rsid w:val="00FD7075"/>
    <w:rsid w:val="00FD73A6"/>
    <w:rsid w:val="00FD7508"/>
    <w:rsid w:val="00FE09E7"/>
    <w:rsid w:val="00FE19FA"/>
    <w:rsid w:val="00FE229C"/>
    <w:rsid w:val="00FE49E7"/>
    <w:rsid w:val="00FE51EC"/>
    <w:rsid w:val="00FE55D5"/>
    <w:rsid w:val="00FE651F"/>
    <w:rsid w:val="00FE72B3"/>
    <w:rsid w:val="00FE7A1A"/>
    <w:rsid w:val="00FF023E"/>
    <w:rsid w:val="00FF16F9"/>
    <w:rsid w:val="00FF20E2"/>
    <w:rsid w:val="00FF2D3D"/>
    <w:rsid w:val="00FF2FD1"/>
    <w:rsid w:val="00FF565A"/>
    <w:rsid w:val="00FF6D43"/>
    <w:rsid w:val="00FF72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locked="1" w:semiHidden="0" w:unhideWhenUsed="0" w:qFormat="1"/>
    <w:lsdException w:name="heading 5" w:locked="1" w:semiHidden="0" w:unhideWhenUsed="0" w:qFormat="1"/>
    <w:lsdException w:name="heading 6" w:locked="1" w:semiHidden="0" w:unhideWhenUsed="0" w:qFormat="1"/>
    <w:lsdException w:name="heading 7" w:locked="1" w:qFormat="1"/>
    <w:lsdException w:name="heading 8" w:locked="1" w:qFormat="1"/>
    <w:lsdException w:name="heading 9" w:lock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List" w:locked="1"/>
    <w:lsdException w:name="List Bullet" w:locked="1"/>
    <w:lsdException w:name="List Number" w:locked="1" w:semiHidden="0" w:unhideWhenUsed="0"/>
    <w:lsdException w:name="List 2" w:locked="1"/>
    <w:lsdException w:name="List 3" w:locked="1"/>
    <w:lsdException w:name="List 4" w:locked="1" w:semiHidden="0" w:unhideWhenUsed="0"/>
    <w:lsdException w:name="List 5" w:locked="1" w:semiHidden="0" w:unhideWhenUsed="0"/>
    <w:lsdException w:name="List Bullet 2" w:locked="1"/>
    <w:lsdException w:name="List Bullet 3" w:locked="1"/>
    <w:lsdException w:name="List Bullet 4" w:locked="1"/>
    <w:lsdException w:name="List Bullet 5" w:locked="1"/>
    <w:lsdException w:name="List Number 2" w:locked="1"/>
    <w:lsdException w:name="List Number 3" w:locked="1"/>
    <w:lsdException w:name="List Number 4" w:locked="1"/>
    <w:lsdException w:name="List Number 5" w:locked="1"/>
    <w:lsdException w:name="Title" w:semiHidden="0" w:unhideWhenUsed="0" w:qFormat="1"/>
    <w:lsdException w:name="List Continue" w:locked="1"/>
    <w:lsdException w:name="List Continue 2" w:locked="1"/>
    <w:lsdException w:name="List Continue 3" w:locked="1"/>
    <w:lsdException w:name="List Continue 4" w:locked="1"/>
    <w:lsdException w:name="List Continue 5" w:locked="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iPriority="22" w:unhideWhenUsed="0" w:qFormat="1"/>
    <w:lsdException w:name="Emphasis" w:semiHidden="0" w:unhideWhenUsed="0" w:qFormat="1"/>
    <w:lsdException w:name="Normal (Web)" w:uiPriority="99"/>
    <w:lsdException w:name="HTML Preformatted" w:uiPriority="99"/>
    <w:lsdException w:name="No List" w:uiPriority="99"/>
    <w:lsdException w:name="Table Simple 1" w:locked="1"/>
    <w:lsdException w:name="Table Simple 2" w:locked="1"/>
    <w:lsdException w:name="Table Simple 3" w:locked="1"/>
    <w:lsdException w:name="Table Classic 1" w:locked="1"/>
    <w:lsdException w:name="Table Classic 2" w:locked="1"/>
    <w:lsdException w:name="Table Classic 3" w:locked="1"/>
    <w:lsdException w:name="Table Classic 4" w:locked="1"/>
    <w:lsdException w:name="Table Colorful 1" w:locked="1"/>
    <w:lsdException w:name="Table Colorful 2" w:locked="1"/>
    <w:lsdException w:name="Table Colorful 3" w:locked="1"/>
    <w:lsdException w:name="Table Columns 1" w:locked="1"/>
    <w:lsdException w:name="Table Columns 2" w:locked="1"/>
    <w:lsdException w:name="Table Columns 3" w:locked="1"/>
    <w:lsdException w:name="Table Columns 4" w:locked="1"/>
    <w:lsdException w:name="Table Columns 5" w:locked="1"/>
    <w:lsdException w:name="Table Grid 1" w:locked="1"/>
    <w:lsdException w:name="Table Grid 2" w:locked="1"/>
    <w:lsdException w:name="Table Grid 3" w:locked="1"/>
    <w:lsdException w:name="Table Grid 4" w:locked="1"/>
    <w:lsdException w:name="Table Grid 5" w:locked="1"/>
    <w:lsdException w:name="Table Grid 6" w:locked="1"/>
    <w:lsdException w:name="Table Grid 7" w:locked="1"/>
    <w:lsdException w:name="Table Grid 8" w:locked="1"/>
    <w:lsdException w:name="Table List 1" w:locked="1"/>
    <w:lsdException w:name="Table List 2" w:locked="1"/>
    <w:lsdException w:name="Table List 3" w:locked="1"/>
    <w:lsdException w:name="Table List 4" w:locked="1"/>
    <w:lsdException w:name="Table List 5" w:locked="1"/>
    <w:lsdException w:name="Table List 6" w:locked="1"/>
    <w:lsdException w:name="Table List 7" w:locked="1"/>
    <w:lsdException w:name="Table List 8" w:locked="1"/>
    <w:lsdException w:name="Table 3D effects 1" w:locked="1"/>
    <w:lsdException w:name="Table 3D effects 2" w:locked="1"/>
    <w:lsdException w:name="Table 3D effects 3" w:locked="1"/>
    <w:lsdException w:name="Table Contemporary" w:locked="1"/>
    <w:lsdException w:name="Table Elegant" w:locked="1"/>
    <w:lsdException w:name="Table Professional" w:locked="1"/>
    <w:lsdException w:name="Table Subtle 1" w:locked="1"/>
    <w:lsdException w:name="Table Subtle 2" w:locked="1"/>
    <w:lsdException w:name="Table Web 1" w:locked="1"/>
    <w:lsdException w:name="Table Web 2" w:locked="1"/>
    <w:lsdException w:name="Table Web 3" w:locked="1"/>
    <w:lsdException w:name="Table Grid" w:semiHidden="0" w:unhideWhenUsed="0"/>
    <w:lsdException w:name="Table Theme" w:locked="1"/>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36C05"/>
    <w:rPr>
      <w:rFonts w:ascii="Arial" w:hAnsi="Arial"/>
      <w:sz w:val="24"/>
      <w:szCs w:val="24"/>
    </w:rPr>
  </w:style>
  <w:style w:type="paragraph" w:styleId="Heading1">
    <w:name w:val="heading 1"/>
    <w:basedOn w:val="Normal"/>
    <w:next w:val="Normal"/>
    <w:link w:val="Heading1Char"/>
    <w:qFormat/>
    <w:locked/>
    <w:rsid w:val="00244170"/>
    <w:pPr>
      <w:pageBreakBefore/>
      <w:numPr>
        <w:numId w:val="15"/>
      </w:numPr>
      <w:spacing w:before="240" w:after="60"/>
      <w:outlineLvl w:val="0"/>
    </w:pPr>
    <w:rPr>
      <w:rFonts w:cs="Arial"/>
      <w:b/>
      <w:bCs/>
      <w:kern w:val="32"/>
      <w:sz w:val="32"/>
      <w:szCs w:val="32"/>
    </w:rPr>
  </w:style>
  <w:style w:type="paragraph" w:styleId="Heading2">
    <w:name w:val="heading 2"/>
    <w:basedOn w:val="Normal"/>
    <w:next w:val="Normal"/>
    <w:link w:val="Heading2Char"/>
    <w:qFormat/>
    <w:locked/>
    <w:rsid w:val="00224C71"/>
    <w:pPr>
      <w:numPr>
        <w:ilvl w:val="1"/>
        <w:numId w:val="15"/>
      </w:numPr>
      <w:tabs>
        <w:tab w:val="left" w:pos="900"/>
      </w:tabs>
      <w:spacing w:before="240" w:after="60"/>
      <w:outlineLvl w:val="1"/>
    </w:pPr>
    <w:rPr>
      <w:rFonts w:cs="Arial"/>
      <w:b/>
      <w:bCs/>
      <w:iCs/>
      <w:sz w:val="28"/>
      <w:szCs w:val="28"/>
    </w:rPr>
  </w:style>
  <w:style w:type="paragraph" w:styleId="Heading3">
    <w:name w:val="heading 3"/>
    <w:basedOn w:val="Normal"/>
    <w:next w:val="Normal"/>
    <w:link w:val="Heading3Char"/>
    <w:qFormat/>
    <w:locked/>
    <w:rsid w:val="00224C71"/>
    <w:pPr>
      <w:numPr>
        <w:ilvl w:val="2"/>
        <w:numId w:val="15"/>
      </w:numPr>
      <w:tabs>
        <w:tab w:val="left" w:pos="1080"/>
      </w:tabs>
      <w:spacing w:before="240" w:after="60"/>
      <w:outlineLvl w:val="2"/>
    </w:pPr>
    <w:rPr>
      <w:rFonts w:cs="Arial"/>
      <w:b/>
      <w:bCs/>
      <w:sz w:val="28"/>
      <w:szCs w:val="26"/>
    </w:rPr>
  </w:style>
  <w:style w:type="paragraph" w:styleId="Heading4">
    <w:name w:val="heading 4"/>
    <w:basedOn w:val="Normal"/>
    <w:next w:val="Normal"/>
    <w:link w:val="Heading4Char"/>
    <w:qFormat/>
    <w:locked/>
    <w:rsid w:val="00224C71"/>
    <w:pPr>
      <w:keepNext/>
      <w:numPr>
        <w:ilvl w:val="3"/>
        <w:numId w:val="15"/>
      </w:numPr>
      <w:spacing w:before="240" w:after="60"/>
      <w:outlineLvl w:val="3"/>
    </w:pPr>
    <w:rPr>
      <w:rFonts w:cs="Arial"/>
      <w:b/>
      <w:bCs/>
      <w:sz w:val="28"/>
      <w:szCs w:val="26"/>
    </w:rPr>
  </w:style>
  <w:style w:type="paragraph" w:styleId="Heading5">
    <w:name w:val="heading 5"/>
    <w:basedOn w:val="Normal"/>
    <w:next w:val="Normal"/>
    <w:qFormat/>
    <w:locked/>
    <w:rsid w:val="00FE7A1A"/>
    <w:pPr>
      <w:numPr>
        <w:ilvl w:val="4"/>
        <w:numId w:val="15"/>
      </w:numPr>
      <w:spacing w:before="240" w:after="60"/>
      <w:outlineLvl w:val="4"/>
    </w:pPr>
    <w:rPr>
      <w:b/>
      <w:bCs/>
      <w:i/>
      <w:iCs/>
      <w:sz w:val="26"/>
      <w:szCs w:val="26"/>
    </w:rPr>
  </w:style>
  <w:style w:type="paragraph" w:styleId="Heading6">
    <w:name w:val="heading 6"/>
    <w:basedOn w:val="Normal"/>
    <w:next w:val="Normal"/>
    <w:qFormat/>
    <w:locked/>
    <w:rsid w:val="00FE7A1A"/>
    <w:pPr>
      <w:numPr>
        <w:ilvl w:val="5"/>
        <w:numId w:val="15"/>
      </w:numPr>
      <w:spacing w:before="240" w:after="60"/>
      <w:outlineLvl w:val="5"/>
    </w:pPr>
    <w:rPr>
      <w:rFonts w:ascii="Times New Roman" w:hAnsi="Times New Roman"/>
      <w:b/>
      <w:bCs/>
      <w:sz w:val="22"/>
      <w:szCs w:val="22"/>
    </w:rPr>
  </w:style>
  <w:style w:type="paragraph" w:styleId="Heading7">
    <w:name w:val="heading 7"/>
    <w:basedOn w:val="Normal"/>
    <w:next w:val="Normal"/>
    <w:qFormat/>
    <w:locked/>
    <w:rsid w:val="00FE7A1A"/>
    <w:pPr>
      <w:numPr>
        <w:ilvl w:val="6"/>
        <w:numId w:val="15"/>
      </w:numPr>
      <w:spacing w:before="240" w:after="60"/>
      <w:outlineLvl w:val="6"/>
    </w:pPr>
    <w:rPr>
      <w:rFonts w:ascii="Times New Roman" w:hAnsi="Times New Roman"/>
    </w:rPr>
  </w:style>
  <w:style w:type="paragraph" w:styleId="Heading8">
    <w:name w:val="heading 8"/>
    <w:basedOn w:val="Normal"/>
    <w:next w:val="Normal"/>
    <w:qFormat/>
    <w:locked/>
    <w:rsid w:val="00FE7A1A"/>
    <w:pPr>
      <w:keepNext/>
      <w:numPr>
        <w:ilvl w:val="7"/>
        <w:numId w:val="15"/>
      </w:numPr>
      <w:outlineLvl w:val="7"/>
    </w:pPr>
    <w:rPr>
      <w:color w:val="0000FF"/>
    </w:rPr>
  </w:style>
  <w:style w:type="paragraph" w:styleId="Heading9">
    <w:name w:val="heading 9"/>
    <w:basedOn w:val="Normal"/>
    <w:next w:val="Normal"/>
    <w:qFormat/>
    <w:locked/>
    <w:rsid w:val="00FE7A1A"/>
    <w:pPr>
      <w:keepNext/>
      <w:numPr>
        <w:ilvl w:val="8"/>
        <w:numId w:val="15"/>
      </w:num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rsid w:val="00FE7A1A"/>
    <w:pPr>
      <w:tabs>
        <w:tab w:val="center" w:pos="4320"/>
        <w:tab w:val="right" w:pos="8640"/>
      </w:tabs>
      <w:jc w:val="center"/>
    </w:pPr>
  </w:style>
  <w:style w:type="paragraph" w:styleId="Footer">
    <w:name w:val="footer"/>
    <w:basedOn w:val="Normal"/>
    <w:rsid w:val="00FE7A1A"/>
    <w:pPr>
      <w:pBdr>
        <w:top w:val="single" w:sz="4" w:space="1" w:color="auto"/>
      </w:pBdr>
      <w:tabs>
        <w:tab w:val="center" w:pos="4320"/>
        <w:tab w:val="right" w:pos="8640"/>
      </w:tabs>
    </w:pPr>
  </w:style>
  <w:style w:type="paragraph" w:styleId="TOC2">
    <w:name w:val="toc 2"/>
    <w:basedOn w:val="Normal"/>
    <w:next w:val="Normal"/>
    <w:uiPriority w:val="39"/>
    <w:rsid w:val="00FE7A1A"/>
    <w:rPr>
      <w:rFonts w:ascii="Times New Roman" w:hAnsi="Times New Roman"/>
      <w:b/>
      <w:bCs/>
      <w:smallCaps/>
      <w:sz w:val="22"/>
      <w:szCs w:val="22"/>
    </w:rPr>
  </w:style>
  <w:style w:type="paragraph" w:styleId="TOC1">
    <w:name w:val="toc 1"/>
    <w:basedOn w:val="Normal"/>
    <w:next w:val="Normal"/>
    <w:uiPriority w:val="39"/>
    <w:rsid w:val="00FE7A1A"/>
    <w:pPr>
      <w:spacing w:before="360" w:after="360"/>
    </w:pPr>
    <w:rPr>
      <w:rFonts w:ascii="Times New Roman" w:hAnsi="Times New Roman"/>
      <w:b/>
      <w:bCs/>
      <w:caps/>
      <w:sz w:val="22"/>
      <w:szCs w:val="22"/>
      <w:u w:val="single"/>
    </w:rPr>
  </w:style>
  <w:style w:type="character" w:styleId="Hyperlink">
    <w:name w:val="Hyperlink"/>
    <w:basedOn w:val="DefaultParagraphFont"/>
    <w:uiPriority w:val="99"/>
    <w:rsid w:val="00FE7A1A"/>
    <w:rPr>
      <w:color w:val="0000FF"/>
      <w:u w:val="single"/>
    </w:rPr>
  </w:style>
  <w:style w:type="paragraph" w:customStyle="1" w:styleId="TableHeading">
    <w:name w:val="Table Heading"/>
    <w:basedOn w:val="Normal"/>
    <w:rsid w:val="00FE7A1A"/>
    <w:pPr>
      <w:spacing w:before="40" w:after="40"/>
      <w:jc w:val="center"/>
    </w:pPr>
    <w:rPr>
      <w:b/>
      <w:bCs/>
      <w:szCs w:val="20"/>
    </w:rPr>
  </w:style>
  <w:style w:type="paragraph" w:customStyle="1" w:styleId="TableColumnHeading">
    <w:name w:val="Table Column Heading"/>
    <w:basedOn w:val="Normal"/>
    <w:rsid w:val="00FE7A1A"/>
    <w:pPr>
      <w:spacing w:before="40" w:after="40"/>
      <w:jc w:val="center"/>
    </w:pPr>
    <w:rPr>
      <w:b/>
      <w:bCs/>
      <w:i/>
      <w:iCs/>
      <w:szCs w:val="20"/>
    </w:rPr>
  </w:style>
  <w:style w:type="character" w:customStyle="1" w:styleId="TableText">
    <w:name w:val="Table Text"/>
    <w:basedOn w:val="DefaultParagraphFont"/>
    <w:rsid w:val="00FE7A1A"/>
    <w:rPr>
      <w:rFonts w:ascii="Frutiger-Light" w:hAnsi="Frutiger-Light"/>
      <w:iCs/>
      <w:sz w:val="20"/>
    </w:rPr>
  </w:style>
  <w:style w:type="paragraph" w:styleId="TOC3">
    <w:name w:val="toc 3"/>
    <w:basedOn w:val="Normal"/>
    <w:next w:val="Normal"/>
    <w:uiPriority w:val="39"/>
    <w:rsid w:val="00FE7A1A"/>
    <w:rPr>
      <w:rFonts w:ascii="Times New Roman" w:hAnsi="Times New Roman"/>
      <w:smallCaps/>
      <w:sz w:val="22"/>
      <w:szCs w:val="22"/>
    </w:rPr>
  </w:style>
  <w:style w:type="paragraph" w:styleId="TOC4">
    <w:name w:val="toc 4"/>
    <w:basedOn w:val="Normal"/>
    <w:next w:val="Normal"/>
    <w:uiPriority w:val="39"/>
    <w:rsid w:val="00FE7A1A"/>
    <w:rPr>
      <w:rFonts w:ascii="Times New Roman" w:hAnsi="Times New Roman"/>
      <w:sz w:val="22"/>
      <w:szCs w:val="22"/>
    </w:rPr>
  </w:style>
  <w:style w:type="paragraph" w:styleId="Caption">
    <w:name w:val="caption"/>
    <w:basedOn w:val="Normal"/>
    <w:next w:val="Normal"/>
    <w:qFormat/>
    <w:rsid w:val="00FE7A1A"/>
    <w:rPr>
      <w:b/>
      <w:bCs/>
      <w:sz w:val="20"/>
      <w:szCs w:val="20"/>
    </w:rPr>
  </w:style>
  <w:style w:type="paragraph" w:customStyle="1" w:styleId="TableRowHeading">
    <w:name w:val="Table Row Heading"/>
    <w:basedOn w:val="TableColumnHeading"/>
    <w:rsid w:val="00FE7A1A"/>
    <w:pPr>
      <w:jc w:val="right"/>
    </w:pPr>
  </w:style>
  <w:style w:type="paragraph" w:styleId="TableofFigures">
    <w:name w:val="table of figures"/>
    <w:basedOn w:val="Normal"/>
    <w:next w:val="Normal"/>
    <w:semiHidden/>
    <w:rsid w:val="00FE7A1A"/>
  </w:style>
  <w:style w:type="paragraph" w:styleId="Title">
    <w:name w:val="Title"/>
    <w:basedOn w:val="Normal"/>
    <w:qFormat/>
    <w:rsid w:val="00B40F49"/>
    <w:pPr>
      <w:spacing w:before="240" w:after="60"/>
      <w:jc w:val="center"/>
      <w:outlineLvl w:val="0"/>
    </w:pPr>
    <w:rPr>
      <w:rFonts w:cs="Arial"/>
      <w:b/>
      <w:bCs/>
      <w:kern w:val="28"/>
      <w:sz w:val="48"/>
      <w:szCs w:val="32"/>
    </w:rPr>
  </w:style>
  <w:style w:type="paragraph" w:styleId="TOC5">
    <w:name w:val="toc 5"/>
    <w:basedOn w:val="Normal"/>
    <w:next w:val="Normal"/>
    <w:uiPriority w:val="39"/>
    <w:rsid w:val="00FB2317"/>
    <w:rPr>
      <w:rFonts w:ascii="Times New Roman" w:hAnsi="Times New Roman"/>
      <w:sz w:val="22"/>
      <w:szCs w:val="22"/>
    </w:rPr>
  </w:style>
  <w:style w:type="paragraph" w:styleId="TOC6">
    <w:name w:val="toc 6"/>
    <w:basedOn w:val="Normal"/>
    <w:next w:val="Normal"/>
    <w:uiPriority w:val="39"/>
    <w:rsid w:val="00FB2317"/>
    <w:rPr>
      <w:rFonts w:ascii="Times New Roman" w:hAnsi="Times New Roman"/>
      <w:sz w:val="22"/>
      <w:szCs w:val="22"/>
    </w:rPr>
  </w:style>
  <w:style w:type="paragraph" w:styleId="TOC7">
    <w:name w:val="toc 7"/>
    <w:basedOn w:val="Normal"/>
    <w:next w:val="Normal"/>
    <w:uiPriority w:val="39"/>
    <w:rsid w:val="00FB2317"/>
    <w:rPr>
      <w:rFonts w:ascii="Times New Roman" w:hAnsi="Times New Roman"/>
      <w:sz w:val="22"/>
      <w:szCs w:val="22"/>
    </w:rPr>
  </w:style>
  <w:style w:type="paragraph" w:styleId="TOC8">
    <w:name w:val="toc 8"/>
    <w:basedOn w:val="Normal"/>
    <w:next w:val="Normal"/>
    <w:uiPriority w:val="39"/>
    <w:rsid w:val="00FB2317"/>
    <w:rPr>
      <w:rFonts w:ascii="Times New Roman" w:hAnsi="Times New Roman"/>
      <w:sz w:val="22"/>
      <w:szCs w:val="22"/>
    </w:rPr>
  </w:style>
  <w:style w:type="paragraph" w:styleId="TOC9">
    <w:name w:val="toc 9"/>
    <w:basedOn w:val="Normal"/>
    <w:next w:val="Normal"/>
    <w:uiPriority w:val="39"/>
    <w:rsid w:val="00FB2317"/>
    <w:rPr>
      <w:rFonts w:ascii="Times New Roman" w:hAnsi="Times New Roman"/>
      <w:sz w:val="22"/>
      <w:szCs w:val="22"/>
    </w:rPr>
  </w:style>
  <w:style w:type="table" w:customStyle="1" w:styleId="TableWithColumnHeaders">
    <w:name w:val="Table With Column Headers"/>
    <w:basedOn w:val="TableNormal"/>
    <w:rsid w:val="00DC23C6"/>
    <w:rPr>
      <w:rFonts w:ascii="Frutiger-Light" w:hAnsi="Frutiger-Light"/>
      <w:sz w:val="21"/>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pPr>
        <w:wordWrap/>
        <w:spacing w:beforeLines="0" w:before="0" w:beforeAutospacing="0" w:afterLines="0" w:after="0" w:afterAutospacing="0"/>
        <w:ind w:leftChars="0" w:left="0" w:rightChars="0" w:right="0" w:firstLineChars="0" w:firstLine="0"/>
        <w:contextualSpacing w:val="0"/>
        <w:jc w:val="center"/>
      </w:pPr>
      <w:rPr>
        <w:rFonts w:ascii="Cambria" w:hAnsi="Cambria"/>
        <w:b/>
        <w:i/>
        <w:sz w:val="24"/>
      </w:rPr>
      <w:tblPr/>
      <w:tcPr>
        <w:shd w:val="clear" w:color="auto" w:fill="E0E0E0"/>
      </w:tcPr>
    </w:tblStylePr>
  </w:style>
  <w:style w:type="table" w:customStyle="1" w:styleId="TableWithRowHeaders">
    <w:name w:val="Table With Row Headers"/>
    <w:basedOn w:val="TableNormal"/>
    <w:rsid w:val="00DC23C6"/>
    <w:rPr>
      <w:rFonts w:ascii="Frutiger-Light" w:hAnsi="Frutiger-Light"/>
      <w:sz w:val="21"/>
    </w:rPr>
    <w:tblPr>
      <w:tblInd w:w="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0" w:type="dxa"/>
        <w:left w:w="108" w:type="dxa"/>
        <w:bottom w:w="0" w:type="dxa"/>
        <w:right w:w="108" w:type="dxa"/>
      </w:tblCellMar>
    </w:tblPr>
    <w:tblStylePr w:type="firstCol">
      <w:pPr>
        <w:jc w:val="right"/>
      </w:pPr>
      <w:rPr>
        <w:rFonts w:ascii="Cambria" w:hAnsi="Cambria"/>
        <w:b/>
        <w:i/>
        <w:sz w:val="24"/>
      </w:rPr>
      <w:tblPr/>
      <w:tcPr>
        <w:shd w:val="clear" w:color="auto" w:fill="E0E0E0"/>
      </w:tcPr>
    </w:tblStylePr>
  </w:style>
  <w:style w:type="table" w:customStyle="1" w:styleId="TableWithBothHeaders">
    <w:name w:val="Table With Both Headers"/>
    <w:basedOn w:val="TableNormal"/>
    <w:rsid w:val="003D3EEC"/>
    <w:rPr>
      <w:rFonts w:ascii="Frutiger-Light" w:hAnsi="Frutiger-Light"/>
      <w:sz w:val="21"/>
    </w:rPr>
    <w:tblPr>
      <w:tblInd w:w="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0" w:type="dxa"/>
        <w:left w:w="108" w:type="dxa"/>
        <w:bottom w:w="0" w:type="dxa"/>
        <w:right w:w="108" w:type="dxa"/>
      </w:tblCellMar>
    </w:tblPr>
    <w:tblStylePr w:type="firstRow">
      <w:pPr>
        <w:jc w:val="center"/>
      </w:pPr>
      <w:rPr>
        <w:b/>
        <w:i/>
        <w:sz w:val="24"/>
      </w:rPr>
      <w:tblPr/>
      <w:tcPr>
        <w:shd w:val="clear" w:color="auto" w:fill="E0E0E0"/>
      </w:tcPr>
    </w:tblStylePr>
    <w:tblStylePr w:type="firstCol">
      <w:pPr>
        <w:jc w:val="right"/>
      </w:pPr>
      <w:rPr>
        <w:b/>
        <w:i/>
        <w:sz w:val="24"/>
      </w:rPr>
      <w:tblPr/>
      <w:tcPr>
        <w:shd w:val="clear" w:color="auto" w:fill="E0E0E0"/>
        <w:vAlign w:val="center"/>
      </w:tcPr>
    </w:tblStylePr>
  </w:style>
  <w:style w:type="paragraph" w:styleId="ListNumber">
    <w:name w:val="List Number"/>
    <w:basedOn w:val="Normal"/>
    <w:locked/>
    <w:rsid w:val="00E41F0C"/>
    <w:pPr>
      <w:numPr>
        <w:numId w:val="3"/>
      </w:numPr>
    </w:pPr>
  </w:style>
  <w:style w:type="paragraph" w:styleId="ListBullet">
    <w:name w:val="List Bullet"/>
    <w:basedOn w:val="Normal"/>
    <w:locked/>
    <w:rsid w:val="00B45BB0"/>
    <w:pPr>
      <w:numPr>
        <w:numId w:val="2"/>
      </w:numPr>
    </w:pPr>
  </w:style>
  <w:style w:type="paragraph" w:styleId="BodyText">
    <w:name w:val="Body Text"/>
    <w:basedOn w:val="Normal"/>
    <w:rsid w:val="00B45BB0"/>
    <w:pPr>
      <w:spacing w:after="120"/>
    </w:pPr>
  </w:style>
  <w:style w:type="paragraph" w:customStyle="1" w:styleId="TitleSmall">
    <w:name w:val="Title Small"/>
    <w:basedOn w:val="Title"/>
    <w:rsid w:val="00B40F49"/>
    <w:rPr>
      <w:sz w:val="24"/>
    </w:rPr>
  </w:style>
  <w:style w:type="paragraph" w:styleId="BalloonText">
    <w:name w:val="Balloon Text"/>
    <w:basedOn w:val="Normal"/>
    <w:semiHidden/>
    <w:rsid w:val="00EB62FE"/>
    <w:rPr>
      <w:rFonts w:ascii="Tahoma" w:hAnsi="Tahoma" w:cs="Tahoma"/>
      <w:sz w:val="16"/>
      <w:szCs w:val="16"/>
    </w:rPr>
  </w:style>
  <w:style w:type="table" w:styleId="TableGrid">
    <w:name w:val="Table Grid"/>
    <w:basedOn w:val="TableNormal"/>
    <w:rsid w:val="00855D5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BodyTextBlue">
    <w:name w:val="Body Text Blue"/>
    <w:basedOn w:val="Normal"/>
    <w:link w:val="BodyTextBlueChar"/>
    <w:rsid w:val="00F43925"/>
    <w:rPr>
      <w:color w:val="0000FF"/>
    </w:rPr>
  </w:style>
  <w:style w:type="character" w:customStyle="1" w:styleId="Heading3Char">
    <w:name w:val="Heading 3 Char"/>
    <w:basedOn w:val="DefaultParagraphFont"/>
    <w:link w:val="Heading3"/>
    <w:rsid w:val="0049394C"/>
    <w:rPr>
      <w:rFonts w:ascii="Arial" w:hAnsi="Arial" w:cs="Arial"/>
      <w:b/>
      <w:bCs/>
      <w:sz w:val="28"/>
      <w:szCs w:val="26"/>
    </w:rPr>
  </w:style>
  <w:style w:type="paragraph" w:styleId="DocumentMap">
    <w:name w:val="Document Map"/>
    <w:basedOn w:val="Normal"/>
    <w:semiHidden/>
    <w:rsid w:val="007D09C9"/>
    <w:pPr>
      <w:shd w:val="clear" w:color="auto" w:fill="000080"/>
    </w:pPr>
    <w:rPr>
      <w:rFonts w:ascii="Tahoma" w:hAnsi="Tahoma" w:cs="Tahoma"/>
      <w:sz w:val="20"/>
      <w:szCs w:val="20"/>
    </w:rPr>
  </w:style>
  <w:style w:type="character" w:customStyle="1" w:styleId="BodyTextBlueChar">
    <w:name w:val="Body Text Blue Char"/>
    <w:basedOn w:val="DefaultParagraphFont"/>
    <w:link w:val="BodyTextBlue"/>
    <w:rsid w:val="000B6E26"/>
    <w:rPr>
      <w:rFonts w:ascii="Frutiger-Light" w:hAnsi="Frutiger-Light"/>
      <w:color w:val="0000FF"/>
      <w:sz w:val="24"/>
      <w:szCs w:val="24"/>
      <w:lang w:val="en-US" w:eastAsia="en-US" w:bidi="ar-SA"/>
    </w:rPr>
  </w:style>
  <w:style w:type="paragraph" w:styleId="BlockText">
    <w:name w:val="Block Text"/>
    <w:basedOn w:val="Normal"/>
    <w:rsid w:val="00CF7364"/>
    <w:pPr>
      <w:spacing w:after="120"/>
      <w:ind w:left="1440" w:right="1440"/>
    </w:pPr>
  </w:style>
  <w:style w:type="paragraph" w:styleId="BodyText2">
    <w:name w:val="Body Text 2"/>
    <w:basedOn w:val="Normal"/>
    <w:rsid w:val="00CF7364"/>
    <w:pPr>
      <w:spacing w:after="120" w:line="480" w:lineRule="auto"/>
    </w:pPr>
  </w:style>
  <w:style w:type="paragraph" w:styleId="BodyText3">
    <w:name w:val="Body Text 3"/>
    <w:basedOn w:val="Normal"/>
    <w:rsid w:val="00CF7364"/>
    <w:pPr>
      <w:spacing w:after="120"/>
    </w:pPr>
    <w:rPr>
      <w:sz w:val="16"/>
      <w:szCs w:val="16"/>
    </w:rPr>
  </w:style>
  <w:style w:type="paragraph" w:styleId="BodyTextFirstIndent">
    <w:name w:val="Body Text First Indent"/>
    <w:basedOn w:val="BodyText"/>
    <w:rsid w:val="00CF7364"/>
    <w:pPr>
      <w:ind w:firstLine="210"/>
    </w:pPr>
  </w:style>
  <w:style w:type="paragraph" w:styleId="BodyTextIndent">
    <w:name w:val="Body Text Indent"/>
    <w:basedOn w:val="Normal"/>
    <w:rsid w:val="00CF7364"/>
    <w:pPr>
      <w:spacing w:after="120"/>
      <w:ind w:left="360"/>
    </w:pPr>
  </w:style>
  <w:style w:type="paragraph" w:styleId="BodyTextFirstIndent2">
    <w:name w:val="Body Text First Indent 2"/>
    <w:basedOn w:val="BodyTextIndent"/>
    <w:rsid w:val="00CF7364"/>
    <w:pPr>
      <w:ind w:firstLine="210"/>
    </w:pPr>
  </w:style>
  <w:style w:type="paragraph" w:styleId="BodyTextIndent2">
    <w:name w:val="Body Text Indent 2"/>
    <w:basedOn w:val="Normal"/>
    <w:rsid w:val="00CF7364"/>
    <w:pPr>
      <w:spacing w:after="120" w:line="480" w:lineRule="auto"/>
      <w:ind w:left="360"/>
    </w:pPr>
  </w:style>
  <w:style w:type="paragraph" w:styleId="BodyTextIndent3">
    <w:name w:val="Body Text Indent 3"/>
    <w:basedOn w:val="Normal"/>
    <w:rsid w:val="00CF7364"/>
    <w:pPr>
      <w:spacing w:after="120"/>
      <w:ind w:left="360"/>
    </w:pPr>
    <w:rPr>
      <w:sz w:val="16"/>
      <w:szCs w:val="16"/>
    </w:rPr>
  </w:style>
  <w:style w:type="paragraph" w:styleId="Closing">
    <w:name w:val="Closing"/>
    <w:basedOn w:val="Normal"/>
    <w:rsid w:val="00CF7364"/>
    <w:pPr>
      <w:ind w:left="4320"/>
    </w:pPr>
  </w:style>
  <w:style w:type="paragraph" w:styleId="CommentText">
    <w:name w:val="annotation text"/>
    <w:basedOn w:val="Normal"/>
    <w:semiHidden/>
    <w:rsid w:val="00CF7364"/>
    <w:rPr>
      <w:sz w:val="20"/>
      <w:szCs w:val="20"/>
    </w:rPr>
  </w:style>
  <w:style w:type="paragraph" w:styleId="CommentSubject">
    <w:name w:val="annotation subject"/>
    <w:basedOn w:val="CommentText"/>
    <w:next w:val="CommentText"/>
    <w:semiHidden/>
    <w:rsid w:val="00CF7364"/>
    <w:rPr>
      <w:b/>
      <w:bCs/>
    </w:rPr>
  </w:style>
  <w:style w:type="paragraph" w:styleId="Date">
    <w:name w:val="Date"/>
    <w:basedOn w:val="Normal"/>
    <w:next w:val="Normal"/>
    <w:rsid w:val="00CF7364"/>
  </w:style>
  <w:style w:type="paragraph" w:styleId="E-mailSignature">
    <w:name w:val="E-mail Signature"/>
    <w:basedOn w:val="Normal"/>
    <w:rsid w:val="00CF7364"/>
  </w:style>
  <w:style w:type="paragraph" w:styleId="EndnoteText">
    <w:name w:val="endnote text"/>
    <w:basedOn w:val="Normal"/>
    <w:semiHidden/>
    <w:rsid w:val="00CF7364"/>
    <w:rPr>
      <w:sz w:val="20"/>
      <w:szCs w:val="20"/>
    </w:rPr>
  </w:style>
  <w:style w:type="paragraph" w:styleId="EnvelopeAddress">
    <w:name w:val="envelope address"/>
    <w:basedOn w:val="Normal"/>
    <w:rsid w:val="00CF7364"/>
    <w:pPr>
      <w:framePr w:w="7920" w:h="1980" w:hRule="exact" w:hSpace="180" w:wrap="auto" w:hAnchor="page" w:xAlign="center" w:yAlign="bottom"/>
      <w:ind w:left="2880"/>
    </w:pPr>
    <w:rPr>
      <w:rFonts w:cs="Arial"/>
    </w:rPr>
  </w:style>
  <w:style w:type="paragraph" w:styleId="EnvelopeReturn">
    <w:name w:val="envelope return"/>
    <w:basedOn w:val="Normal"/>
    <w:rsid w:val="00CF7364"/>
    <w:rPr>
      <w:rFonts w:cs="Arial"/>
      <w:sz w:val="20"/>
      <w:szCs w:val="20"/>
    </w:rPr>
  </w:style>
  <w:style w:type="paragraph" w:styleId="FootnoteText">
    <w:name w:val="footnote text"/>
    <w:basedOn w:val="Normal"/>
    <w:semiHidden/>
    <w:rsid w:val="00CF7364"/>
    <w:rPr>
      <w:sz w:val="20"/>
      <w:szCs w:val="20"/>
    </w:rPr>
  </w:style>
  <w:style w:type="paragraph" w:styleId="HTMLAddress">
    <w:name w:val="HTML Address"/>
    <w:basedOn w:val="Normal"/>
    <w:rsid w:val="00CF7364"/>
    <w:rPr>
      <w:i/>
      <w:iCs/>
    </w:rPr>
  </w:style>
  <w:style w:type="paragraph" w:styleId="HTMLPreformatted">
    <w:name w:val="HTML Preformatted"/>
    <w:basedOn w:val="Normal"/>
    <w:link w:val="HTMLPreformattedChar"/>
    <w:uiPriority w:val="99"/>
    <w:rsid w:val="00CF7364"/>
    <w:rPr>
      <w:rFonts w:ascii="Courier New" w:hAnsi="Courier New" w:cs="Courier New"/>
      <w:sz w:val="20"/>
      <w:szCs w:val="20"/>
    </w:rPr>
  </w:style>
  <w:style w:type="paragraph" w:styleId="Index1">
    <w:name w:val="index 1"/>
    <w:basedOn w:val="Normal"/>
    <w:next w:val="Normal"/>
    <w:semiHidden/>
    <w:rsid w:val="00CF7364"/>
    <w:pPr>
      <w:ind w:left="240" w:hanging="240"/>
    </w:pPr>
  </w:style>
  <w:style w:type="paragraph" w:styleId="Index2">
    <w:name w:val="index 2"/>
    <w:basedOn w:val="Normal"/>
    <w:next w:val="Normal"/>
    <w:semiHidden/>
    <w:rsid w:val="00CF7364"/>
    <w:pPr>
      <w:ind w:left="480" w:hanging="240"/>
    </w:pPr>
  </w:style>
  <w:style w:type="paragraph" w:styleId="Index3">
    <w:name w:val="index 3"/>
    <w:basedOn w:val="Normal"/>
    <w:next w:val="Normal"/>
    <w:semiHidden/>
    <w:rsid w:val="00CF7364"/>
    <w:pPr>
      <w:ind w:left="720" w:hanging="240"/>
    </w:pPr>
  </w:style>
  <w:style w:type="paragraph" w:styleId="Index4">
    <w:name w:val="index 4"/>
    <w:basedOn w:val="Normal"/>
    <w:next w:val="Normal"/>
    <w:semiHidden/>
    <w:rsid w:val="00CF7364"/>
    <w:pPr>
      <w:ind w:left="960" w:hanging="240"/>
    </w:pPr>
  </w:style>
  <w:style w:type="paragraph" w:styleId="Index5">
    <w:name w:val="index 5"/>
    <w:basedOn w:val="Normal"/>
    <w:next w:val="Normal"/>
    <w:semiHidden/>
    <w:rsid w:val="00CF7364"/>
    <w:pPr>
      <w:ind w:left="1200" w:hanging="240"/>
    </w:pPr>
  </w:style>
  <w:style w:type="paragraph" w:styleId="Index6">
    <w:name w:val="index 6"/>
    <w:basedOn w:val="Normal"/>
    <w:next w:val="Normal"/>
    <w:semiHidden/>
    <w:rsid w:val="00CF7364"/>
    <w:pPr>
      <w:ind w:left="1440" w:hanging="240"/>
    </w:pPr>
  </w:style>
  <w:style w:type="paragraph" w:styleId="Index7">
    <w:name w:val="index 7"/>
    <w:basedOn w:val="Normal"/>
    <w:next w:val="Normal"/>
    <w:semiHidden/>
    <w:rsid w:val="00CF7364"/>
    <w:pPr>
      <w:ind w:left="1680" w:hanging="240"/>
    </w:pPr>
  </w:style>
  <w:style w:type="paragraph" w:styleId="Index8">
    <w:name w:val="index 8"/>
    <w:basedOn w:val="Normal"/>
    <w:next w:val="Normal"/>
    <w:semiHidden/>
    <w:rsid w:val="00CF7364"/>
    <w:pPr>
      <w:ind w:left="1920" w:hanging="240"/>
    </w:pPr>
  </w:style>
  <w:style w:type="paragraph" w:styleId="Index9">
    <w:name w:val="index 9"/>
    <w:basedOn w:val="Normal"/>
    <w:next w:val="Normal"/>
    <w:semiHidden/>
    <w:rsid w:val="00CF7364"/>
    <w:pPr>
      <w:ind w:left="2160" w:hanging="240"/>
    </w:pPr>
  </w:style>
  <w:style w:type="paragraph" w:styleId="IndexHeading">
    <w:name w:val="index heading"/>
    <w:basedOn w:val="Normal"/>
    <w:next w:val="Index1"/>
    <w:semiHidden/>
    <w:rsid w:val="00CF7364"/>
    <w:rPr>
      <w:rFonts w:cs="Arial"/>
      <w:b/>
      <w:bCs/>
    </w:rPr>
  </w:style>
  <w:style w:type="paragraph" w:styleId="List">
    <w:name w:val="List"/>
    <w:basedOn w:val="Normal"/>
    <w:locked/>
    <w:rsid w:val="00CF7364"/>
    <w:pPr>
      <w:ind w:left="360" w:hanging="360"/>
    </w:pPr>
  </w:style>
  <w:style w:type="paragraph" w:styleId="List2">
    <w:name w:val="List 2"/>
    <w:basedOn w:val="Normal"/>
    <w:locked/>
    <w:rsid w:val="00CF7364"/>
    <w:pPr>
      <w:ind w:left="720" w:hanging="360"/>
    </w:pPr>
  </w:style>
  <w:style w:type="paragraph" w:styleId="List3">
    <w:name w:val="List 3"/>
    <w:basedOn w:val="Normal"/>
    <w:locked/>
    <w:rsid w:val="00CF7364"/>
    <w:pPr>
      <w:ind w:left="1080" w:hanging="360"/>
    </w:pPr>
  </w:style>
  <w:style w:type="paragraph" w:styleId="List4">
    <w:name w:val="List 4"/>
    <w:basedOn w:val="Normal"/>
    <w:locked/>
    <w:rsid w:val="00CF7364"/>
    <w:pPr>
      <w:ind w:left="1440" w:hanging="360"/>
    </w:pPr>
  </w:style>
  <w:style w:type="paragraph" w:styleId="List5">
    <w:name w:val="List 5"/>
    <w:basedOn w:val="Normal"/>
    <w:locked/>
    <w:rsid w:val="00CF7364"/>
    <w:pPr>
      <w:ind w:left="1800" w:hanging="360"/>
    </w:pPr>
  </w:style>
  <w:style w:type="paragraph" w:styleId="ListBullet2">
    <w:name w:val="List Bullet 2"/>
    <w:basedOn w:val="Normal"/>
    <w:locked/>
    <w:rsid w:val="00CF7364"/>
    <w:pPr>
      <w:numPr>
        <w:numId w:val="4"/>
      </w:numPr>
    </w:pPr>
  </w:style>
  <w:style w:type="paragraph" w:styleId="ListBullet3">
    <w:name w:val="List Bullet 3"/>
    <w:basedOn w:val="Normal"/>
    <w:locked/>
    <w:rsid w:val="00CF7364"/>
    <w:pPr>
      <w:numPr>
        <w:numId w:val="5"/>
      </w:numPr>
    </w:pPr>
  </w:style>
  <w:style w:type="paragraph" w:styleId="ListBullet4">
    <w:name w:val="List Bullet 4"/>
    <w:basedOn w:val="Normal"/>
    <w:locked/>
    <w:rsid w:val="00CF7364"/>
    <w:pPr>
      <w:numPr>
        <w:numId w:val="6"/>
      </w:numPr>
    </w:pPr>
  </w:style>
  <w:style w:type="paragraph" w:styleId="ListBullet5">
    <w:name w:val="List Bullet 5"/>
    <w:basedOn w:val="Normal"/>
    <w:locked/>
    <w:rsid w:val="00CF7364"/>
    <w:pPr>
      <w:numPr>
        <w:numId w:val="7"/>
      </w:numPr>
    </w:pPr>
  </w:style>
  <w:style w:type="paragraph" w:styleId="ListContinue">
    <w:name w:val="List Continue"/>
    <w:basedOn w:val="Normal"/>
    <w:locked/>
    <w:rsid w:val="00CF7364"/>
    <w:pPr>
      <w:spacing w:after="120"/>
      <w:ind w:left="360"/>
    </w:pPr>
  </w:style>
  <w:style w:type="paragraph" w:styleId="ListContinue2">
    <w:name w:val="List Continue 2"/>
    <w:basedOn w:val="Normal"/>
    <w:locked/>
    <w:rsid w:val="00CF7364"/>
    <w:pPr>
      <w:spacing w:after="120"/>
      <w:ind w:left="720"/>
    </w:pPr>
  </w:style>
  <w:style w:type="paragraph" w:styleId="ListContinue3">
    <w:name w:val="List Continue 3"/>
    <w:basedOn w:val="Normal"/>
    <w:locked/>
    <w:rsid w:val="00CF7364"/>
    <w:pPr>
      <w:spacing w:after="120"/>
      <w:ind w:left="1080"/>
    </w:pPr>
  </w:style>
  <w:style w:type="paragraph" w:styleId="ListContinue4">
    <w:name w:val="List Continue 4"/>
    <w:basedOn w:val="Normal"/>
    <w:locked/>
    <w:rsid w:val="00CF7364"/>
    <w:pPr>
      <w:spacing w:after="120"/>
      <w:ind w:left="1440"/>
    </w:pPr>
  </w:style>
  <w:style w:type="paragraph" w:styleId="ListContinue5">
    <w:name w:val="List Continue 5"/>
    <w:basedOn w:val="Normal"/>
    <w:locked/>
    <w:rsid w:val="00CF7364"/>
    <w:pPr>
      <w:spacing w:after="120"/>
      <w:ind w:left="1800"/>
    </w:pPr>
  </w:style>
  <w:style w:type="paragraph" w:styleId="ListNumber2">
    <w:name w:val="List Number 2"/>
    <w:basedOn w:val="Normal"/>
    <w:locked/>
    <w:rsid w:val="00CF7364"/>
    <w:pPr>
      <w:numPr>
        <w:numId w:val="8"/>
      </w:numPr>
    </w:pPr>
  </w:style>
  <w:style w:type="paragraph" w:styleId="ListNumber3">
    <w:name w:val="List Number 3"/>
    <w:basedOn w:val="Normal"/>
    <w:locked/>
    <w:rsid w:val="00CF7364"/>
    <w:pPr>
      <w:numPr>
        <w:numId w:val="9"/>
      </w:numPr>
    </w:pPr>
  </w:style>
  <w:style w:type="paragraph" w:styleId="ListNumber4">
    <w:name w:val="List Number 4"/>
    <w:basedOn w:val="Normal"/>
    <w:locked/>
    <w:rsid w:val="00CF7364"/>
    <w:pPr>
      <w:numPr>
        <w:numId w:val="10"/>
      </w:numPr>
    </w:pPr>
  </w:style>
  <w:style w:type="paragraph" w:styleId="ListNumber5">
    <w:name w:val="List Number 5"/>
    <w:basedOn w:val="Normal"/>
    <w:locked/>
    <w:rsid w:val="00CF7364"/>
    <w:pPr>
      <w:numPr>
        <w:numId w:val="11"/>
      </w:numPr>
    </w:pPr>
  </w:style>
  <w:style w:type="paragraph" w:styleId="MacroText">
    <w:name w:val="macro"/>
    <w:semiHidden/>
    <w:rsid w:val="00CF7364"/>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rPr>
  </w:style>
  <w:style w:type="paragraph" w:styleId="MessageHeader">
    <w:name w:val="Message Header"/>
    <w:basedOn w:val="Normal"/>
    <w:rsid w:val="00CF7364"/>
    <w:pPr>
      <w:pBdr>
        <w:top w:val="single" w:sz="6" w:space="1" w:color="auto"/>
        <w:left w:val="single" w:sz="6" w:space="1" w:color="auto"/>
        <w:bottom w:val="single" w:sz="6" w:space="1" w:color="auto"/>
        <w:right w:val="single" w:sz="6" w:space="1" w:color="auto"/>
      </w:pBdr>
      <w:shd w:val="pct20" w:color="auto" w:fill="auto"/>
      <w:ind w:left="1080" w:hanging="1080"/>
    </w:pPr>
    <w:rPr>
      <w:rFonts w:cs="Arial"/>
    </w:rPr>
  </w:style>
  <w:style w:type="paragraph" w:styleId="NormalWeb">
    <w:name w:val="Normal (Web)"/>
    <w:basedOn w:val="Normal"/>
    <w:uiPriority w:val="99"/>
    <w:rsid w:val="00CF7364"/>
    <w:rPr>
      <w:rFonts w:ascii="Times New Roman" w:hAnsi="Times New Roman"/>
    </w:rPr>
  </w:style>
  <w:style w:type="paragraph" w:styleId="NormalIndent">
    <w:name w:val="Normal Indent"/>
    <w:basedOn w:val="Normal"/>
    <w:rsid w:val="00CF7364"/>
    <w:pPr>
      <w:ind w:left="720"/>
    </w:pPr>
  </w:style>
  <w:style w:type="paragraph" w:styleId="NoteHeading">
    <w:name w:val="Note Heading"/>
    <w:basedOn w:val="Normal"/>
    <w:next w:val="Normal"/>
    <w:rsid w:val="00CF7364"/>
  </w:style>
  <w:style w:type="paragraph" w:styleId="PlainText">
    <w:name w:val="Plain Text"/>
    <w:basedOn w:val="Normal"/>
    <w:rsid w:val="00CF7364"/>
    <w:rPr>
      <w:rFonts w:ascii="Courier New" w:hAnsi="Courier New" w:cs="Courier New"/>
      <w:sz w:val="20"/>
      <w:szCs w:val="20"/>
    </w:rPr>
  </w:style>
  <w:style w:type="paragraph" w:styleId="Salutation">
    <w:name w:val="Salutation"/>
    <w:basedOn w:val="Normal"/>
    <w:next w:val="Normal"/>
    <w:rsid w:val="00CF7364"/>
  </w:style>
  <w:style w:type="paragraph" w:styleId="Signature">
    <w:name w:val="Signature"/>
    <w:basedOn w:val="Normal"/>
    <w:rsid w:val="00CF7364"/>
    <w:pPr>
      <w:ind w:left="4320"/>
    </w:pPr>
  </w:style>
  <w:style w:type="paragraph" w:styleId="Subtitle">
    <w:name w:val="Subtitle"/>
    <w:basedOn w:val="Normal"/>
    <w:qFormat/>
    <w:rsid w:val="00CF7364"/>
    <w:pPr>
      <w:spacing w:after="60"/>
      <w:jc w:val="center"/>
      <w:outlineLvl w:val="1"/>
    </w:pPr>
    <w:rPr>
      <w:rFonts w:cs="Arial"/>
    </w:rPr>
  </w:style>
  <w:style w:type="paragraph" w:styleId="TableofAuthorities">
    <w:name w:val="table of authorities"/>
    <w:basedOn w:val="Normal"/>
    <w:next w:val="Normal"/>
    <w:semiHidden/>
    <w:rsid w:val="00CF7364"/>
    <w:pPr>
      <w:ind w:left="240" w:hanging="240"/>
    </w:pPr>
  </w:style>
  <w:style w:type="paragraph" w:styleId="TOAHeading">
    <w:name w:val="toa heading"/>
    <w:basedOn w:val="Normal"/>
    <w:next w:val="Normal"/>
    <w:semiHidden/>
    <w:rsid w:val="00CF7364"/>
    <w:pPr>
      <w:spacing w:before="120"/>
    </w:pPr>
    <w:rPr>
      <w:rFonts w:cs="Arial"/>
      <w:b/>
      <w:bCs/>
    </w:rPr>
  </w:style>
  <w:style w:type="character" w:styleId="CommentReference">
    <w:name w:val="annotation reference"/>
    <w:basedOn w:val="DefaultParagraphFont"/>
    <w:semiHidden/>
    <w:rsid w:val="00CC5442"/>
    <w:rPr>
      <w:sz w:val="16"/>
      <w:szCs w:val="16"/>
    </w:rPr>
  </w:style>
  <w:style w:type="character" w:styleId="Strong">
    <w:name w:val="Strong"/>
    <w:basedOn w:val="DefaultParagraphFont"/>
    <w:uiPriority w:val="22"/>
    <w:qFormat/>
    <w:rsid w:val="00BA4F8C"/>
    <w:rPr>
      <w:rFonts w:ascii="Arial" w:hAnsi="Arial"/>
      <w:b/>
      <w:bCs/>
    </w:rPr>
  </w:style>
  <w:style w:type="character" w:customStyle="1" w:styleId="Heading1Char">
    <w:name w:val="Heading 1 Char"/>
    <w:basedOn w:val="DefaultParagraphFont"/>
    <w:link w:val="Heading1"/>
    <w:uiPriority w:val="9"/>
    <w:rsid w:val="00815F51"/>
    <w:rPr>
      <w:rFonts w:ascii="Arial" w:hAnsi="Arial" w:cs="Arial"/>
      <w:b/>
      <w:bCs/>
      <w:kern w:val="32"/>
      <w:sz w:val="32"/>
      <w:szCs w:val="32"/>
    </w:rPr>
  </w:style>
  <w:style w:type="character" w:customStyle="1" w:styleId="Heading2Char">
    <w:name w:val="Heading 2 Char"/>
    <w:basedOn w:val="DefaultParagraphFont"/>
    <w:link w:val="Heading2"/>
    <w:rsid w:val="00815F51"/>
    <w:rPr>
      <w:rFonts w:ascii="Arial" w:hAnsi="Arial" w:cs="Arial"/>
      <w:b/>
      <w:bCs/>
      <w:iCs/>
      <w:sz w:val="28"/>
      <w:szCs w:val="28"/>
    </w:rPr>
  </w:style>
  <w:style w:type="paragraph" w:styleId="ListParagraph">
    <w:name w:val="List Paragraph"/>
    <w:basedOn w:val="Normal"/>
    <w:uiPriority w:val="34"/>
    <w:qFormat/>
    <w:rsid w:val="008B2373"/>
    <w:pPr>
      <w:ind w:left="720"/>
      <w:contextualSpacing/>
    </w:pPr>
  </w:style>
  <w:style w:type="paragraph" w:styleId="Revision">
    <w:name w:val="Revision"/>
    <w:hidden/>
    <w:uiPriority w:val="99"/>
    <w:semiHidden/>
    <w:rsid w:val="000B09C0"/>
    <w:rPr>
      <w:rFonts w:ascii="Arial" w:hAnsi="Arial"/>
      <w:sz w:val="24"/>
      <w:szCs w:val="24"/>
    </w:rPr>
  </w:style>
  <w:style w:type="character" w:styleId="FollowedHyperlink">
    <w:name w:val="FollowedHyperlink"/>
    <w:basedOn w:val="DefaultParagraphFont"/>
    <w:rsid w:val="00C0544C"/>
    <w:rPr>
      <w:color w:val="800080" w:themeColor="followedHyperlink"/>
      <w:u w:val="single"/>
    </w:rPr>
  </w:style>
  <w:style w:type="paragraph" w:customStyle="1" w:styleId="Body">
    <w:name w:val="Body"/>
    <w:basedOn w:val="Normal"/>
    <w:rsid w:val="00FD0615"/>
    <w:pPr>
      <w:ind w:left="360"/>
    </w:pPr>
    <w:rPr>
      <w:rFonts w:ascii="Times New Roman" w:hAnsi="Times New Roman"/>
      <w:sz w:val="20"/>
      <w:szCs w:val="20"/>
    </w:rPr>
  </w:style>
  <w:style w:type="character" w:customStyle="1" w:styleId="HTMLPreformattedChar">
    <w:name w:val="HTML Preformatted Char"/>
    <w:basedOn w:val="DefaultParagraphFont"/>
    <w:link w:val="HTMLPreformatted"/>
    <w:uiPriority w:val="99"/>
    <w:rsid w:val="00B152F8"/>
    <w:rPr>
      <w:rFonts w:ascii="Courier New" w:hAnsi="Courier New" w:cs="Courier New"/>
    </w:rPr>
  </w:style>
  <w:style w:type="character" w:customStyle="1" w:styleId="ms-sitemapdirectional">
    <w:name w:val="ms-sitemapdirectional"/>
    <w:basedOn w:val="DefaultParagraphFont"/>
    <w:rsid w:val="00E7136E"/>
  </w:style>
  <w:style w:type="character" w:customStyle="1" w:styleId="Heading4Char">
    <w:name w:val="Heading 4 Char"/>
    <w:basedOn w:val="DefaultParagraphFont"/>
    <w:link w:val="Heading4"/>
    <w:locked/>
    <w:rsid w:val="00B23B51"/>
    <w:rPr>
      <w:rFonts w:ascii="Arial" w:hAnsi="Arial" w:cs="Arial"/>
      <w:b/>
      <w:bCs/>
      <w:sz w:val="28"/>
      <w:szCs w:val="26"/>
    </w:rPr>
  </w:style>
  <w:style w:type="character" w:customStyle="1" w:styleId="HeaderChar">
    <w:name w:val="Header Char"/>
    <w:link w:val="Header"/>
    <w:rsid w:val="00CE0A8E"/>
    <w:rPr>
      <w:rFonts w:ascii="Arial" w:hAnsi="Arial"/>
      <w:sz w:val="24"/>
      <w:szCs w:val="24"/>
    </w:rPr>
  </w:style>
  <w:style w:type="paragraph" w:customStyle="1" w:styleId="PGETitlePage">
    <w:name w:val="PGE Title Page"/>
    <w:basedOn w:val="Normal"/>
    <w:rsid w:val="00CE0A8E"/>
    <w:pPr>
      <w:spacing w:before="60" w:after="60"/>
    </w:pPr>
    <w:rPr>
      <w:rFonts w:ascii="Times New Roman" w:hAnsi="Times New Roman"/>
      <w:b/>
      <w:sz w:val="36"/>
      <w:szCs w:val="36"/>
    </w:rPr>
  </w:style>
  <w:style w:type="paragraph" w:customStyle="1" w:styleId="Header1">
    <w:name w:val="Header1"/>
    <w:basedOn w:val="Header"/>
    <w:autoRedefine/>
    <w:rsid w:val="00CE0A8E"/>
    <w:pPr>
      <w:tabs>
        <w:tab w:val="clear" w:pos="4320"/>
        <w:tab w:val="clear" w:pos="8640"/>
      </w:tabs>
      <w:spacing w:before="120" w:line="280" w:lineRule="atLeast"/>
      <w:jc w:val="left"/>
    </w:pPr>
    <w:rPr>
      <w:rFonts w:ascii="Cambria" w:hAnsi="Cambria"/>
      <w:b/>
      <w:i/>
      <w:color w:val="FFFFFF"/>
      <w:spacing w:val="28"/>
      <w:sz w:val="32"/>
    </w:rPr>
  </w:style>
  <w:style w:type="paragraph" w:customStyle="1" w:styleId="Bold">
    <w:name w:val="Bold"/>
    <w:basedOn w:val="Normal"/>
    <w:rsid w:val="00CE0A8E"/>
    <w:pPr>
      <w:spacing w:line="280" w:lineRule="atLeast"/>
    </w:pPr>
    <w:rPr>
      <w:rFonts w:ascii="Arial Bold" w:hAnsi="Arial Bold"/>
      <w:b/>
      <w:sz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locked="1" w:semiHidden="0" w:unhideWhenUsed="0" w:qFormat="1"/>
    <w:lsdException w:name="heading 5" w:locked="1" w:semiHidden="0" w:unhideWhenUsed="0" w:qFormat="1"/>
    <w:lsdException w:name="heading 6" w:locked="1" w:semiHidden="0" w:unhideWhenUsed="0" w:qFormat="1"/>
    <w:lsdException w:name="heading 7" w:locked="1" w:qFormat="1"/>
    <w:lsdException w:name="heading 8" w:locked="1" w:qFormat="1"/>
    <w:lsdException w:name="heading 9" w:lock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List" w:locked="1"/>
    <w:lsdException w:name="List Bullet" w:locked="1"/>
    <w:lsdException w:name="List Number" w:locked="1" w:semiHidden="0" w:unhideWhenUsed="0"/>
    <w:lsdException w:name="List 2" w:locked="1"/>
    <w:lsdException w:name="List 3" w:locked="1"/>
    <w:lsdException w:name="List 4" w:locked="1" w:semiHidden="0" w:unhideWhenUsed="0"/>
    <w:lsdException w:name="List 5" w:locked="1" w:semiHidden="0" w:unhideWhenUsed="0"/>
    <w:lsdException w:name="List Bullet 2" w:locked="1"/>
    <w:lsdException w:name="List Bullet 3" w:locked="1"/>
    <w:lsdException w:name="List Bullet 4" w:locked="1"/>
    <w:lsdException w:name="List Bullet 5" w:locked="1"/>
    <w:lsdException w:name="List Number 2" w:locked="1"/>
    <w:lsdException w:name="List Number 3" w:locked="1"/>
    <w:lsdException w:name="List Number 4" w:locked="1"/>
    <w:lsdException w:name="List Number 5" w:locked="1"/>
    <w:lsdException w:name="Title" w:semiHidden="0" w:unhideWhenUsed="0" w:qFormat="1"/>
    <w:lsdException w:name="List Continue" w:locked="1"/>
    <w:lsdException w:name="List Continue 2" w:locked="1"/>
    <w:lsdException w:name="List Continue 3" w:locked="1"/>
    <w:lsdException w:name="List Continue 4" w:locked="1"/>
    <w:lsdException w:name="List Continue 5" w:locked="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iPriority="22" w:unhideWhenUsed="0" w:qFormat="1"/>
    <w:lsdException w:name="Emphasis" w:semiHidden="0" w:unhideWhenUsed="0" w:qFormat="1"/>
    <w:lsdException w:name="Normal (Web)" w:uiPriority="99"/>
    <w:lsdException w:name="HTML Preformatted" w:uiPriority="99"/>
    <w:lsdException w:name="No List" w:uiPriority="99"/>
    <w:lsdException w:name="Table Simple 1" w:locked="1"/>
    <w:lsdException w:name="Table Simple 2" w:locked="1"/>
    <w:lsdException w:name="Table Simple 3" w:locked="1"/>
    <w:lsdException w:name="Table Classic 1" w:locked="1"/>
    <w:lsdException w:name="Table Classic 2" w:locked="1"/>
    <w:lsdException w:name="Table Classic 3" w:locked="1"/>
    <w:lsdException w:name="Table Classic 4" w:locked="1"/>
    <w:lsdException w:name="Table Colorful 1" w:locked="1"/>
    <w:lsdException w:name="Table Colorful 2" w:locked="1"/>
    <w:lsdException w:name="Table Colorful 3" w:locked="1"/>
    <w:lsdException w:name="Table Columns 1" w:locked="1"/>
    <w:lsdException w:name="Table Columns 2" w:locked="1"/>
    <w:lsdException w:name="Table Columns 3" w:locked="1"/>
    <w:lsdException w:name="Table Columns 4" w:locked="1"/>
    <w:lsdException w:name="Table Columns 5" w:locked="1"/>
    <w:lsdException w:name="Table Grid 1" w:locked="1"/>
    <w:lsdException w:name="Table Grid 2" w:locked="1"/>
    <w:lsdException w:name="Table Grid 3" w:locked="1"/>
    <w:lsdException w:name="Table Grid 4" w:locked="1"/>
    <w:lsdException w:name="Table Grid 5" w:locked="1"/>
    <w:lsdException w:name="Table Grid 6" w:locked="1"/>
    <w:lsdException w:name="Table Grid 7" w:locked="1"/>
    <w:lsdException w:name="Table Grid 8" w:locked="1"/>
    <w:lsdException w:name="Table List 1" w:locked="1"/>
    <w:lsdException w:name="Table List 2" w:locked="1"/>
    <w:lsdException w:name="Table List 3" w:locked="1"/>
    <w:lsdException w:name="Table List 4" w:locked="1"/>
    <w:lsdException w:name="Table List 5" w:locked="1"/>
    <w:lsdException w:name="Table List 6" w:locked="1"/>
    <w:lsdException w:name="Table List 7" w:locked="1"/>
    <w:lsdException w:name="Table List 8" w:locked="1"/>
    <w:lsdException w:name="Table 3D effects 1" w:locked="1"/>
    <w:lsdException w:name="Table 3D effects 2" w:locked="1"/>
    <w:lsdException w:name="Table 3D effects 3" w:locked="1"/>
    <w:lsdException w:name="Table Contemporary" w:locked="1"/>
    <w:lsdException w:name="Table Elegant" w:locked="1"/>
    <w:lsdException w:name="Table Professional" w:locked="1"/>
    <w:lsdException w:name="Table Subtle 1" w:locked="1"/>
    <w:lsdException w:name="Table Subtle 2" w:locked="1"/>
    <w:lsdException w:name="Table Web 1" w:locked="1"/>
    <w:lsdException w:name="Table Web 2" w:locked="1"/>
    <w:lsdException w:name="Table Web 3" w:locked="1"/>
    <w:lsdException w:name="Table Grid" w:semiHidden="0" w:unhideWhenUsed="0"/>
    <w:lsdException w:name="Table Theme" w:locked="1"/>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36C05"/>
    <w:rPr>
      <w:rFonts w:ascii="Arial" w:hAnsi="Arial"/>
      <w:sz w:val="24"/>
      <w:szCs w:val="24"/>
    </w:rPr>
  </w:style>
  <w:style w:type="paragraph" w:styleId="Heading1">
    <w:name w:val="heading 1"/>
    <w:basedOn w:val="Normal"/>
    <w:next w:val="Normal"/>
    <w:link w:val="Heading1Char"/>
    <w:qFormat/>
    <w:locked/>
    <w:rsid w:val="00244170"/>
    <w:pPr>
      <w:pageBreakBefore/>
      <w:numPr>
        <w:numId w:val="15"/>
      </w:numPr>
      <w:spacing w:before="240" w:after="60"/>
      <w:outlineLvl w:val="0"/>
    </w:pPr>
    <w:rPr>
      <w:rFonts w:cs="Arial"/>
      <w:b/>
      <w:bCs/>
      <w:kern w:val="32"/>
      <w:sz w:val="32"/>
      <w:szCs w:val="32"/>
    </w:rPr>
  </w:style>
  <w:style w:type="paragraph" w:styleId="Heading2">
    <w:name w:val="heading 2"/>
    <w:basedOn w:val="Normal"/>
    <w:next w:val="Normal"/>
    <w:link w:val="Heading2Char"/>
    <w:qFormat/>
    <w:locked/>
    <w:rsid w:val="00224C71"/>
    <w:pPr>
      <w:numPr>
        <w:ilvl w:val="1"/>
        <w:numId w:val="15"/>
      </w:numPr>
      <w:tabs>
        <w:tab w:val="left" w:pos="900"/>
      </w:tabs>
      <w:spacing w:before="240" w:after="60"/>
      <w:outlineLvl w:val="1"/>
    </w:pPr>
    <w:rPr>
      <w:rFonts w:cs="Arial"/>
      <w:b/>
      <w:bCs/>
      <w:iCs/>
      <w:sz w:val="28"/>
      <w:szCs w:val="28"/>
    </w:rPr>
  </w:style>
  <w:style w:type="paragraph" w:styleId="Heading3">
    <w:name w:val="heading 3"/>
    <w:basedOn w:val="Normal"/>
    <w:next w:val="Normal"/>
    <w:link w:val="Heading3Char"/>
    <w:qFormat/>
    <w:locked/>
    <w:rsid w:val="00224C71"/>
    <w:pPr>
      <w:numPr>
        <w:ilvl w:val="2"/>
        <w:numId w:val="15"/>
      </w:numPr>
      <w:tabs>
        <w:tab w:val="left" w:pos="1080"/>
      </w:tabs>
      <w:spacing w:before="240" w:after="60"/>
      <w:outlineLvl w:val="2"/>
    </w:pPr>
    <w:rPr>
      <w:rFonts w:cs="Arial"/>
      <w:b/>
      <w:bCs/>
      <w:sz w:val="28"/>
      <w:szCs w:val="26"/>
    </w:rPr>
  </w:style>
  <w:style w:type="paragraph" w:styleId="Heading4">
    <w:name w:val="heading 4"/>
    <w:basedOn w:val="Normal"/>
    <w:next w:val="Normal"/>
    <w:link w:val="Heading4Char"/>
    <w:qFormat/>
    <w:locked/>
    <w:rsid w:val="00224C71"/>
    <w:pPr>
      <w:keepNext/>
      <w:numPr>
        <w:ilvl w:val="3"/>
        <w:numId w:val="15"/>
      </w:numPr>
      <w:spacing w:before="240" w:after="60"/>
      <w:outlineLvl w:val="3"/>
    </w:pPr>
    <w:rPr>
      <w:rFonts w:cs="Arial"/>
      <w:b/>
      <w:bCs/>
      <w:sz w:val="28"/>
      <w:szCs w:val="26"/>
    </w:rPr>
  </w:style>
  <w:style w:type="paragraph" w:styleId="Heading5">
    <w:name w:val="heading 5"/>
    <w:basedOn w:val="Normal"/>
    <w:next w:val="Normal"/>
    <w:qFormat/>
    <w:locked/>
    <w:rsid w:val="00FE7A1A"/>
    <w:pPr>
      <w:numPr>
        <w:ilvl w:val="4"/>
        <w:numId w:val="15"/>
      </w:numPr>
      <w:spacing w:before="240" w:after="60"/>
      <w:outlineLvl w:val="4"/>
    </w:pPr>
    <w:rPr>
      <w:b/>
      <w:bCs/>
      <w:i/>
      <w:iCs/>
      <w:sz w:val="26"/>
      <w:szCs w:val="26"/>
    </w:rPr>
  </w:style>
  <w:style w:type="paragraph" w:styleId="Heading6">
    <w:name w:val="heading 6"/>
    <w:basedOn w:val="Normal"/>
    <w:next w:val="Normal"/>
    <w:qFormat/>
    <w:locked/>
    <w:rsid w:val="00FE7A1A"/>
    <w:pPr>
      <w:numPr>
        <w:ilvl w:val="5"/>
        <w:numId w:val="15"/>
      </w:numPr>
      <w:spacing w:before="240" w:after="60"/>
      <w:outlineLvl w:val="5"/>
    </w:pPr>
    <w:rPr>
      <w:rFonts w:ascii="Times New Roman" w:hAnsi="Times New Roman"/>
      <w:b/>
      <w:bCs/>
      <w:sz w:val="22"/>
      <w:szCs w:val="22"/>
    </w:rPr>
  </w:style>
  <w:style w:type="paragraph" w:styleId="Heading7">
    <w:name w:val="heading 7"/>
    <w:basedOn w:val="Normal"/>
    <w:next w:val="Normal"/>
    <w:qFormat/>
    <w:locked/>
    <w:rsid w:val="00FE7A1A"/>
    <w:pPr>
      <w:numPr>
        <w:ilvl w:val="6"/>
        <w:numId w:val="15"/>
      </w:numPr>
      <w:spacing w:before="240" w:after="60"/>
      <w:outlineLvl w:val="6"/>
    </w:pPr>
    <w:rPr>
      <w:rFonts w:ascii="Times New Roman" w:hAnsi="Times New Roman"/>
    </w:rPr>
  </w:style>
  <w:style w:type="paragraph" w:styleId="Heading8">
    <w:name w:val="heading 8"/>
    <w:basedOn w:val="Normal"/>
    <w:next w:val="Normal"/>
    <w:qFormat/>
    <w:locked/>
    <w:rsid w:val="00FE7A1A"/>
    <w:pPr>
      <w:keepNext/>
      <w:numPr>
        <w:ilvl w:val="7"/>
        <w:numId w:val="15"/>
      </w:numPr>
      <w:outlineLvl w:val="7"/>
    </w:pPr>
    <w:rPr>
      <w:color w:val="0000FF"/>
    </w:rPr>
  </w:style>
  <w:style w:type="paragraph" w:styleId="Heading9">
    <w:name w:val="heading 9"/>
    <w:basedOn w:val="Normal"/>
    <w:next w:val="Normal"/>
    <w:qFormat/>
    <w:locked/>
    <w:rsid w:val="00FE7A1A"/>
    <w:pPr>
      <w:keepNext/>
      <w:numPr>
        <w:ilvl w:val="8"/>
        <w:numId w:val="15"/>
      </w:num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rsid w:val="00FE7A1A"/>
    <w:pPr>
      <w:tabs>
        <w:tab w:val="center" w:pos="4320"/>
        <w:tab w:val="right" w:pos="8640"/>
      </w:tabs>
      <w:jc w:val="center"/>
    </w:pPr>
  </w:style>
  <w:style w:type="paragraph" w:styleId="Footer">
    <w:name w:val="footer"/>
    <w:basedOn w:val="Normal"/>
    <w:rsid w:val="00FE7A1A"/>
    <w:pPr>
      <w:pBdr>
        <w:top w:val="single" w:sz="4" w:space="1" w:color="auto"/>
      </w:pBdr>
      <w:tabs>
        <w:tab w:val="center" w:pos="4320"/>
        <w:tab w:val="right" w:pos="8640"/>
      </w:tabs>
    </w:pPr>
  </w:style>
  <w:style w:type="paragraph" w:styleId="TOC2">
    <w:name w:val="toc 2"/>
    <w:basedOn w:val="Normal"/>
    <w:next w:val="Normal"/>
    <w:uiPriority w:val="39"/>
    <w:rsid w:val="00FE7A1A"/>
    <w:rPr>
      <w:rFonts w:ascii="Times New Roman" w:hAnsi="Times New Roman"/>
      <w:b/>
      <w:bCs/>
      <w:smallCaps/>
      <w:sz w:val="22"/>
      <w:szCs w:val="22"/>
    </w:rPr>
  </w:style>
  <w:style w:type="paragraph" w:styleId="TOC1">
    <w:name w:val="toc 1"/>
    <w:basedOn w:val="Normal"/>
    <w:next w:val="Normal"/>
    <w:uiPriority w:val="39"/>
    <w:rsid w:val="00FE7A1A"/>
    <w:pPr>
      <w:spacing w:before="360" w:after="360"/>
    </w:pPr>
    <w:rPr>
      <w:rFonts w:ascii="Times New Roman" w:hAnsi="Times New Roman"/>
      <w:b/>
      <w:bCs/>
      <w:caps/>
      <w:sz w:val="22"/>
      <w:szCs w:val="22"/>
      <w:u w:val="single"/>
    </w:rPr>
  </w:style>
  <w:style w:type="character" w:styleId="Hyperlink">
    <w:name w:val="Hyperlink"/>
    <w:basedOn w:val="DefaultParagraphFont"/>
    <w:uiPriority w:val="99"/>
    <w:rsid w:val="00FE7A1A"/>
    <w:rPr>
      <w:color w:val="0000FF"/>
      <w:u w:val="single"/>
    </w:rPr>
  </w:style>
  <w:style w:type="paragraph" w:customStyle="1" w:styleId="TableHeading">
    <w:name w:val="Table Heading"/>
    <w:basedOn w:val="Normal"/>
    <w:rsid w:val="00FE7A1A"/>
    <w:pPr>
      <w:spacing w:before="40" w:after="40"/>
      <w:jc w:val="center"/>
    </w:pPr>
    <w:rPr>
      <w:b/>
      <w:bCs/>
      <w:szCs w:val="20"/>
    </w:rPr>
  </w:style>
  <w:style w:type="paragraph" w:customStyle="1" w:styleId="TableColumnHeading">
    <w:name w:val="Table Column Heading"/>
    <w:basedOn w:val="Normal"/>
    <w:rsid w:val="00FE7A1A"/>
    <w:pPr>
      <w:spacing w:before="40" w:after="40"/>
      <w:jc w:val="center"/>
    </w:pPr>
    <w:rPr>
      <w:b/>
      <w:bCs/>
      <w:i/>
      <w:iCs/>
      <w:szCs w:val="20"/>
    </w:rPr>
  </w:style>
  <w:style w:type="character" w:customStyle="1" w:styleId="TableText">
    <w:name w:val="Table Text"/>
    <w:basedOn w:val="DefaultParagraphFont"/>
    <w:rsid w:val="00FE7A1A"/>
    <w:rPr>
      <w:rFonts w:ascii="Frutiger-Light" w:hAnsi="Frutiger-Light"/>
      <w:iCs/>
      <w:sz w:val="20"/>
    </w:rPr>
  </w:style>
  <w:style w:type="paragraph" w:styleId="TOC3">
    <w:name w:val="toc 3"/>
    <w:basedOn w:val="Normal"/>
    <w:next w:val="Normal"/>
    <w:uiPriority w:val="39"/>
    <w:rsid w:val="00FE7A1A"/>
    <w:rPr>
      <w:rFonts w:ascii="Times New Roman" w:hAnsi="Times New Roman"/>
      <w:smallCaps/>
      <w:sz w:val="22"/>
      <w:szCs w:val="22"/>
    </w:rPr>
  </w:style>
  <w:style w:type="paragraph" w:styleId="TOC4">
    <w:name w:val="toc 4"/>
    <w:basedOn w:val="Normal"/>
    <w:next w:val="Normal"/>
    <w:uiPriority w:val="39"/>
    <w:rsid w:val="00FE7A1A"/>
    <w:rPr>
      <w:rFonts w:ascii="Times New Roman" w:hAnsi="Times New Roman"/>
      <w:sz w:val="22"/>
      <w:szCs w:val="22"/>
    </w:rPr>
  </w:style>
  <w:style w:type="paragraph" w:styleId="Caption">
    <w:name w:val="caption"/>
    <w:basedOn w:val="Normal"/>
    <w:next w:val="Normal"/>
    <w:qFormat/>
    <w:rsid w:val="00FE7A1A"/>
    <w:rPr>
      <w:b/>
      <w:bCs/>
      <w:sz w:val="20"/>
      <w:szCs w:val="20"/>
    </w:rPr>
  </w:style>
  <w:style w:type="paragraph" w:customStyle="1" w:styleId="TableRowHeading">
    <w:name w:val="Table Row Heading"/>
    <w:basedOn w:val="TableColumnHeading"/>
    <w:rsid w:val="00FE7A1A"/>
    <w:pPr>
      <w:jc w:val="right"/>
    </w:pPr>
  </w:style>
  <w:style w:type="paragraph" w:styleId="TableofFigures">
    <w:name w:val="table of figures"/>
    <w:basedOn w:val="Normal"/>
    <w:next w:val="Normal"/>
    <w:semiHidden/>
    <w:rsid w:val="00FE7A1A"/>
  </w:style>
  <w:style w:type="paragraph" w:styleId="Title">
    <w:name w:val="Title"/>
    <w:basedOn w:val="Normal"/>
    <w:qFormat/>
    <w:rsid w:val="00B40F49"/>
    <w:pPr>
      <w:spacing w:before="240" w:after="60"/>
      <w:jc w:val="center"/>
      <w:outlineLvl w:val="0"/>
    </w:pPr>
    <w:rPr>
      <w:rFonts w:cs="Arial"/>
      <w:b/>
      <w:bCs/>
      <w:kern w:val="28"/>
      <w:sz w:val="48"/>
      <w:szCs w:val="32"/>
    </w:rPr>
  </w:style>
  <w:style w:type="paragraph" w:styleId="TOC5">
    <w:name w:val="toc 5"/>
    <w:basedOn w:val="Normal"/>
    <w:next w:val="Normal"/>
    <w:uiPriority w:val="39"/>
    <w:rsid w:val="00FB2317"/>
    <w:rPr>
      <w:rFonts w:ascii="Times New Roman" w:hAnsi="Times New Roman"/>
      <w:sz w:val="22"/>
      <w:szCs w:val="22"/>
    </w:rPr>
  </w:style>
  <w:style w:type="paragraph" w:styleId="TOC6">
    <w:name w:val="toc 6"/>
    <w:basedOn w:val="Normal"/>
    <w:next w:val="Normal"/>
    <w:uiPriority w:val="39"/>
    <w:rsid w:val="00FB2317"/>
    <w:rPr>
      <w:rFonts w:ascii="Times New Roman" w:hAnsi="Times New Roman"/>
      <w:sz w:val="22"/>
      <w:szCs w:val="22"/>
    </w:rPr>
  </w:style>
  <w:style w:type="paragraph" w:styleId="TOC7">
    <w:name w:val="toc 7"/>
    <w:basedOn w:val="Normal"/>
    <w:next w:val="Normal"/>
    <w:uiPriority w:val="39"/>
    <w:rsid w:val="00FB2317"/>
    <w:rPr>
      <w:rFonts w:ascii="Times New Roman" w:hAnsi="Times New Roman"/>
      <w:sz w:val="22"/>
      <w:szCs w:val="22"/>
    </w:rPr>
  </w:style>
  <w:style w:type="paragraph" w:styleId="TOC8">
    <w:name w:val="toc 8"/>
    <w:basedOn w:val="Normal"/>
    <w:next w:val="Normal"/>
    <w:uiPriority w:val="39"/>
    <w:rsid w:val="00FB2317"/>
    <w:rPr>
      <w:rFonts w:ascii="Times New Roman" w:hAnsi="Times New Roman"/>
      <w:sz w:val="22"/>
      <w:szCs w:val="22"/>
    </w:rPr>
  </w:style>
  <w:style w:type="paragraph" w:styleId="TOC9">
    <w:name w:val="toc 9"/>
    <w:basedOn w:val="Normal"/>
    <w:next w:val="Normal"/>
    <w:uiPriority w:val="39"/>
    <w:rsid w:val="00FB2317"/>
    <w:rPr>
      <w:rFonts w:ascii="Times New Roman" w:hAnsi="Times New Roman"/>
      <w:sz w:val="22"/>
      <w:szCs w:val="22"/>
    </w:rPr>
  </w:style>
  <w:style w:type="table" w:customStyle="1" w:styleId="TableWithColumnHeaders">
    <w:name w:val="Table With Column Headers"/>
    <w:basedOn w:val="TableNormal"/>
    <w:rsid w:val="00DC23C6"/>
    <w:rPr>
      <w:rFonts w:ascii="Frutiger-Light" w:hAnsi="Frutiger-Light"/>
      <w:sz w:val="21"/>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pPr>
        <w:wordWrap/>
        <w:spacing w:beforeLines="0" w:before="0" w:beforeAutospacing="0" w:afterLines="0" w:after="0" w:afterAutospacing="0"/>
        <w:ind w:leftChars="0" w:left="0" w:rightChars="0" w:right="0" w:firstLineChars="0" w:firstLine="0"/>
        <w:contextualSpacing w:val="0"/>
        <w:jc w:val="center"/>
      </w:pPr>
      <w:rPr>
        <w:rFonts w:ascii="Cambria" w:hAnsi="Cambria"/>
        <w:b/>
        <w:i/>
        <w:sz w:val="24"/>
      </w:rPr>
      <w:tblPr/>
      <w:tcPr>
        <w:shd w:val="clear" w:color="auto" w:fill="E0E0E0"/>
      </w:tcPr>
    </w:tblStylePr>
  </w:style>
  <w:style w:type="table" w:customStyle="1" w:styleId="TableWithRowHeaders">
    <w:name w:val="Table With Row Headers"/>
    <w:basedOn w:val="TableNormal"/>
    <w:rsid w:val="00DC23C6"/>
    <w:rPr>
      <w:rFonts w:ascii="Frutiger-Light" w:hAnsi="Frutiger-Light"/>
      <w:sz w:val="21"/>
    </w:rPr>
    <w:tblPr>
      <w:tblInd w:w="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0" w:type="dxa"/>
        <w:left w:w="108" w:type="dxa"/>
        <w:bottom w:w="0" w:type="dxa"/>
        <w:right w:w="108" w:type="dxa"/>
      </w:tblCellMar>
    </w:tblPr>
    <w:tblStylePr w:type="firstCol">
      <w:pPr>
        <w:jc w:val="right"/>
      </w:pPr>
      <w:rPr>
        <w:rFonts w:ascii="Cambria" w:hAnsi="Cambria"/>
        <w:b/>
        <w:i/>
        <w:sz w:val="24"/>
      </w:rPr>
      <w:tblPr/>
      <w:tcPr>
        <w:shd w:val="clear" w:color="auto" w:fill="E0E0E0"/>
      </w:tcPr>
    </w:tblStylePr>
  </w:style>
  <w:style w:type="table" w:customStyle="1" w:styleId="TableWithBothHeaders">
    <w:name w:val="Table With Both Headers"/>
    <w:basedOn w:val="TableNormal"/>
    <w:rsid w:val="003D3EEC"/>
    <w:rPr>
      <w:rFonts w:ascii="Frutiger-Light" w:hAnsi="Frutiger-Light"/>
      <w:sz w:val="21"/>
    </w:rPr>
    <w:tblPr>
      <w:tblInd w:w="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0" w:type="dxa"/>
        <w:left w:w="108" w:type="dxa"/>
        <w:bottom w:w="0" w:type="dxa"/>
        <w:right w:w="108" w:type="dxa"/>
      </w:tblCellMar>
    </w:tblPr>
    <w:tblStylePr w:type="firstRow">
      <w:pPr>
        <w:jc w:val="center"/>
      </w:pPr>
      <w:rPr>
        <w:b/>
        <w:i/>
        <w:sz w:val="24"/>
      </w:rPr>
      <w:tblPr/>
      <w:tcPr>
        <w:shd w:val="clear" w:color="auto" w:fill="E0E0E0"/>
      </w:tcPr>
    </w:tblStylePr>
    <w:tblStylePr w:type="firstCol">
      <w:pPr>
        <w:jc w:val="right"/>
      </w:pPr>
      <w:rPr>
        <w:b/>
        <w:i/>
        <w:sz w:val="24"/>
      </w:rPr>
      <w:tblPr/>
      <w:tcPr>
        <w:shd w:val="clear" w:color="auto" w:fill="E0E0E0"/>
        <w:vAlign w:val="center"/>
      </w:tcPr>
    </w:tblStylePr>
  </w:style>
  <w:style w:type="paragraph" w:styleId="ListNumber">
    <w:name w:val="List Number"/>
    <w:basedOn w:val="Normal"/>
    <w:locked/>
    <w:rsid w:val="00E41F0C"/>
    <w:pPr>
      <w:numPr>
        <w:numId w:val="3"/>
      </w:numPr>
    </w:pPr>
  </w:style>
  <w:style w:type="paragraph" w:styleId="ListBullet">
    <w:name w:val="List Bullet"/>
    <w:basedOn w:val="Normal"/>
    <w:locked/>
    <w:rsid w:val="00B45BB0"/>
    <w:pPr>
      <w:numPr>
        <w:numId w:val="2"/>
      </w:numPr>
    </w:pPr>
  </w:style>
  <w:style w:type="paragraph" w:styleId="BodyText">
    <w:name w:val="Body Text"/>
    <w:basedOn w:val="Normal"/>
    <w:rsid w:val="00B45BB0"/>
    <w:pPr>
      <w:spacing w:after="120"/>
    </w:pPr>
  </w:style>
  <w:style w:type="paragraph" w:customStyle="1" w:styleId="TitleSmall">
    <w:name w:val="Title Small"/>
    <w:basedOn w:val="Title"/>
    <w:rsid w:val="00B40F49"/>
    <w:rPr>
      <w:sz w:val="24"/>
    </w:rPr>
  </w:style>
  <w:style w:type="paragraph" w:styleId="BalloonText">
    <w:name w:val="Balloon Text"/>
    <w:basedOn w:val="Normal"/>
    <w:semiHidden/>
    <w:rsid w:val="00EB62FE"/>
    <w:rPr>
      <w:rFonts w:ascii="Tahoma" w:hAnsi="Tahoma" w:cs="Tahoma"/>
      <w:sz w:val="16"/>
      <w:szCs w:val="16"/>
    </w:rPr>
  </w:style>
  <w:style w:type="table" w:styleId="TableGrid">
    <w:name w:val="Table Grid"/>
    <w:basedOn w:val="TableNormal"/>
    <w:rsid w:val="00855D5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BodyTextBlue">
    <w:name w:val="Body Text Blue"/>
    <w:basedOn w:val="Normal"/>
    <w:link w:val="BodyTextBlueChar"/>
    <w:rsid w:val="00F43925"/>
    <w:rPr>
      <w:color w:val="0000FF"/>
    </w:rPr>
  </w:style>
  <w:style w:type="character" w:customStyle="1" w:styleId="Heading3Char">
    <w:name w:val="Heading 3 Char"/>
    <w:basedOn w:val="DefaultParagraphFont"/>
    <w:link w:val="Heading3"/>
    <w:rsid w:val="0049394C"/>
    <w:rPr>
      <w:rFonts w:ascii="Arial" w:hAnsi="Arial" w:cs="Arial"/>
      <w:b/>
      <w:bCs/>
      <w:sz w:val="28"/>
      <w:szCs w:val="26"/>
    </w:rPr>
  </w:style>
  <w:style w:type="paragraph" w:styleId="DocumentMap">
    <w:name w:val="Document Map"/>
    <w:basedOn w:val="Normal"/>
    <w:semiHidden/>
    <w:rsid w:val="007D09C9"/>
    <w:pPr>
      <w:shd w:val="clear" w:color="auto" w:fill="000080"/>
    </w:pPr>
    <w:rPr>
      <w:rFonts w:ascii="Tahoma" w:hAnsi="Tahoma" w:cs="Tahoma"/>
      <w:sz w:val="20"/>
      <w:szCs w:val="20"/>
    </w:rPr>
  </w:style>
  <w:style w:type="character" w:customStyle="1" w:styleId="BodyTextBlueChar">
    <w:name w:val="Body Text Blue Char"/>
    <w:basedOn w:val="DefaultParagraphFont"/>
    <w:link w:val="BodyTextBlue"/>
    <w:rsid w:val="000B6E26"/>
    <w:rPr>
      <w:rFonts w:ascii="Frutiger-Light" w:hAnsi="Frutiger-Light"/>
      <w:color w:val="0000FF"/>
      <w:sz w:val="24"/>
      <w:szCs w:val="24"/>
      <w:lang w:val="en-US" w:eastAsia="en-US" w:bidi="ar-SA"/>
    </w:rPr>
  </w:style>
  <w:style w:type="paragraph" w:styleId="BlockText">
    <w:name w:val="Block Text"/>
    <w:basedOn w:val="Normal"/>
    <w:rsid w:val="00CF7364"/>
    <w:pPr>
      <w:spacing w:after="120"/>
      <w:ind w:left="1440" w:right="1440"/>
    </w:pPr>
  </w:style>
  <w:style w:type="paragraph" w:styleId="BodyText2">
    <w:name w:val="Body Text 2"/>
    <w:basedOn w:val="Normal"/>
    <w:rsid w:val="00CF7364"/>
    <w:pPr>
      <w:spacing w:after="120" w:line="480" w:lineRule="auto"/>
    </w:pPr>
  </w:style>
  <w:style w:type="paragraph" w:styleId="BodyText3">
    <w:name w:val="Body Text 3"/>
    <w:basedOn w:val="Normal"/>
    <w:rsid w:val="00CF7364"/>
    <w:pPr>
      <w:spacing w:after="120"/>
    </w:pPr>
    <w:rPr>
      <w:sz w:val="16"/>
      <w:szCs w:val="16"/>
    </w:rPr>
  </w:style>
  <w:style w:type="paragraph" w:styleId="BodyTextFirstIndent">
    <w:name w:val="Body Text First Indent"/>
    <w:basedOn w:val="BodyText"/>
    <w:rsid w:val="00CF7364"/>
    <w:pPr>
      <w:ind w:firstLine="210"/>
    </w:pPr>
  </w:style>
  <w:style w:type="paragraph" w:styleId="BodyTextIndent">
    <w:name w:val="Body Text Indent"/>
    <w:basedOn w:val="Normal"/>
    <w:rsid w:val="00CF7364"/>
    <w:pPr>
      <w:spacing w:after="120"/>
      <w:ind w:left="360"/>
    </w:pPr>
  </w:style>
  <w:style w:type="paragraph" w:styleId="BodyTextFirstIndent2">
    <w:name w:val="Body Text First Indent 2"/>
    <w:basedOn w:val="BodyTextIndent"/>
    <w:rsid w:val="00CF7364"/>
    <w:pPr>
      <w:ind w:firstLine="210"/>
    </w:pPr>
  </w:style>
  <w:style w:type="paragraph" w:styleId="BodyTextIndent2">
    <w:name w:val="Body Text Indent 2"/>
    <w:basedOn w:val="Normal"/>
    <w:rsid w:val="00CF7364"/>
    <w:pPr>
      <w:spacing w:after="120" w:line="480" w:lineRule="auto"/>
      <w:ind w:left="360"/>
    </w:pPr>
  </w:style>
  <w:style w:type="paragraph" w:styleId="BodyTextIndent3">
    <w:name w:val="Body Text Indent 3"/>
    <w:basedOn w:val="Normal"/>
    <w:rsid w:val="00CF7364"/>
    <w:pPr>
      <w:spacing w:after="120"/>
      <w:ind w:left="360"/>
    </w:pPr>
    <w:rPr>
      <w:sz w:val="16"/>
      <w:szCs w:val="16"/>
    </w:rPr>
  </w:style>
  <w:style w:type="paragraph" w:styleId="Closing">
    <w:name w:val="Closing"/>
    <w:basedOn w:val="Normal"/>
    <w:rsid w:val="00CF7364"/>
    <w:pPr>
      <w:ind w:left="4320"/>
    </w:pPr>
  </w:style>
  <w:style w:type="paragraph" w:styleId="CommentText">
    <w:name w:val="annotation text"/>
    <w:basedOn w:val="Normal"/>
    <w:semiHidden/>
    <w:rsid w:val="00CF7364"/>
    <w:rPr>
      <w:sz w:val="20"/>
      <w:szCs w:val="20"/>
    </w:rPr>
  </w:style>
  <w:style w:type="paragraph" w:styleId="CommentSubject">
    <w:name w:val="annotation subject"/>
    <w:basedOn w:val="CommentText"/>
    <w:next w:val="CommentText"/>
    <w:semiHidden/>
    <w:rsid w:val="00CF7364"/>
    <w:rPr>
      <w:b/>
      <w:bCs/>
    </w:rPr>
  </w:style>
  <w:style w:type="paragraph" w:styleId="Date">
    <w:name w:val="Date"/>
    <w:basedOn w:val="Normal"/>
    <w:next w:val="Normal"/>
    <w:rsid w:val="00CF7364"/>
  </w:style>
  <w:style w:type="paragraph" w:styleId="E-mailSignature">
    <w:name w:val="E-mail Signature"/>
    <w:basedOn w:val="Normal"/>
    <w:rsid w:val="00CF7364"/>
  </w:style>
  <w:style w:type="paragraph" w:styleId="EndnoteText">
    <w:name w:val="endnote text"/>
    <w:basedOn w:val="Normal"/>
    <w:semiHidden/>
    <w:rsid w:val="00CF7364"/>
    <w:rPr>
      <w:sz w:val="20"/>
      <w:szCs w:val="20"/>
    </w:rPr>
  </w:style>
  <w:style w:type="paragraph" w:styleId="EnvelopeAddress">
    <w:name w:val="envelope address"/>
    <w:basedOn w:val="Normal"/>
    <w:rsid w:val="00CF7364"/>
    <w:pPr>
      <w:framePr w:w="7920" w:h="1980" w:hRule="exact" w:hSpace="180" w:wrap="auto" w:hAnchor="page" w:xAlign="center" w:yAlign="bottom"/>
      <w:ind w:left="2880"/>
    </w:pPr>
    <w:rPr>
      <w:rFonts w:cs="Arial"/>
    </w:rPr>
  </w:style>
  <w:style w:type="paragraph" w:styleId="EnvelopeReturn">
    <w:name w:val="envelope return"/>
    <w:basedOn w:val="Normal"/>
    <w:rsid w:val="00CF7364"/>
    <w:rPr>
      <w:rFonts w:cs="Arial"/>
      <w:sz w:val="20"/>
      <w:szCs w:val="20"/>
    </w:rPr>
  </w:style>
  <w:style w:type="paragraph" w:styleId="FootnoteText">
    <w:name w:val="footnote text"/>
    <w:basedOn w:val="Normal"/>
    <w:semiHidden/>
    <w:rsid w:val="00CF7364"/>
    <w:rPr>
      <w:sz w:val="20"/>
      <w:szCs w:val="20"/>
    </w:rPr>
  </w:style>
  <w:style w:type="paragraph" w:styleId="HTMLAddress">
    <w:name w:val="HTML Address"/>
    <w:basedOn w:val="Normal"/>
    <w:rsid w:val="00CF7364"/>
    <w:rPr>
      <w:i/>
      <w:iCs/>
    </w:rPr>
  </w:style>
  <w:style w:type="paragraph" w:styleId="HTMLPreformatted">
    <w:name w:val="HTML Preformatted"/>
    <w:basedOn w:val="Normal"/>
    <w:link w:val="HTMLPreformattedChar"/>
    <w:uiPriority w:val="99"/>
    <w:rsid w:val="00CF7364"/>
    <w:rPr>
      <w:rFonts w:ascii="Courier New" w:hAnsi="Courier New" w:cs="Courier New"/>
      <w:sz w:val="20"/>
      <w:szCs w:val="20"/>
    </w:rPr>
  </w:style>
  <w:style w:type="paragraph" w:styleId="Index1">
    <w:name w:val="index 1"/>
    <w:basedOn w:val="Normal"/>
    <w:next w:val="Normal"/>
    <w:semiHidden/>
    <w:rsid w:val="00CF7364"/>
    <w:pPr>
      <w:ind w:left="240" w:hanging="240"/>
    </w:pPr>
  </w:style>
  <w:style w:type="paragraph" w:styleId="Index2">
    <w:name w:val="index 2"/>
    <w:basedOn w:val="Normal"/>
    <w:next w:val="Normal"/>
    <w:semiHidden/>
    <w:rsid w:val="00CF7364"/>
    <w:pPr>
      <w:ind w:left="480" w:hanging="240"/>
    </w:pPr>
  </w:style>
  <w:style w:type="paragraph" w:styleId="Index3">
    <w:name w:val="index 3"/>
    <w:basedOn w:val="Normal"/>
    <w:next w:val="Normal"/>
    <w:semiHidden/>
    <w:rsid w:val="00CF7364"/>
    <w:pPr>
      <w:ind w:left="720" w:hanging="240"/>
    </w:pPr>
  </w:style>
  <w:style w:type="paragraph" w:styleId="Index4">
    <w:name w:val="index 4"/>
    <w:basedOn w:val="Normal"/>
    <w:next w:val="Normal"/>
    <w:semiHidden/>
    <w:rsid w:val="00CF7364"/>
    <w:pPr>
      <w:ind w:left="960" w:hanging="240"/>
    </w:pPr>
  </w:style>
  <w:style w:type="paragraph" w:styleId="Index5">
    <w:name w:val="index 5"/>
    <w:basedOn w:val="Normal"/>
    <w:next w:val="Normal"/>
    <w:semiHidden/>
    <w:rsid w:val="00CF7364"/>
    <w:pPr>
      <w:ind w:left="1200" w:hanging="240"/>
    </w:pPr>
  </w:style>
  <w:style w:type="paragraph" w:styleId="Index6">
    <w:name w:val="index 6"/>
    <w:basedOn w:val="Normal"/>
    <w:next w:val="Normal"/>
    <w:semiHidden/>
    <w:rsid w:val="00CF7364"/>
    <w:pPr>
      <w:ind w:left="1440" w:hanging="240"/>
    </w:pPr>
  </w:style>
  <w:style w:type="paragraph" w:styleId="Index7">
    <w:name w:val="index 7"/>
    <w:basedOn w:val="Normal"/>
    <w:next w:val="Normal"/>
    <w:semiHidden/>
    <w:rsid w:val="00CF7364"/>
    <w:pPr>
      <w:ind w:left="1680" w:hanging="240"/>
    </w:pPr>
  </w:style>
  <w:style w:type="paragraph" w:styleId="Index8">
    <w:name w:val="index 8"/>
    <w:basedOn w:val="Normal"/>
    <w:next w:val="Normal"/>
    <w:semiHidden/>
    <w:rsid w:val="00CF7364"/>
    <w:pPr>
      <w:ind w:left="1920" w:hanging="240"/>
    </w:pPr>
  </w:style>
  <w:style w:type="paragraph" w:styleId="Index9">
    <w:name w:val="index 9"/>
    <w:basedOn w:val="Normal"/>
    <w:next w:val="Normal"/>
    <w:semiHidden/>
    <w:rsid w:val="00CF7364"/>
    <w:pPr>
      <w:ind w:left="2160" w:hanging="240"/>
    </w:pPr>
  </w:style>
  <w:style w:type="paragraph" w:styleId="IndexHeading">
    <w:name w:val="index heading"/>
    <w:basedOn w:val="Normal"/>
    <w:next w:val="Index1"/>
    <w:semiHidden/>
    <w:rsid w:val="00CF7364"/>
    <w:rPr>
      <w:rFonts w:cs="Arial"/>
      <w:b/>
      <w:bCs/>
    </w:rPr>
  </w:style>
  <w:style w:type="paragraph" w:styleId="List">
    <w:name w:val="List"/>
    <w:basedOn w:val="Normal"/>
    <w:locked/>
    <w:rsid w:val="00CF7364"/>
    <w:pPr>
      <w:ind w:left="360" w:hanging="360"/>
    </w:pPr>
  </w:style>
  <w:style w:type="paragraph" w:styleId="List2">
    <w:name w:val="List 2"/>
    <w:basedOn w:val="Normal"/>
    <w:locked/>
    <w:rsid w:val="00CF7364"/>
    <w:pPr>
      <w:ind w:left="720" w:hanging="360"/>
    </w:pPr>
  </w:style>
  <w:style w:type="paragraph" w:styleId="List3">
    <w:name w:val="List 3"/>
    <w:basedOn w:val="Normal"/>
    <w:locked/>
    <w:rsid w:val="00CF7364"/>
    <w:pPr>
      <w:ind w:left="1080" w:hanging="360"/>
    </w:pPr>
  </w:style>
  <w:style w:type="paragraph" w:styleId="List4">
    <w:name w:val="List 4"/>
    <w:basedOn w:val="Normal"/>
    <w:locked/>
    <w:rsid w:val="00CF7364"/>
    <w:pPr>
      <w:ind w:left="1440" w:hanging="360"/>
    </w:pPr>
  </w:style>
  <w:style w:type="paragraph" w:styleId="List5">
    <w:name w:val="List 5"/>
    <w:basedOn w:val="Normal"/>
    <w:locked/>
    <w:rsid w:val="00CF7364"/>
    <w:pPr>
      <w:ind w:left="1800" w:hanging="360"/>
    </w:pPr>
  </w:style>
  <w:style w:type="paragraph" w:styleId="ListBullet2">
    <w:name w:val="List Bullet 2"/>
    <w:basedOn w:val="Normal"/>
    <w:locked/>
    <w:rsid w:val="00CF7364"/>
    <w:pPr>
      <w:numPr>
        <w:numId w:val="4"/>
      </w:numPr>
    </w:pPr>
  </w:style>
  <w:style w:type="paragraph" w:styleId="ListBullet3">
    <w:name w:val="List Bullet 3"/>
    <w:basedOn w:val="Normal"/>
    <w:locked/>
    <w:rsid w:val="00CF7364"/>
    <w:pPr>
      <w:numPr>
        <w:numId w:val="5"/>
      </w:numPr>
    </w:pPr>
  </w:style>
  <w:style w:type="paragraph" w:styleId="ListBullet4">
    <w:name w:val="List Bullet 4"/>
    <w:basedOn w:val="Normal"/>
    <w:locked/>
    <w:rsid w:val="00CF7364"/>
    <w:pPr>
      <w:numPr>
        <w:numId w:val="6"/>
      </w:numPr>
    </w:pPr>
  </w:style>
  <w:style w:type="paragraph" w:styleId="ListBullet5">
    <w:name w:val="List Bullet 5"/>
    <w:basedOn w:val="Normal"/>
    <w:locked/>
    <w:rsid w:val="00CF7364"/>
    <w:pPr>
      <w:numPr>
        <w:numId w:val="7"/>
      </w:numPr>
    </w:pPr>
  </w:style>
  <w:style w:type="paragraph" w:styleId="ListContinue">
    <w:name w:val="List Continue"/>
    <w:basedOn w:val="Normal"/>
    <w:locked/>
    <w:rsid w:val="00CF7364"/>
    <w:pPr>
      <w:spacing w:after="120"/>
      <w:ind w:left="360"/>
    </w:pPr>
  </w:style>
  <w:style w:type="paragraph" w:styleId="ListContinue2">
    <w:name w:val="List Continue 2"/>
    <w:basedOn w:val="Normal"/>
    <w:locked/>
    <w:rsid w:val="00CF7364"/>
    <w:pPr>
      <w:spacing w:after="120"/>
      <w:ind w:left="720"/>
    </w:pPr>
  </w:style>
  <w:style w:type="paragraph" w:styleId="ListContinue3">
    <w:name w:val="List Continue 3"/>
    <w:basedOn w:val="Normal"/>
    <w:locked/>
    <w:rsid w:val="00CF7364"/>
    <w:pPr>
      <w:spacing w:after="120"/>
      <w:ind w:left="1080"/>
    </w:pPr>
  </w:style>
  <w:style w:type="paragraph" w:styleId="ListContinue4">
    <w:name w:val="List Continue 4"/>
    <w:basedOn w:val="Normal"/>
    <w:locked/>
    <w:rsid w:val="00CF7364"/>
    <w:pPr>
      <w:spacing w:after="120"/>
      <w:ind w:left="1440"/>
    </w:pPr>
  </w:style>
  <w:style w:type="paragraph" w:styleId="ListContinue5">
    <w:name w:val="List Continue 5"/>
    <w:basedOn w:val="Normal"/>
    <w:locked/>
    <w:rsid w:val="00CF7364"/>
    <w:pPr>
      <w:spacing w:after="120"/>
      <w:ind w:left="1800"/>
    </w:pPr>
  </w:style>
  <w:style w:type="paragraph" w:styleId="ListNumber2">
    <w:name w:val="List Number 2"/>
    <w:basedOn w:val="Normal"/>
    <w:locked/>
    <w:rsid w:val="00CF7364"/>
    <w:pPr>
      <w:numPr>
        <w:numId w:val="8"/>
      </w:numPr>
    </w:pPr>
  </w:style>
  <w:style w:type="paragraph" w:styleId="ListNumber3">
    <w:name w:val="List Number 3"/>
    <w:basedOn w:val="Normal"/>
    <w:locked/>
    <w:rsid w:val="00CF7364"/>
    <w:pPr>
      <w:numPr>
        <w:numId w:val="9"/>
      </w:numPr>
    </w:pPr>
  </w:style>
  <w:style w:type="paragraph" w:styleId="ListNumber4">
    <w:name w:val="List Number 4"/>
    <w:basedOn w:val="Normal"/>
    <w:locked/>
    <w:rsid w:val="00CF7364"/>
    <w:pPr>
      <w:numPr>
        <w:numId w:val="10"/>
      </w:numPr>
    </w:pPr>
  </w:style>
  <w:style w:type="paragraph" w:styleId="ListNumber5">
    <w:name w:val="List Number 5"/>
    <w:basedOn w:val="Normal"/>
    <w:locked/>
    <w:rsid w:val="00CF7364"/>
    <w:pPr>
      <w:numPr>
        <w:numId w:val="11"/>
      </w:numPr>
    </w:pPr>
  </w:style>
  <w:style w:type="paragraph" w:styleId="MacroText">
    <w:name w:val="macro"/>
    <w:semiHidden/>
    <w:rsid w:val="00CF7364"/>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rPr>
  </w:style>
  <w:style w:type="paragraph" w:styleId="MessageHeader">
    <w:name w:val="Message Header"/>
    <w:basedOn w:val="Normal"/>
    <w:rsid w:val="00CF7364"/>
    <w:pPr>
      <w:pBdr>
        <w:top w:val="single" w:sz="6" w:space="1" w:color="auto"/>
        <w:left w:val="single" w:sz="6" w:space="1" w:color="auto"/>
        <w:bottom w:val="single" w:sz="6" w:space="1" w:color="auto"/>
        <w:right w:val="single" w:sz="6" w:space="1" w:color="auto"/>
      </w:pBdr>
      <w:shd w:val="pct20" w:color="auto" w:fill="auto"/>
      <w:ind w:left="1080" w:hanging="1080"/>
    </w:pPr>
    <w:rPr>
      <w:rFonts w:cs="Arial"/>
    </w:rPr>
  </w:style>
  <w:style w:type="paragraph" w:styleId="NormalWeb">
    <w:name w:val="Normal (Web)"/>
    <w:basedOn w:val="Normal"/>
    <w:uiPriority w:val="99"/>
    <w:rsid w:val="00CF7364"/>
    <w:rPr>
      <w:rFonts w:ascii="Times New Roman" w:hAnsi="Times New Roman"/>
    </w:rPr>
  </w:style>
  <w:style w:type="paragraph" w:styleId="NormalIndent">
    <w:name w:val="Normal Indent"/>
    <w:basedOn w:val="Normal"/>
    <w:rsid w:val="00CF7364"/>
    <w:pPr>
      <w:ind w:left="720"/>
    </w:pPr>
  </w:style>
  <w:style w:type="paragraph" w:styleId="NoteHeading">
    <w:name w:val="Note Heading"/>
    <w:basedOn w:val="Normal"/>
    <w:next w:val="Normal"/>
    <w:rsid w:val="00CF7364"/>
  </w:style>
  <w:style w:type="paragraph" w:styleId="PlainText">
    <w:name w:val="Plain Text"/>
    <w:basedOn w:val="Normal"/>
    <w:rsid w:val="00CF7364"/>
    <w:rPr>
      <w:rFonts w:ascii="Courier New" w:hAnsi="Courier New" w:cs="Courier New"/>
      <w:sz w:val="20"/>
      <w:szCs w:val="20"/>
    </w:rPr>
  </w:style>
  <w:style w:type="paragraph" w:styleId="Salutation">
    <w:name w:val="Salutation"/>
    <w:basedOn w:val="Normal"/>
    <w:next w:val="Normal"/>
    <w:rsid w:val="00CF7364"/>
  </w:style>
  <w:style w:type="paragraph" w:styleId="Signature">
    <w:name w:val="Signature"/>
    <w:basedOn w:val="Normal"/>
    <w:rsid w:val="00CF7364"/>
    <w:pPr>
      <w:ind w:left="4320"/>
    </w:pPr>
  </w:style>
  <w:style w:type="paragraph" w:styleId="Subtitle">
    <w:name w:val="Subtitle"/>
    <w:basedOn w:val="Normal"/>
    <w:qFormat/>
    <w:rsid w:val="00CF7364"/>
    <w:pPr>
      <w:spacing w:after="60"/>
      <w:jc w:val="center"/>
      <w:outlineLvl w:val="1"/>
    </w:pPr>
    <w:rPr>
      <w:rFonts w:cs="Arial"/>
    </w:rPr>
  </w:style>
  <w:style w:type="paragraph" w:styleId="TableofAuthorities">
    <w:name w:val="table of authorities"/>
    <w:basedOn w:val="Normal"/>
    <w:next w:val="Normal"/>
    <w:semiHidden/>
    <w:rsid w:val="00CF7364"/>
    <w:pPr>
      <w:ind w:left="240" w:hanging="240"/>
    </w:pPr>
  </w:style>
  <w:style w:type="paragraph" w:styleId="TOAHeading">
    <w:name w:val="toa heading"/>
    <w:basedOn w:val="Normal"/>
    <w:next w:val="Normal"/>
    <w:semiHidden/>
    <w:rsid w:val="00CF7364"/>
    <w:pPr>
      <w:spacing w:before="120"/>
    </w:pPr>
    <w:rPr>
      <w:rFonts w:cs="Arial"/>
      <w:b/>
      <w:bCs/>
    </w:rPr>
  </w:style>
  <w:style w:type="character" w:styleId="CommentReference">
    <w:name w:val="annotation reference"/>
    <w:basedOn w:val="DefaultParagraphFont"/>
    <w:semiHidden/>
    <w:rsid w:val="00CC5442"/>
    <w:rPr>
      <w:sz w:val="16"/>
      <w:szCs w:val="16"/>
    </w:rPr>
  </w:style>
  <w:style w:type="character" w:styleId="Strong">
    <w:name w:val="Strong"/>
    <w:basedOn w:val="DefaultParagraphFont"/>
    <w:uiPriority w:val="22"/>
    <w:qFormat/>
    <w:rsid w:val="00BA4F8C"/>
    <w:rPr>
      <w:rFonts w:ascii="Arial" w:hAnsi="Arial"/>
      <w:b/>
      <w:bCs/>
    </w:rPr>
  </w:style>
  <w:style w:type="character" w:customStyle="1" w:styleId="Heading1Char">
    <w:name w:val="Heading 1 Char"/>
    <w:basedOn w:val="DefaultParagraphFont"/>
    <w:link w:val="Heading1"/>
    <w:uiPriority w:val="9"/>
    <w:rsid w:val="00815F51"/>
    <w:rPr>
      <w:rFonts w:ascii="Arial" w:hAnsi="Arial" w:cs="Arial"/>
      <w:b/>
      <w:bCs/>
      <w:kern w:val="32"/>
      <w:sz w:val="32"/>
      <w:szCs w:val="32"/>
    </w:rPr>
  </w:style>
  <w:style w:type="character" w:customStyle="1" w:styleId="Heading2Char">
    <w:name w:val="Heading 2 Char"/>
    <w:basedOn w:val="DefaultParagraphFont"/>
    <w:link w:val="Heading2"/>
    <w:rsid w:val="00815F51"/>
    <w:rPr>
      <w:rFonts w:ascii="Arial" w:hAnsi="Arial" w:cs="Arial"/>
      <w:b/>
      <w:bCs/>
      <w:iCs/>
      <w:sz w:val="28"/>
      <w:szCs w:val="28"/>
    </w:rPr>
  </w:style>
  <w:style w:type="paragraph" w:styleId="ListParagraph">
    <w:name w:val="List Paragraph"/>
    <w:basedOn w:val="Normal"/>
    <w:uiPriority w:val="34"/>
    <w:qFormat/>
    <w:rsid w:val="008B2373"/>
    <w:pPr>
      <w:ind w:left="720"/>
      <w:contextualSpacing/>
    </w:pPr>
  </w:style>
  <w:style w:type="paragraph" w:styleId="Revision">
    <w:name w:val="Revision"/>
    <w:hidden/>
    <w:uiPriority w:val="99"/>
    <w:semiHidden/>
    <w:rsid w:val="000B09C0"/>
    <w:rPr>
      <w:rFonts w:ascii="Arial" w:hAnsi="Arial"/>
      <w:sz w:val="24"/>
      <w:szCs w:val="24"/>
    </w:rPr>
  </w:style>
  <w:style w:type="character" w:styleId="FollowedHyperlink">
    <w:name w:val="FollowedHyperlink"/>
    <w:basedOn w:val="DefaultParagraphFont"/>
    <w:rsid w:val="00C0544C"/>
    <w:rPr>
      <w:color w:val="800080" w:themeColor="followedHyperlink"/>
      <w:u w:val="single"/>
    </w:rPr>
  </w:style>
  <w:style w:type="paragraph" w:customStyle="1" w:styleId="Body">
    <w:name w:val="Body"/>
    <w:basedOn w:val="Normal"/>
    <w:rsid w:val="00FD0615"/>
    <w:pPr>
      <w:ind w:left="360"/>
    </w:pPr>
    <w:rPr>
      <w:rFonts w:ascii="Times New Roman" w:hAnsi="Times New Roman"/>
      <w:sz w:val="20"/>
      <w:szCs w:val="20"/>
    </w:rPr>
  </w:style>
  <w:style w:type="character" w:customStyle="1" w:styleId="HTMLPreformattedChar">
    <w:name w:val="HTML Preformatted Char"/>
    <w:basedOn w:val="DefaultParagraphFont"/>
    <w:link w:val="HTMLPreformatted"/>
    <w:uiPriority w:val="99"/>
    <w:rsid w:val="00B152F8"/>
    <w:rPr>
      <w:rFonts w:ascii="Courier New" w:hAnsi="Courier New" w:cs="Courier New"/>
    </w:rPr>
  </w:style>
  <w:style w:type="character" w:customStyle="1" w:styleId="ms-sitemapdirectional">
    <w:name w:val="ms-sitemapdirectional"/>
    <w:basedOn w:val="DefaultParagraphFont"/>
    <w:rsid w:val="00E7136E"/>
  </w:style>
  <w:style w:type="character" w:customStyle="1" w:styleId="Heading4Char">
    <w:name w:val="Heading 4 Char"/>
    <w:basedOn w:val="DefaultParagraphFont"/>
    <w:link w:val="Heading4"/>
    <w:locked/>
    <w:rsid w:val="00B23B51"/>
    <w:rPr>
      <w:rFonts w:ascii="Arial" w:hAnsi="Arial" w:cs="Arial"/>
      <w:b/>
      <w:bCs/>
      <w:sz w:val="28"/>
      <w:szCs w:val="26"/>
    </w:rPr>
  </w:style>
  <w:style w:type="character" w:customStyle="1" w:styleId="HeaderChar">
    <w:name w:val="Header Char"/>
    <w:link w:val="Header"/>
    <w:rsid w:val="00CE0A8E"/>
    <w:rPr>
      <w:rFonts w:ascii="Arial" w:hAnsi="Arial"/>
      <w:sz w:val="24"/>
      <w:szCs w:val="24"/>
    </w:rPr>
  </w:style>
  <w:style w:type="paragraph" w:customStyle="1" w:styleId="PGETitlePage">
    <w:name w:val="PGE Title Page"/>
    <w:basedOn w:val="Normal"/>
    <w:rsid w:val="00CE0A8E"/>
    <w:pPr>
      <w:spacing w:before="60" w:after="60"/>
    </w:pPr>
    <w:rPr>
      <w:rFonts w:ascii="Times New Roman" w:hAnsi="Times New Roman"/>
      <w:b/>
      <w:sz w:val="36"/>
      <w:szCs w:val="36"/>
    </w:rPr>
  </w:style>
  <w:style w:type="paragraph" w:customStyle="1" w:styleId="Header1">
    <w:name w:val="Header1"/>
    <w:basedOn w:val="Header"/>
    <w:autoRedefine/>
    <w:rsid w:val="00CE0A8E"/>
    <w:pPr>
      <w:tabs>
        <w:tab w:val="clear" w:pos="4320"/>
        <w:tab w:val="clear" w:pos="8640"/>
      </w:tabs>
      <w:spacing w:before="120" w:line="280" w:lineRule="atLeast"/>
      <w:jc w:val="left"/>
    </w:pPr>
    <w:rPr>
      <w:rFonts w:ascii="Cambria" w:hAnsi="Cambria"/>
      <w:b/>
      <w:i/>
      <w:color w:val="FFFFFF"/>
      <w:spacing w:val="28"/>
      <w:sz w:val="32"/>
    </w:rPr>
  </w:style>
  <w:style w:type="paragraph" w:customStyle="1" w:styleId="Bold">
    <w:name w:val="Bold"/>
    <w:basedOn w:val="Normal"/>
    <w:rsid w:val="00CE0A8E"/>
    <w:pPr>
      <w:spacing w:line="280" w:lineRule="atLeast"/>
    </w:pPr>
    <w:rPr>
      <w:rFonts w:ascii="Arial Bold" w:hAnsi="Arial Bold"/>
      <w:b/>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3911201">
      <w:bodyDiv w:val="1"/>
      <w:marLeft w:val="0"/>
      <w:marRight w:val="0"/>
      <w:marTop w:val="0"/>
      <w:marBottom w:val="0"/>
      <w:divBdr>
        <w:top w:val="none" w:sz="0" w:space="0" w:color="auto"/>
        <w:left w:val="none" w:sz="0" w:space="0" w:color="auto"/>
        <w:bottom w:val="none" w:sz="0" w:space="0" w:color="auto"/>
        <w:right w:val="none" w:sz="0" w:space="0" w:color="auto"/>
      </w:divBdr>
    </w:div>
    <w:div w:id="46685652">
      <w:bodyDiv w:val="1"/>
      <w:marLeft w:val="0"/>
      <w:marRight w:val="0"/>
      <w:marTop w:val="0"/>
      <w:marBottom w:val="0"/>
      <w:divBdr>
        <w:top w:val="none" w:sz="0" w:space="0" w:color="auto"/>
        <w:left w:val="none" w:sz="0" w:space="0" w:color="auto"/>
        <w:bottom w:val="none" w:sz="0" w:space="0" w:color="auto"/>
        <w:right w:val="none" w:sz="0" w:space="0" w:color="auto"/>
      </w:divBdr>
    </w:div>
    <w:div w:id="66660526">
      <w:bodyDiv w:val="1"/>
      <w:marLeft w:val="0"/>
      <w:marRight w:val="0"/>
      <w:marTop w:val="0"/>
      <w:marBottom w:val="0"/>
      <w:divBdr>
        <w:top w:val="none" w:sz="0" w:space="0" w:color="auto"/>
        <w:left w:val="none" w:sz="0" w:space="0" w:color="auto"/>
        <w:bottom w:val="none" w:sz="0" w:space="0" w:color="auto"/>
        <w:right w:val="none" w:sz="0" w:space="0" w:color="auto"/>
      </w:divBdr>
    </w:div>
    <w:div w:id="95827676">
      <w:bodyDiv w:val="1"/>
      <w:marLeft w:val="0"/>
      <w:marRight w:val="0"/>
      <w:marTop w:val="0"/>
      <w:marBottom w:val="0"/>
      <w:divBdr>
        <w:top w:val="none" w:sz="0" w:space="0" w:color="auto"/>
        <w:left w:val="none" w:sz="0" w:space="0" w:color="auto"/>
        <w:bottom w:val="none" w:sz="0" w:space="0" w:color="auto"/>
        <w:right w:val="none" w:sz="0" w:space="0" w:color="auto"/>
      </w:divBdr>
    </w:div>
    <w:div w:id="167328152">
      <w:bodyDiv w:val="1"/>
      <w:marLeft w:val="0"/>
      <w:marRight w:val="0"/>
      <w:marTop w:val="0"/>
      <w:marBottom w:val="0"/>
      <w:divBdr>
        <w:top w:val="none" w:sz="0" w:space="0" w:color="auto"/>
        <w:left w:val="none" w:sz="0" w:space="0" w:color="auto"/>
        <w:bottom w:val="none" w:sz="0" w:space="0" w:color="auto"/>
        <w:right w:val="none" w:sz="0" w:space="0" w:color="auto"/>
      </w:divBdr>
    </w:div>
    <w:div w:id="279993745">
      <w:bodyDiv w:val="1"/>
      <w:marLeft w:val="0"/>
      <w:marRight w:val="0"/>
      <w:marTop w:val="0"/>
      <w:marBottom w:val="0"/>
      <w:divBdr>
        <w:top w:val="none" w:sz="0" w:space="0" w:color="auto"/>
        <w:left w:val="none" w:sz="0" w:space="0" w:color="auto"/>
        <w:bottom w:val="none" w:sz="0" w:space="0" w:color="auto"/>
        <w:right w:val="none" w:sz="0" w:space="0" w:color="auto"/>
      </w:divBdr>
    </w:div>
    <w:div w:id="347874234">
      <w:bodyDiv w:val="1"/>
      <w:marLeft w:val="0"/>
      <w:marRight w:val="0"/>
      <w:marTop w:val="0"/>
      <w:marBottom w:val="0"/>
      <w:divBdr>
        <w:top w:val="none" w:sz="0" w:space="0" w:color="auto"/>
        <w:left w:val="none" w:sz="0" w:space="0" w:color="auto"/>
        <w:bottom w:val="none" w:sz="0" w:space="0" w:color="auto"/>
        <w:right w:val="none" w:sz="0" w:space="0" w:color="auto"/>
      </w:divBdr>
    </w:div>
    <w:div w:id="371661520">
      <w:bodyDiv w:val="1"/>
      <w:marLeft w:val="0"/>
      <w:marRight w:val="0"/>
      <w:marTop w:val="0"/>
      <w:marBottom w:val="0"/>
      <w:divBdr>
        <w:top w:val="none" w:sz="0" w:space="0" w:color="auto"/>
        <w:left w:val="none" w:sz="0" w:space="0" w:color="auto"/>
        <w:bottom w:val="none" w:sz="0" w:space="0" w:color="auto"/>
        <w:right w:val="none" w:sz="0" w:space="0" w:color="auto"/>
      </w:divBdr>
    </w:div>
    <w:div w:id="511338242">
      <w:bodyDiv w:val="1"/>
      <w:marLeft w:val="0"/>
      <w:marRight w:val="0"/>
      <w:marTop w:val="0"/>
      <w:marBottom w:val="0"/>
      <w:divBdr>
        <w:top w:val="none" w:sz="0" w:space="0" w:color="auto"/>
        <w:left w:val="none" w:sz="0" w:space="0" w:color="auto"/>
        <w:bottom w:val="none" w:sz="0" w:space="0" w:color="auto"/>
        <w:right w:val="none" w:sz="0" w:space="0" w:color="auto"/>
      </w:divBdr>
    </w:div>
    <w:div w:id="526524149">
      <w:bodyDiv w:val="1"/>
      <w:marLeft w:val="0"/>
      <w:marRight w:val="0"/>
      <w:marTop w:val="0"/>
      <w:marBottom w:val="0"/>
      <w:divBdr>
        <w:top w:val="none" w:sz="0" w:space="0" w:color="auto"/>
        <w:left w:val="none" w:sz="0" w:space="0" w:color="auto"/>
        <w:bottom w:val="none" w:sz="0" w:space="0" w:color="auto"/>
        <w:right w:val="none" w:sz="0" w:space="0" w:color="auto"/>
      </w:divBdr>
    </w:div>
    <w:div w:id="562836899">
      <w:bodyDiv w:val="1"/>
      <w:marLeft w:val="0"/>
      <w:marRight w:val="0"/>
      <w:marTop w:val="0"/>
      <w:marBottom w:val="0"/>
      <w:divBdr>
        <w:top w:val="none" w:sz="0" w:space="0" w:color="auto"/>
        <w:left w:val="none" w:sz="0" w:space="0" w:color="auto"/>
        <w:bottom w:val="none" w:sz="0" w:space="0" w:color="auto"/>
        <w:right w:val="none" w:sz="0" w:space="0" w:color="auto"/>
      </w:divBdr>
    </w:div>
    <w:div w:id="683089018">
      <w:bodyDiv w:val="1"/>
      <w:marLeft w:val="0"/>
      <w:marRight w:val="0"/>
      <w:marTop w:val="0"/>
      <w:marBottom w:val="0"/>
      <w:divBdr>
        <w:top w:val="none" w:sz="0" w:space="0" w:color="auto"/>
        <w:left w:val="none" w:sz="0" w:space="0" w:color="auto"/>
        <w:bottom w:val="none" w:sz="0" w:space="0" w:color="auto"/>
        <w:right w:val="none" w:sz="0" w:space="0" w:color="auto"/>
      </w:divBdr>
    </w:div>
    <w:div w:id="800149817">
      <w:bodyDiv w:val="1"/>
      <w:marLeft w:val="0"/>
      <w:marRight w:val="0"/>
      <w:marTop w:val="0"/>
      <w:marBottom w:val="0"/>
      <w:divBdr>
        <w:top w:val="none" w:sz="0" w:space="0" w:color="auto"/>
        <w:left w:val="none" w:sz="0" w:space="0" w:color="auto"/>
        <w:bottom w:val="none" w:sz="0" w:space="0" w:color="auto"/>
        <w:right w:val="none" w:sz="0" w:space="0" w:color="auto"/>
      </w:divBdr>
    </w:div>
    <w:div w:id="813715354">
      <w:bodyDiv w:val="1"/>
      <w:marLeft w:val="0"/>
      <w:marRight w:val="0"/>
      <w:marTop w:val="0"/>
      <w:marBottom w:val="0"/>
      <w:divBdr>
        <w:top w:val="none" w:sz="0" w:space="0" w:color="auto"/>
        <w:left w:val="none" w:sz="0" w:space="0" w:color="auto"/>
        <w:bottom w:val="none" w:sz="0" w:space="0" w:color="auto"/>
        <w:right w:val="none" w:sz="0" w:space="0" w:color="auto"/>
      </w:divBdr>
    </w:div>
    <w:div w:id="815028202">
      <w:bodyDiv w:val="1"/>
      <w:marLeft w:val="0"/>
      <w:marRight w:val="0"/>
      <w:marTop w:val="0"/>
      <w:marBottom w:val="0"/>
      <w:divBdr>
        <w:top w:val="none" w:sz="0" w:space="0" w:color="auto"/>
        <w:left w:val="none" w:sz="0" w:space="0" w:color="auto"/>
        <w:bottom w:val="none" w:sz="0" w:space="0" w:color="auto"/>
        <w:right w:val="none" w:sz="0" w:space="0" w:color="auto"/>
      </w:divBdr>
    </w:div>
    <w:div w:id="878056908">
      <w:bodyDiv w:val="1"/>
      <w:marLeft w:val="0"/>
      <w:marRight w:val="0"/>
      <w:marTop w:val="0"/>
      <w:marBottom w:val="0"/>
      <w:divBdr>
        <w:top w:val="none" w:sz="0" w:space="0" w:color="auto"/>
        <w:left w:val="none" w:sz="0" w:space="0" w:color="auto"/>
        <w:bottom w:val="none" w:sz="0" w:space="0" w:color="auto"/>
        <w:right w:val="none" w:sz="0" w:space="0" w:color="auto"/>
      </w:divBdr>
    </w:div>
    <w:div w:id="954563179">
      <w:bodyDiv w:val="1"/>
      <w:marLeft w:val="0"/>
      <w:marRight w:val="0"/>
      <w:marTop w:val="0"/>
      <w:marBottom w:val="0"/>
      <w:divBdr>
        <w:top w:val="none" w:sz="0" w:space="0" w:color="auto"/>
        <w:left w:val="none" w:sz="0" w:space="0" w:color="auto"/>
        <w:bottom w:val="none" w:sz="0" w:space="0" w:color="auto"/>
        <w:right w:val="none" w:sz="0" w:space="0" w:color="auto"/>
      </w:divBdr>
    </w:div>
    <w:div w:id="978874370">
      <w:bodyDiv w:val="1"/>
      <w:marLeft w:val="0"/>
      <w:marRight w:val="0"/>
      <w:marTop w:val="0"/>
      <w:marBottom w:val="0"/>
      <w:divBdr>
        <w:top w:val="none" w:sz="0" w:space="0" w:color="auto"/>
        <w:left w:val="none" w:sz="0" w:space="0" w:color="auto"/>
        <w:bottom w:val="none" w:sz="0" w:space="0" w:color="auto"/>
        <w:right w:val="none" w:sz="0" w:space="0" w:color="auto"/>
      </w:divBdr>
    </w:div>
    <w:div w:id="981469078">
      <w:bodyDiv w:val="1"/>
      <w:marLeft w:val="0"/>
      <w:marRight w:val="0"/>
      <w:marTop w:val="0"/>
      <w:marBottom w:val="0"/>
      <w:divBdr>
        <w:top w:val="none" w:sz="0" w:space="0" w:color="auto"/>
        <w:left w:val="none" w:sz="0" w:space="0" w:color="auto"/>
        <w:bottom w:val="none" w:sz="0" w:space="0" w:color="auto"/>
        <w:right w:val="none" w:sz="0" w:space="0" w:color="auto"/>
      </w:divBdr>
    </w:div>
    <w:div w:id="983007013">
      <w:bodyDiv w:val="1"/>
      <w:marLeft w:val="0"/>
      <w:marRight w:val="0"/>
      <w:marTop w:val="0"/>
      <w:marBottom w:val="0"/>
      <w:divBdr>
        <w:top w:val="none" w:sz="0" w:space="0" w:color="auto"/>
        <w:left w:val="none" w:sz="0" w:space="0" w:color="auto"/>
        <w:bottom w:val="none" w:sz="0" w:space="0" w:color="auto"/>
        <w:right w:val="none" w:sz="0" w:space="0" w:color="auto"/>
      </w:divBdr>
    </w:div>
    <w:div w:id="1046025804">
      <w:bodyDiv w:val="1"/>
      <w:marLeft w:val="0"/>
      <w:marRight w:val="0"/>
      <w:marTop w:val="0"/>
      <w:marBottom w:val="0"/>
      <w:divBdr>
        <w:top w:val="none" w:sz="0" w:space="0" w:color="auto"/>
        <w:left w:val="none" w:sz="0" w:space="0" w:color="auto"/>
        <w:bottom w:val="none" w:sz="0" w:space="0" w:color="auto"/>
        <w:right w:val="none" w:sz="0" w:space="0" w:color="auto"/>
      </w:divBdr>
    </w:div>
    <w:div w:id="1130824518">
      <w:bodyDiv w:val="1"/>
      <w:marLeft w:val="0"/>
      <w:marRight w:val="0"/>
      <w:marTop w:val="0"/>
      <w:marBottom w:val="0"/>
      <w:divBdr>
        <w:top w:val="none" w:sz="0" w:space="0" w:color="auto"/>
        <w:left w:val="none" w:sz="0" w:space="0" w:color="auto"/>
        <w:bottom w:val="none" w:sz="0" w:space="0" w:color="auto"/>
        <w:right w:val="none" w:sz="0" w:space="0" w:color="auto"/>
      </w:divBdr>
    </w:div>
    <w:div w:id="1184052463">
      <w:bodyDiv w:val="1"/>
      <w:marLeft w:val="0"/>
      <w:marRight w:val="0"/>
      <w:marTop w:val="0"/>
      <w:marBottom w:val="0"/>
      <w:divBdr>
        <w:top w:val="none" w:sz="0" w:space="0" w:color="auto"/>
        <w:left w:val="none" w:sz="0" w:space="0" w:color="auto"/>
        <w:bottom w:val="none" w:sz="0" w:space="0" w:color="auto"/>
        <w:right w:val="none" w:sz="0" w:space="0" w:color="auto"/>
      </w:divBdr>
    </w:div>
    <w:div w:id="1196195659">
      <w:bodyDiv w:val="1"/>
      <w:marLeft w:val="0"/>
      <w:marRight w:val="0"/>
      <w:marTop w:val="0"/>
      <w:marBottom w:val="0"/>
      <w:divBdr>
        <w:top w:val="none" w:sz="0" w:space="0" w:color="auto"/>
        <w:left w:val="none" w:sz="0" w:space="0" w:color="auto"/>
        <w:bottom w:val="none" w:sz="0" w:space="0" w:color="auto"/>
        <w:right w:val="none" w:sz="0" w:space="0" w:color="auto"/>
      </w:divBdr>
    </w:div>
    <w:div w:id="1206218910">
      <w:bodyDiv w:val="1"/>
      <w:marLeft w:val="0"/>
      <w:marRight w:val="0"/>
      <w:marTop w:val="0"/>
      <w:marBottom w:val="0"/>
      <w:divBdr>
        <w:top w:val="none" w:sz="0" w:space="0" w:color="auto"/>
        <w:left w:val="none" w:sz="0" w:space="0" w:color="auto"/>
        <w:bottom w:val="none" w:sz="0" w:space="0" w:color="auto"/>
        <w:right w:val="none" w:sz="0" w:space="0" w:color="auto"/>
      </w:divBdr>
    </w:div>
    <w:div w:id="1206484472">
      <w:bodyDiv w:val="1"/>
      <w:marLeft w:val="0"/>
      <w:marRight w:val="0"/>
      <w:marTop w:val="0"/>
      <w:marBottom w:val="0"/>
      <w:divBdr>
        <w:top w:val="none" w:sz="0" w:space="0" w:color="auto"/>
        <w:left w:val="none" w:sz="0" w:space="0" w:color="auto"/>
        <w:bottom w:val="none" w:sz="0" w:space="0" w:color="auto"/>
        <w:right w:val="none" w:sz="0" w:space="0" w:color="auto"/>
      </w:divBdr>
    </w:div>
    <w:div w:id="1245382744">
      <w:bodyDiv w:val="1"/>
      <w:marLeft w:val="0"/>
      <w:marRight w:val="0"/>
      <w:marTop w:val="0"/>
      <w:marBottom w:val="0"/>
      <w:divBdr>
        <w:top w:val="none" w:sz="0" w:space="0" w:color="auto"/>
        <w:left w:val="none" w:sz="0" w:space="0" w:color="auto"/>
        <w:bottom w:val="none" w:sz="0" w:space="0" w:color="auto"/>
        <w:right w:val="none" w:sz="0" w:space="0" w:color="auto"/>
      </w:divBdr>
    </w:div>
    <w:div w:id="1285118483">
      <w:bodyDiv w:val="1"/>
      <w:marLeft w:val="0"/>
      <w:marRight w:val="0"/>
      <w:marTop w:val="0"/>
      <w:marBottom w:val="0"/>
      <w:divBdr>
        <w:top w:val="none" w:sz="0" w:space="0" w:color="auto"/>
        <w:left w:val="none" w:sz="0" w:space="0" w:color="auto"/>
        <w:bottom w:val="none" w:sz="0" w:space="0" w:color="auto"/>
        <w:right w:val="none" w:sz="0" w:space="0" w:color="auto"/>
      </w:divBdr>
    </w:div>
    <w:div w:id="1381319003">
      <w:bodyDiv w:val="1"/>
      <w:marLeft w:val="0"/>
      <w:marRight w:val="0"/>
      <w:marTop w:val="0"/>
      <w:marBottom w:val="0"/>
      <w:divBdr>
        <w:top w:val="none" w:sz="0" w:space="0" w:color="auto"/>
        <w:left w:val="none" w:sz="0" w:space="0" w:color="auto"/>
        <w:bottom w:val="none" w:sz="0" w:space="0" w:color="auto"/>
        <w:right w:val="none" w:sz="0" w:space="0" w:color="auto"/>
      </w:divBdr>
    </w:div>
    <w:div w:id="1444301723">
      <w:bodyDiv w:val="1"/>
      <w:marLeft w:val="0"/>
      <w:marRight w:val="0"/>
      <w:marTop w:val="0"/>
      <w:marBottom w:val="0"/>
      <w:divBdr>
        <w:top w:val="none" w:sz="0" w:space="0" w:color="auto"/>
        <w:left w:val="none" w:sz="0" w:space="0" w:color="auto"/>
        <w:bottom w:val="none" w:sz="0" w:space="0" w:color="auto"/>
        <w:right w:val="none" w:sz="0" w:space="0" w:color="auto"/>
      </w:divBdr>
    </w:div>
    <w:div w:id="1474904953">
      <w:bodyDiv w:val="1"/>
      <w:marLeft w:val="0"/>
      <w:marRight w:val="0"/>
      <w:marTop w:val="0"/>
      <w:marBottom w:val="0"/>
      <w:divBdr>
        <w:top w:val="none" w:sz="0" w:space="0" w:color="auto"/>
        <w:left w:val="none" w:sz="0" w:space="0" w:color="auto"/>
        <w:bottom w:val="none" w:sz="0" w:space="0" w:color="auto"/>
        <w:right w:val="none" w:sz="0" w:space="0" w:color="auto"/>
      </w:divBdr>
    </w:div>
    <w:div w:id="1496534690">
      <w:bodyDiv w:val="1"/>
      <w:marLeft w:val="0"/>
      <w:marRight w:val="0"/>
      <w:marTop w:val="0"/>
      <w:marBottom w:val="0"/>
      <w:divBdr>
        <w:top w:val="none" w:sz="0" w:space="0" w:color="auto"/>
        <w:left w:val="none" w:sz="0" w:space="0" w:color="auto"/>
        <w:bottom w:val="none" w:sz="0" w:space="0" w:color="auto"/>
        <w:right w:val="none" w:sz="0" w:space="0" w:color="auto"/>
      </w:divBdr>
    </w:div>
    <w:div w:id="1501698697">
      <w:bodyDiv w:val="1"/>
      <w:marLeft w:val="0"/>
      <w:marRight w:val="0"/>
      <w:marTop w:val="0"/>
      <w:marBottom w:val="0"/>
      <w:divBdr>
        <w:top w:val="none" w:sz="0" w:space="0" w:color="auto"/>
        <w:left w:val="none" w:sz="0" w:space="0" w:color="auto"/>
        <w:bottom w:val="none" w:sz="0" w:space="0" w:color="auto"/>
        <w:right w:val="none" w:sz="0" w:space="0" w:color="auto"/>
      </w:divBdr>
    </w:div>
    <w:div w:id="1512336960">
      <w:bodyDiv w:val="1"/>
      <w:marLeft w:val="0"/>
      <w:marRight w:val="0"/>
      <w:marTop w:val="0"/>
      <w:marBottom w:val="0"/>
      <w:divBdr>
        <w:top w:val="none" w:sz="0" w:space="0" w:color="auto"/>
        <w:left w:val="none" w:sz="0" w:space="0" w:color="auto"/>
        <w:bottom w:val="none" w:sz="0" w:space="0" w:color="auto"/>
        <w:right w:val="none" w:sz="0" w:space="0" w:color="auto"/>
      </w:divBdr>
      <w:divsChild>
        <w:div w:id="59140339">
          <w:marLeft w:val="0"/>
          <w:marRight w:val="0"/>
          <w:marTop w:val="0"/>
          <w:marBottom w:val="0"/>
          <w:divBdr>
            <w:top w:val="none" w:sz="0" w:space="0" w:color="auto"/>
            <w:left w:val="none" w:sz="0" w:space="0" w:color="auto"/>
            <w:bottom w:val="none" w:sz="0" w:space="0" w:color="auto"/>
            <w:right w:val="none" w:sz="0" w:space="0" w:color="auto"/>
          </w:divBdr>
          <w:divsChild>
            <w:div w:id="768696040">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 w:id="1563709248">
      <w:bodyDiv w:val="1"/>
      <w:marLeft w:val="0"/>
      <w:marRight w:val="0"/>
      <w:marTop w:val="0"/>
      <w:marBottom w:val="0"/>
      <w:divBdr>
        <w:top w:val="none" w:sz="0" w:space="0" w:color="auto"/>
        <w:left w:val="none" w:sz="0" w:space="0" w:color="auto"/>
        <w:bottom w:val="none" w:sz="0" w:space="0" w:color="auto"/>
        <w:right w:val="none" w:sz="0" w:space="0" w:color="auto"/>
      </w:divBdr>
    </w:div>
    <w:div w:id="1611886975">
      <w:bodyDiv w:val="1"/>
      <w:marLeft w:val="0"/>
      <w:marRight w:val="0"/>
      <w:marTop w:val="0"/>
      <w:marBottom w:val="0"/>
      <w:divBdr>
        <w:top w:val="none" w:sz="0" w:space="0" w:color="auto"/>
        <w:left w:val="none" w:sz="0" w:space="0" w:color="auto"/>
        <w:bottom w:val="none" w:sz="0" w:space="0" w:color="auto"/>
        <w:right w:val="none" w:sz="0" w:space="0" w:color="auto"/>
      </w:divBdr>
    </w:div>
    <w:div w:id="1611933645">
      <w:bodyDiv w:val="1"/>
      <w:marLeft w:val="0"/>
      <w:marRight w:val="0"/>
      <w:marTop w:val="0"/>
      <w:marBottom w:val="0"/>
      <w:divBdr>
        <w:top w:val="single" w:sz="6" w:space="0" w:color="C6C6C6"/>
        <w:left w:val="single" w:sz="6" w:space="0" w:color="C6C6C6"/>
        <w:bottom w:val="single" w:sz="6" w:space="0" w:color="C6C6C6"/>
        <w:right w:val="single" w:sz="6" w:space="0" w:color="C6C6C6"/>
      </w:divBdr>
      <w:divsChild>
        <w:div w:id="333411262">
          <w:marLeft w:val="0"/>
          <w:marRight w:val="0"/>
          <w:marTop w:val="0"/>
          <w:marBottom w:val="0"/>
          <w:divBdr>
            <w:top w:val="none" w:sz="0" w:space="0" w:color="auto"/>
            <w:left w:val="none" w:sz="0" w:space="0" w:color="auto"/>
            <w:bottom w:val="none" w:sz="0" w:space="0" w:color="auto"/>
            <w:right w:val="none" w:sz="0" w:space="0" w:color="auto"/>
          </w:divBdr>
        </w:div>
      </w:divsChild>
    </w:div>
    <w:div w:id="1639916101">
      <w:bodyDiv w:val="1"/>
      <w:marLeft w:val="0"/>
      <w:marRight w:val="0"/>
      <w:marTop w:val="0"/>
      <w:marBottom w:val="0"/>
      <w:divBdr>
        <w:top w:val="none" w:sz="0" w:space="0" w:color="auto"/>
        <w:left w:val="none" w:sz="0" w:space="0" w:color="auto"/>
        <w:bottom w:val="none" w:sz="0" w:space="0" w:color="auto"/>
        <w:right w:val="none" w:sz="0" w:space="0" w:color="auto"/>
      </w:divBdr>
    </w:div>
    <w:div w:id="1661152390">
      <w:bodyDiv w:val="1"/>
      <w:marLeft w:val="0"/>
      <w:marRight w:val="0"/>
      <w:marTop w:val="0"/>
      <w:marBottom w:val="0"/>
      <w:divBdr>
        <w:top w:val="none" w:sz="0" w:space="0" w:color="auto"/>
        <w:left w:val="none" w:sz="0" w:space="0" w:color="auto"/>
        <w:bottom w:val="none" w:sz="0" w:space="0" w:color="auto"/>
        <w:right w:val="none" w:sz="0" w:space="0" w:color="auto"/>
      </w:divBdr>
    </w:div>
    <w:div w:id="1686518128">
      <w:bodyDiv w:val="1"/>
      <w:marLeft w:val="0"/>
      <w:marRight w:val="0"/>
      <w:marTop w:val="0"/>
      <w:marBottom w:val="0"/>
      <w:divBdr>
        <w:top w:val="none" w:sz="0" w:space="0" w:color="auto"/>
        <w:left w:val="none" w:sz="0" w:space="0" w:color="auto"/>
        <w:bottom w:val="none" w:sz="0" w:space="0" w:color="auto"/>
        <w:right w:val="none" w:sz="0" w:space="0" w:color="auto"/>
      </w:divBdr>
    </w:div>
    <w:div w:id="1701319365">
      <w:bodyDiv w:val="1"/>
      <w:marLeft w:val="0"/>
      <w:marRight w:val="0"/>
      <w:marTop w:val="0"/>
      <w:marBottom w:val="0"/>
      <w:divBdr>
        <w:top w:val="none" w:sz="0" w:space="0" w:color="auto"/>
        <w:left w:val="none" w:sz="0" w:space="0" w:color="auto"/>
        <w:bottom w:val="none" w:sz="0" w:space="0" w:color="auto"/>
        <w:right w:val="none" w:sz="0" w:space="0" w:color="auto"/>
      </w:divBdr>
    </w:div>
    <w:div w:id="1736590940">
      <w:bodyDiv w:val="1"/>
      <w:marLeft w:val="0"/>
      <w:marRight w:val="0"/>
      <w:marTop w:val="0"/>
      <w:marBottom w:val="0"/>
      <w:divBdr>
        <w:top w:val="none" w:sz="0" w:space="0" w:color="auto"/>
        <w:left w:val="none" w:sz="0" w:space="0" w:color="auto"/>
        <w:bottom w:val="none" w:sz="0" w:space="0" w:color="auto"/>
        <w:right w:val="none" w:sz="0" w:space="0" w:color="auto"/>
      </w:divBdr>
    </w:div>
    <w:div w:id="1751659724">
      <w:bodyDiv w:val="1"/>
      <w:marLeft w:val="0"/>
      <w:marRight w:val="0"/>
      <w:marTop w:val="0"/>
      <w:marBottom w:val="0"/>
      <w:divBdr>
        <w:top w:val="none" w:sz="0" w:space="0" w:color="auto"/>
        <w:left w:val="none" w:sz="0" w:space="0" w:color="auto"/>
        <w:bottom w:val="none" w:sz="0" w:space="0" w:color="auto"/>
        <w:right w:val="none" w:sz="0" w:space="0" w:color="auto"/>
      </w:divBdr>
    </w:div>
    <w:div w:id="1755934918">
      <w:bodyDiv w:val="1"/>
      <w:marLeft w:val="0"/>
      <w:marRight w:val="0"/>
      <w:marTop w:val="0"/>
      <w:marBottom w:val="0"/>
      <w:divBdr>
        <w:top w:val="none" w:sz="0" w:space="0" w:color="auto"/>
        <w:left w:val="none" w:sz="0" w:space="0" w:color="auto"/>
        <w:bottom w:val="none" w:sz="0" w:space="0" w:color="auto"/>
        <w:right w:val="none" w:sz="0" w:space="0" w:color="auto"/>
      </w:divBdr>
    </w:div>
    <w:div w:id="1796025658">
      <w:bodyDiv w:val="1"/>
      <w:marLeft w:val="0"/>
      <w:marRight w:val="0"/>
      <w:marTop w:val="0"/>
      <w:marBottom w:val="0"/>
      <w:divBdr>
        <w:top w:val="none" w:sz="0" w:space="0" w:color="auto"/>
        <w:left w:val="none" w:sz="0" w:space="0" w:color="auto"/>
        <w:bottom w:val="none" w:sz="0" w:space="0" w:color="auto"/>
        <w:right w:val="none" w:sz="0" w:space="0" w:color="auto"/>
      </w:divBdr>
    </w:div>
    <w:div w:id="1845584944">
      <w:bodyDiv w:val="1"/>
      <w:marLeft w:val="0"/>
      <w:marRight w:val="0"/>
      <w:marTop w:val="0"/>
      <w:marBottom w:val="0"/>
      <w:divBdr>
        <w:top w:val="none" w:sz="0" w:space="0" w:color="auto"/>
        <w:left w:val="none" w:sz="0" w:space="0" w:color="auto"/>
        <w:bottom w:val="none" w:sz="0" w:space="0" w:color="auto"/>
        <w:right w:val="none" w:sz="0" w:space="0" w:color="auto"/>
      </w:divBdr>
    </w:div>
    <w:div w:id="1852253650">
      <w:bodyDiv w:val="1"/>
      <w:marLeft w:val="0"/>
      <w:marRight w:val="0"/>
      <w:marTop w:val="0"/>
      <w:marBottom w:val="0"/>
      <w:divBdr>
        <w:top w:val="none" w:sz="0" w:space="0" w:color="auto"/>
        <w:left w:val="none" w:sz="0" w:space="0" w:color="auto"/>
        <w:bottom w:val="none" w:sz="0" w:space="0" w:color="auto"/>
        <w:right w:val="none" w:sz="0" w:space="0" w:color="auto"/>
      </w:divBdr>
    </w:div>
    <w:div w:id="1870221982">
      <w:bodyDiv w:val="1"/>
      <w:marLeft w:val="0"/>
      <w:marRight w:val="0"/>
      <w:marTop w:val="0"/>
      <w:marBottom w:val="0"/>
      <w:divBdr>
        <w:top w:val="none" w:sz="0" w:space="0" w:color="auto"/>
        <w:left w:val="none" w:sz="0" w:space="0" w:color="auto"/>
        <w:bottom w:val="none" w:sz="0" w:space="0" w:color="auto"/>
        <w:right w:val="none" w:sz="0" w:space="0" w:color="auto"/>
      </w:divBdr>
    </w:div>
    <w:div w:id="1882550656">
      <w:bodyDiv w:val="1"/>
      <w:marLeft w:val="0"/>
      <w:marRight w:val="0"/>
      <w:marTop w:val="0"/>
      <w:marBottom w:val="0"/>
      <w:divBdr>
        <w:top w:val="none" w:sz="0" w:space="0" w:color="auto"/>
        <w:left w:val="none" w:sz="0" w:space="0" w:color="auto"/>
        <w:bottom w:val="none" w:sz="0" w:space="0" w:color="auto"/>
        <w:right w:val="none" w:sz="0" w:space="0" w:color="auto"/>
      </w:divBdr>
    </w:div>
    <w:div w:id="1903829635">
      <w:bodyDiv w:val="1"/>
      <w:marLeft w:val="0"/>
      <w:marRight w:val="0"/>
      <w:marTop w:val="0"/>
      <w:marBottom w:val="0"/>
      <w:divBdr>
        <w:top w:val="none" w:sz="0" w:space="0" w:color="auto"/>
        <w:left w:val="none" w:sz="0" w:space="0" w:color="auto"/>
        <w:bottom w:val="none" w:sz="0" w:space="0" w:color="auto"/>
        <w:right w:val="none" w:sz="0" w:space="0" w:color="auto"/>
      </w:divBdr>
    </w:div>
    <w:div w:id="1905288062">
      <w:bodyDiv w:val="1"/>
      <w:marLeft w:val="0"/>
      <w:marRight w:val="0"/>
      <w:marTop w:val="0"/>
      <w:marBottom w:val="0"/>
      <w:divBdr>
        <w:top w:val="none" w:sz="0" w:space="0" w:color="auto"/>
        <w:left w:val="none" w:sz="0" w:space="0" w:color="auto"/>
        <w:bottom w:val="none" w:sz="0" w:space="0" w:color="auto"/>
        <w:right w:val="none" w:sz="0" w:space="0" w:color="auto"/>
      </w:divBdr>
    </w:div>
    <w:div w:id="1958872072">
      <w:bodyDiv w:val="1"/>
      <w:marLeft w:val="0"/>
      <w:marRight w:val="0"/>
      <w:marTop w:val="0"/>
      <w:marBottom w:val="0"/>
      <w:divBdr>
        <w:top w:val="none" w:sz="0" w:space="0" w:color="auto"/>
        <w:left w:val="none" w:sz="0" w:space="0" w:color="auto"/>
        <w:bottom w:val="none" w:sz="0" w:space="0" w:color="auto"/>
        <w:right w:val="none" w:sz="0" w:space="0" w:color="auto"/>
      </w:divBdr>
    </w:div>
    <w:div w:id="20166916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edappgistfsprd1:8080/tfs/ElectricDistCollection/EDAMGIS/_workitems/edit/8806" TargetMode="External"/><Relationship Id="rId18" Type="http://schemas.openxmlformats.org/officeDocument/2006/relationships/hyperlink" Target="http://edappgistfsprd1:8080/tfs/ElectricDistCollection/EDAMGIS/_workitems/edit/8775" TargetMode="External"/><Relationship Id="rId26" Type="http://schemas.openxmlformats.org/officeDocument/2006/relationships/image" Target="media/image7.png"/><Relationship Id="rId39" Type="http://schemas.openxmlformats.org/officeDocument/2006/relationships/image" Target="media/image20.png"/><Relationship Id="rId21" Type="http://schemas.openxmlformats.org/officeDocument/2006/relationships/image" Target="media/image2.png"/><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image" Target="media/image36.png"/><Relationship Id="rId63" Type="http://schemas.openxmlformats.org/officeDocument/2006/relationships/image" Target="media/image44.png"/><Relationship Id="rId68" Type="http://schemas.openxmlformats.org/officeDocument/2006/relationships/header" Target="header1.xml"/><Relationship Id="rId7" Type="http://schemas.openxmlformats.org/officeDocument/2006/relationships/footnotes" Target="footnotes.xml"/><Relationship Id="rId71"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hyperlink" Target="http://edappgistfsprd1:8080/tfs/ElectricDistCollection/EDAMGIS/_workitems/edit/8809" TargetMode="External"/><Relationship Id="rId29" Type="http://schemas.openxmlformats.org/officeDocument/2006/relationships/image" Target="media/image10.png"/><Relationship Id="rId11" Type="http://schemas.openxmlformats.org/officeDocument/2006/relationships/hyperlink" Target="http://edappgistfsprd1:8080/tfs/ElectricDistCollection/EDAMGIS/_workitems/edit/8728" TargetMode="Externa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image" Target="media/image34.png"/><Relationship Id="rId58" Type="http://schemas.openxmlformats.org/officeDocument/2006/relationships/image" Target="media/image39.png"/><Relationship Id="rId66" Type="http://schemas.openxmlformats.org/officeDocument/2006/relationships/image" Target="media/image47.png"/><Relationship Id="rId5" Type="http://schemas.openxmlformats.org/officeDocument/2006/relationships/settings" Target="settings.xml"/><Relationship Id="rId15" Type="http://schemas.openxmlformats.org/officeDocument/2006/relationships/hyperlink" Target="http://edappgistfsprd1:8080/tfs/ElectricDistCollection/EDAMGIS/_workitems/edit/8808" TargetMode="Externa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image" Target="media/image30.png"/><Relationship Id="rId57" Type="http://schemas.openxmlformats.org/officeDocument/2006/relationships/image" Target="media/image38.png"/><Relationship Id="rId61" Type="http://schemas.openxmlformats.org/officeDocument/2006/relationships/image" Target="media/image42.png"/><Relationship Id="rId10" Type="http://schemas.openxmlformats.org/officeDocument/2006/relationships/hyperlink" Target="http://edappgistfsprd1:8080/tfs/ElectricDistCollection/EDAMGIS/_workitems/edit/8602" TargetMode="External"/><Relationship Id="rId19" Type="http://schemas.openxmlformats.org/officeDocument/2006/relationships/hyperlink" Target="http://edappgistfsprd1:8080/tfs/ElectricDistCollection/EDAMGIS/_workitems/edit/8835" TargetMode="External"/><Relationship Id="rId31" Type="http://schemas.openxmlformats.org/officeDocument/2006/relationships/image" Target="media/image12.png"/><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image" Target="media/image41.png"/><Relationship Id="rId65" Type="http://schemas.openxmlformats.org/officeDocument/2006/relationships/image" Target="media/image46.png"/><Relationship Id="rId73"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yperlink" Target="http://edappgistfsprd1:8080/tfs/ElectricDistCollection/EDAMGIS/_workitems/edit/8843" TargetMode="External"/><Relationship Id="rId14" Type="http://schemas.openxmlformats.org/officeDocument/2006/relationships/hyperlink" Target="http://edappgistfsprd1:8080/tfs/ElectricDistCollection/EDAMGIS/_workitems/edit/8807" TargetMode="Externa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image" Target="media/image37.png"/><Relationship Id="rId64" Type="http://schemas.openxmlformats.org/officeDocument/2006/relationships/image" Target="media/image45.png"/><Relationship Id="rId69"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32.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edappgistfsprd1:8080/tfs/ElectricDistCollection/EDAMGIS/_workitems/edit/8775" TargetMode="External"/><Relationship Id="rId17" Type="http://schemas.openxmlformats.org/officeDocument/2006/relationships/hyperlink" Target="http://edappgistfsprd1:8080/tfs/ElectricDistCollection/EDAMGIS/_workitems/edit/8835" TargetMode="Externa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59" Type="http://schemas.openxmlformats.org/officeDocument/2006/relationships/image" Target="media/image40.png"/><Relationship Id="rId67" Type="http://schemas.openxmlformats.org/officeDocument/2006/relationships/image" Target="media/image48.png"/><Relationship Id="rId20" Type="http://schemas.openxmlformats.org/officeDocument/2006/relationships/image" Target="media/image1.png"/><Relationship Id="rId41" Type="http://schemas.openxmlformats.org/officeDocument/2006/relationships/image" Target="media/image22.png"/><Relationship Id="rId54" Type="http://schemas.openxmlformats.org/officeDocument/2006/relationships/image" Target="media/image35.png"/><Relationship Id="rId62" Type="http://schemas.openxmlformats.org/officeDocument/2006/relationships/image" Target="media/image43.png"/><Relationship Id="rId7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s>
</file>

<file path=word/_rels/header1.xml.rels><?xml version="1.0" encoding="UTF-8" standalone="yes"?>
<Relationships xmlns="http://schemas.openxmlformats.org/package/2006/relationships"><Relationship Id="rId1" Type="http://schemas.openxmlformats.org/officeDocument/2006/relationships/image" Target="media/image49.wmf"/></Relationships>
</file>

<file path=word/_rels/header2.xml.rels><?xml version="1.0" encoding="UTF-8" standalone="yes"?>
<Relationships xmlns="http://schemas.openxmlformats.org/package/2006/relationships"><Relationship Id="rId1" Type="http://schemas.openxmlformats.org/officeDocument/2006/relationships/image" Target="media/image49.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78186CC-012D-431F-8CBE-B54FDC2DBD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70</Pages>
  <Words>5098</Words>
  <Characters>26817</Characters>
  <Application>Microsoft Office Word</Application>
  <DocSecurity>0</DocSecurity>
  <Lines>1340</Lines>
  <Paragraphs>506</Paragraphs>
  <ScaleCrop>false</ScaleCrop>
  <HeadingPairs>
    <vt:vector size="2" baseType="variant">
      <vt:variant>
        <vt:lpstr>Title</vt:lpstr>
      </vt:variant>
      <vt:variant>
        <vt:i4>1</vt:i4>
      </vt:variant>
    </vt:vector>
  </HeadingPairs>
  <TitlesOfParts>
    <vt:vector size="1" baseType="lpstr">
      <vt:lpstr>Patch 7.5.4 Installation Guide</vt:lpstr>
    </vt:vector>
  </TitlesOfParts>
  <Company>IBM</Company>
  <LinksUpToDate>false</LinksUpToDate>
  <CharactersWithSpaces>31409</CharactersWithSpaces>
  <SharedDoc>false</SharedDoc>
  <HLinks>
    <vt:vector size="570" baseType="variant">
      <vt:variant>
        <vt:i4>1441850</vt:i4>
      </vt:variant>
      <vt:variant>
        <vt:i4>581</vt:i4>
      </vt:variant>
      <vt:variant>
        <vt:i4>0</vt:i4>
      </vt:variant>
      <vt:variant>
        <vt:i4>5</vt:i4>
      </vt:variant>
      <vt:variant>
        <vt:lpwstr/>
      </vt:variant>
      <vt:variant>
        <vt:lpwstr>_Toc258302056</vt:lpwstr>
      </vt:variant>
      <vt:variant>
        <vt:i4>1441850</vt:i4>
      </vt:variant>
      <vt:variant>
        <vt:i4>575</vt:i4>
      </vt:variant>
      <vt:variant>
        <vt:i4>0</vt:i4>
      </vt:variant>
      <vt:variant>
        <vt:i4>5</vt:i4>
      </vt:variant>
      <vt:variant>
        <vt:lpwstr/>
      </vt:variant>
      <vt:variant>
        <vt:lpwstr>_Toc258302055</vt:lpwstr>
      </vt:variant>
      <vt:variant>
        <vt:i4>1441850</vt:i4>
      </vt:variant>
      <vt:variant>
        <vt:i4>569</vt:i4>
      </vt:variant>
      <vt:variant>
        <vt:i4>0</vt:i4>
      </vt:variant>
      <vt:variant>
        <vt:i4>5</vt:i4>
      </vt:variant>
      <vt:variant>
        <vt:lpwstr/>
      </vt:variant>
      <vt:variant>
        <vt:lpwstr>_Toc258302054</vt:lpwstr>
      </vt:variant>
      <vt:variant>
        <vt:i4>1441850</vt:i4>
      </vt:variant>
      <vt:variant>
        <vt:i4>563</vt:i4>
      </vt:variant>
      <vt:variant>
        <vt:i4>0</vt:i4>
      </vt:variant>
      <vt:variant>
        <vt:i4>5</vt:i4>
      </vt:variant>
      <vt:variant>
        <vt:lpwstr/>
      </vt:variant>
      <vt:variant>
        <vt:lpwstr>_Toc258302053</vt:lpwstr>
      </vt:variant>
      <vt:variant>
        <vt:i4>1441850</vt:i4>
      </vt:variant>
      <vt:variant>
        <vt:i4>557</vt:i4>
      </vt:variant>
      <vt:variant>
        <vt:i4>0</vt:i4>
      </vt:variant>
      <vt:variant>
        <vt:i4>5</vt:i4>
      </vt:variant>
      <vt:variant>
        <vt:lpwstr/>
      </vt:variant>
      <vt:variant>
        <vt:lpwstr>_Toc258302052</vt:lpwstr>
      </vt:variant>
      <vt:variant>
        <vt:i4>1441850</vt:i4>
      </vt:variant>
      <vt:variant>
        <vt:i4>551</vt:i4>
      </vt:variant>
      <vt:variant>
        <vt:i4>0</vt:i4>
      </vt:variant>
      <vt:variant>
        <vt:i4>5</vt:i4>
      </vt:variant>
      <vt:variant>
        <vt:lpwstr/>
      </vt:variant>
      <vt:variant>
        <vt:lpwstr>_Toc258302051</vt:lpwstr>
      </vt:variant>
      <vt:variant>
        <vt:i4>1441850</vt:i4>
      </vt:variant>
      <vt:variant>
        <vt:i4>545</vt:i4>
      </vt:variant>
      <vt:variant>
        <vt:i4>0</vt:i4>
      </vt:variant>
      <vt:variant>
        <vt:i4>5</vt:i4>
      </vt:variant>
      <vt:variant>
        <vt:lpwstr/>
      </vt:variant>
      <vt:variant>
        <vt:lpwstr>_Toc258302050</vt:lpwstr>
      </vt:variant>
      <vt:variant>
        <vt:i4>1507386</vt:i4>
      </vt:variant>
      <vt:variant>
        <vt:i4>539</vt:i4>
      </vt:variant>
      <vt:variant>
        <vt:i4>0</vt:i4>
      </vt:variant>
      <vt:variant>
        <vt:i4>5</vt:i4>
      </vt:variant>
      <vt:variant>
        <vt:lpwstr/>
      </vt:variant>
      <vt:variant>
        <vt:lpwstr>_Toc258302049</vt:lpwstr>
      </vt:variant>
      <vt:variant>
        <vt:i4>1507386</vt:i4>
      </vt:variant>
      <vt:variant>
        <vt:i4>533</vt:i4>
      </vt:variant>
      <vt:variant>
        <vt:i4>0</vt:i4>
      </vt:variant>
      <vt:variant>
        <vt:i4>5</vt:i4>
      </vt:variant>
      <vt:variant>
        <vt:lpwstr/>
      </vt:variant>
      <vt:variant>
        <vt:lpwstr>_Toc258302048</vt:lpwstr>
      </vt:variant>
      <vt:variant>
        <vt:i4>1507386</vt:i4>
      </vt:variant>
      <vt:variant>
        <vt:i4>527</vt:i4>
      </vt:variant>
      <vt:variant>
        <vt:i4>0</vt:i4>
      </vt:variant>
      <vt:variant>
        <vt:i4>5</vt:i4>
      </vt:variant>
      <vt:variant>
        <vt:lpwstr/>
      </vt:variant>
      <vt:variant>
        <vt:lpwstr>_Toc258302047</vt:lpwstr>
      </vt:variant>
      <vt:variant>
        <vt:i4>1507386</vt:i4>
      </vt:variant>
      <vt:variant>
        <vt:i4>521</vt:i4>
      </vt:variant>
      <vt:variant>
        <vt:i4>0</vt:i4>
      </vt:variant>
      <vt:variant>
        <vt:i4>5</vt:i4>
      </vt:variant>
      <vt:variant>
        <vt:lpwstr/>
      </vt:variant>
      <vt:variant>
        <vt:lpwstr>_Toc258302046</vt:lpwstr>
      </vt:variant>
      <vt:variant>
        <vt:i4>1507386</vt:i4>
      </vt:variant>
      <vt:variant>
        <vt:i4>515</vt:i4>
      </vt:variant>
      <vt:variant>
        <vt:i4>0</vt:i4>
      </vt:variant>
      <vt:variant>
        <vt:i4>5</vt:i4>
      </vt:variant>
      <vt:variant>
        <vt:lpwstr/>
      </vt:variant>
      <vt:variant>
        <vt:lpwstr>_Toc258302045</vt:lpwstr>
      </vt:variant>
      <vt:variant>
        <vt:i4>1507386</vt:i4>
      </vt:variant>
      <vt:variant>
        <vt:i4>509</vt:i4>
      </vt:variant>
      <vt:variant>
        <vt:i4>0</vt:i4>
      </vt:variant>
      <vt:variant>
        <vt:i4>5</vt:i4>
      </vt:variant>
      <vt:variant>
        <vt:lpwstr/>
      </vt:variant>
      <vt:variant>
        <vt:lpwstr>_Toc258302044</vt:lpwstr>
      </vt:variant>
      <vt:variant>
        <vt:i4>1507386</vt:i4>
      </vt:variant>
      <vt:variant>
        <vt:i4>503</vt:i4>
      </vt:variant>
      <vt:variant>
        <vt:i4>0</vt:i4>
      </vt:variant>
      <vt:variant>
        <vt:i4>5</vt:i4>
      </vt:variant>
      <vt:variant>
        <vt:lpwstr/>
      </vt:variant>
      <vt:variant>
        <vt:lpwstr>_Toc258302043</vt:lpwstr>
      </vt:variant>
      <vt:variant>
        <vt:i4>1507386</vt:i4>
      </vt:variant>
      <vt:variant>
        <vt:i4>497</vt:i4>
      </vt:variant>
      <vt:variant>
        <vt:i4>0</vt:i4>
      </vt:variant>
      <vt:variant>
        <vt:i4>5</vt:i4>
      </vt:variant>
      <vt:variant>
        <vt:lpwstr/>
      </vt:variant>
      <vt:variant>
        <vt:lpwstr>_Toc258302042</vt:lpwstr>
      </vt:variant>
      <vt:variant>
        <vt:i4>1507386</vt:i4>
      </vt:variant>
      <vt:variant>
        <vt:i4>491</vt:i4>
      </vt:variant>
      <vt:variant>
        <vt:i4>0</vt:i4>
      </vt:variant>
      <vt:variant>
        <vt:i4>5</vt:i4>
      </vt:variant>
      <vt:variant>
        <vt:lpwstr/>
      </vt:variant>
      <vt:variant>
        <vt:lpwstr>_Toc258302041</vt:lpwstr>
      </vt:variant>
      <vt:variant>
        <vt:i4>1507386</vt:i4>
      </vt:variant>
      <vt:variant>
        <vt:i4>485</vt:i4>
      </vt:variant>
      <vt:variant>
        <vt:i4>0</vt:i4>
      </vt:variant>
      <vt:variant>
        <vt:i4>5</vt:i4>
      </vt:variant>
      <vt:variant>
        <vt:lpwstr/>
      </vt:variant>
      <vt:variant>
        <vt:lpwstr>_Toc258302040</vt:lpwstr>
      </vt:variant>
      <vt:variant>
        <vt:i4>1048634</vt:i4>
      </vt:variant>
      <vt:variant>
        <vt:i4>479</vt:i4>
      </vt:variant>
      <vt:variant>
        <vt:i4>0</vt:i4>
      </vt:variant>
      <vt:variant>
        <vt:i4>5</vt:i4>
      </vt:variant>
      <vt:variant>
        <vt:lpwstr/>
      </vt:variant>
      <vt:variant>
        <vt:lpwstr>_Toc258302039</vt:lpwstr>
      </vt:variant>
      <vt:variant>
        <vt:i4>1048634</vt:i4>
      </vt:variant>
      <vt:variant>
        <vt:i4>473</vt:i4>
      </vt:variant>
      <vt:variant>
        <vt:i4>0</vt:i4>
      </vt:variant>
      <vt:variant>
        <vt:i4>5</vt:i4>
      </vt:variant>
      <vt:variant>
        <vt:lpwstr/>
      </vt:variant>
      <vt:variant>
        <vt:lpwstr>_Toc258302038</vt:lpwstr>
      </vt:variant>
      <vt:variant>
        <vt:i4>1048634</vt:i4>
      </vt:variant>
      <vt:variant>
        <vt:i4>467</vt:i4>
      </vt:variant>
      <vt:variant>
        <vt:i4>0</vt:i4>
      </vt:variant>
      <vt:variant>
        <vt:i4>5</vt:i4>
      </vt:variant>
      <vt:variant>
        <vt:lpwstr/>
      </vt:variant>
      <vt:variant>
        <vt:lpwstr>_Toc258302037</vt:lpwstr>
      </vt:variant>
      <vt:variant>
        <vt:i4>1048634</vt:i4>
      </vt:variant>
      <vt:variant>
        <vt:i4>461</vt:i4>
      </vt:variant>
      <vt:variant>
        <vt:i4>0</vt:i4>
      </vt:variant>
      <vt:variant>
        <vt:i4>5</vt:i4>
      </vt:variant>
      <vt:variant>
        <vt:lpwstr/>
      </vt:variant>
      <vt:variant>
        <vt:lpwstr>_Toc258302036</vt:lpwstr>
      </vt:variant>
      <vt:variant>
        <vt:i4>1048634</vt:i4>
      </vt:variant>
      <vt:variant>
        <vt:i4>455</vt:i4>
      </vt:variant>
      <vt:variant>
        <vt:i4>0</vt:i4>
      </vt:variant>
      <vt:variant>
        <vt:i4>5</vt:i4>
      </vt:variant>
      <vt:variant>
        <vt:lpwstr/>
      </vt:variant>
      <vt:variant>
        <vt:lpwstr>_Toc258302035</vt:lpwstr>
      </vt:variant>
      <vt:variant>
        <vt:i4>1048634</vt:i4>
      </vt:variant>
      <vt:variant>
        <vt:i4>449</vt:i4>
      </vt:variant>
      <vt:variant>
        <vt:i4>0</vt:i4>
      </vt:variant>
      <vt:variant>
        <vt:i4>5</vt:i4>
      </vt:variant>
      <vt:variant>
        <vt:lpwstr/>
      </vt:variant>
      <vt:variant>
        <vt:lpwstr>_Toc258302034</vt:lpwstr>
      </vt:variant>
      <vt:variant>
        <vt:i4>1048634</vt:i4>
      </vt:variant>
      <vt:variant>
        <vt:i4>443</vt:i4>
      </vt:variant>
      <vt:variant>
        <vt:i4>0</vt:i4>
      </vt:variant>
      <vt:variant>
        <vt:i4>5</vt:i4>
      </vt:variant>
      <vt:variant>
        <vt:lpwstr/>
      </vt:variant>
      <vt:variant>
        <vt:lpwstr>_Toc258302033</vt:lpwstr>
      </vt:variant>
      <vt:variant>
        <vt:i4>1048634</vt:i4>
      </vt:variant>
      <vt:variant>
        <vt:i4>437</vt:i4>
      </vt:variant>
      <vt:variant>
        <vt:i4>0</vt:i4>
      </vt:variant>
      <vt:variant>
        <vt:i4>5</vt:i4>
      </vt:variant>
      <vt:variant>
        <vt:lpwstr/>
      </vt:variant>
      <vt:variant>
        <vt:lpwstr>_Toc258302032</vt:lpwstr>
      </vt:variant>
      <vt:variant>
        <vt:i4>1048634</vt:i4>
      </vt:variant>
      <vt:variant>
        <vt:i4>431</vt:i4>
      </vt:variant>
      <vt:variant>
        <vt:i4>0</vt:i4>
      </vt:variant>
      <vt:variant>
        <vt:i4>5</vt:i4>
      </vt:variant>
      <vt:variant>
        <vt:lpwstr/>
      </vt:variant>
      <vt:variant>
        <vt:lpwstr>_Toc258302031</vt:lpwstr>
      </vt:variant>
      <vt:variant>
        <vt:i4>1048634</vt:i4>
      </vt:variant>
      <vt:variant>
        <vt:i4>425</vt:i4>
      </vt:variant>
      <vt:variant>
        <vt:i4>0</vt:i4>
      </vt:variant>
      <vt:variant>
        <vt:i4>5</vt:i4>
      </vt:variant>
      <vt:variant>
        <vt:lpwstr/>
      </vt:variant>
      <vt:variant>
        <vt:lpwstr>_Toc258302030</vt:lpwstr>
      </vt:variant>
      <vt:variant>
        <vt:i4>1114170</vt:i4>
      </vt:variant>
      <vt:variant>
        <vt:i4>419</vt:i4>
      </vt:variant>
      <vt:variant>
        <vt:i4>0</vt:i4>
      </vt:variant>
      <vt:variant>
        <vt:i4>5</vt:i4>
      </vt:variant>
      <vt:variant>
        <vt:lpwstr/>
      </vt:variant>
      <vt:variant>
        <vt:lpwstr>_Toc258302029</vt:lpwstr>
      </vt:variant>
      <vt:variant>
        <vt:i4>1114170</vt:i4>
      </vt:variant>
      <vt:variant>
        <vt:i4>413</vt:i4>
      </vt:variant>
      <vt:variant>
        <vt:i4>0</vt:i4>
      </vt:variant>
      <vt:variant>
        <vt:i4>5</vt:i4>
      </vt:variant>
      <vt:variant>
        <vt:lpwstr/>
      </vt:variant>
      <vt:variant>
        <vt:lpwstr>_Toc258302028</vt:lpwstr>
      </vt:variant>
      <vt:variant>
        <vt:i4>1114170</vt:i4>
      </vt:variant>
      <vt:variant>
        <vt:i4>407</vt:i4>
      </vt:variant>
      <vt:variant>
        <vt:i4>0</vt:i4>
      </vt:variant>
      <vt:variant>
        <vt:i4>5</vt:i4>
      </vt:variant>
      <vt:variant>
        <vt:lpwstr/>
      </vt:variant>
      <vt:variant>
        <vt:lpwstr>_Toc258302027</vt:lpwstr>
      </vt:variant>
      <vt:variant>
        <vt:i4>1114170</vt:i4>
      </vt:variant>
      <vt:variant>
        <vt:i4>401</vt:i4>
      </vt:variant>
      <vt:variant>
        <vt:i4>0</vt:i4>
      </vt:variant>
      <vt:variant>
        <vt:i4>5</vt:i4>
      </vt:variant>
      <vt:variant>
        <vt:lpwstr/>
      </vt:variant>
      <vt:variant>
        <vt:lpwstr>_Toc258302026</vt:lpwstr>
      </vt:variant>
      <vt:variant>
        <vt:i4>1114170</vt:i4>
      </vt:variant>
      <vt:variant>
        <vt:i4>395</vt:i4>
      </vt:variant>
      <vt:variant>
        <vt:i4>0</vt:i4>
      </vt:variant>
      <vt:variant>
        <vt:i4>5</vt:i4>
      </vt:variant>
      <vt:variant>
        <vt:lpwstr/>
      </vt:variant>
      <vt:variant>
        <vt:lpwstr>_Toc258302025</vt:lpwstr>
      </vt:variant>
      <vt:variant>
        <vt:i4>1114170</vt:i4>
      </vt:variant>
      <vt:variant>
        <vt:i4>389</vt:i4>
      </vt:variant>
      <vt:variant>
        <vt:i4>0</vt:i4>
      </vt:variant>
      <vt:variant>
        <vt:i4>5</vt:i4>
      </vt:variant>
      <vt:variant>
        <vt:lpwstr/>
      </vt:variant>
      <vt:variant>
        <vt:lpwstr>_Toc258302024</vt:lpwstr>
      </vt:variant>
      <vt:variant>
        <vt:i4>1114170</vt:i4>
      </vt:variant>
      <vt:variant>
        <vt:i4>383</vt:i4>
      </vt:variant>
      <vt:variant>
        <vt:i4>0</vt:i4>
      </vt:variant>
      <vt:variant>
        <vt:i4>5</vt:i4>
      </vt:variant>
      <vt:variant>
        <vt:lpwstr/>
      </vt:variant>
      <vt:variant>
        <vt:lpwstr>_Toc258302023</vt:lpwstr>
      </vt:variant>
      <vt:variant>
        <vt:i4>1114170</vt:i4>
      </vt:variant>
      <vt:variant>
        <vt:i4>377</vt:i4>
      </vt:variant>
      <vt:variant>
        <vt:i4>0</vt:i4>
      </vt:variant>
      <vt:variant>
        <vt:i4>5</vt:i4>
      </vt:variant>
      <vt:variant>
        <vt:lpwstr/>
      </vt:variant>
      <vt:variant>
        <vt:lpwstr>_Toc258302022</vt:lpwstr>
      </vt:variant>
      <vt:variant>
        <vt:i4>1114170</vt:i4>
      </vt:variant>
      <vt:variant>
        <vt:i4>371</vt:i4>
      </vt:variant>
      <vt:variant>
        <vt:i4>0</vt:i4>
      </vt:variant>
      <vt:variant>
        <vt:i4>5</vt:i4>
      </vt:variant>
      <vt:variant>
        <vt:lpwstr/>
      </vt:variant>
      <vt:variant>
        <vt:lpwstr>_Toc258302021</vt:lpwstr>
      </vt:variant>
      <vt:variant>
        <vt:i4>1114170</vt:i4>
      </vt:variant>
      <vt:variant>
        <vt:i4>365</vt:i4>
      </vt:variant>
      <vt:variant>
        <vt:i4>0</vt:i4>
      </vt:variant>
      <vt:variant>
        <vt:i4>5</vt:i4>
      </vt:variant>
      <vt:variant>
        <vt:lpwstr/>
      </vt:variant>
      <vt:variant>
        <vt:lpwstr>_Toc258302020</vt:lpwstr>
      </vt:variant>
      <vt:variant>
        <vt:i4>1179706</vt:i4>
      </vt:variant>
      <vt:variant>
        <vt:i4>359</vt:i4>
      </vt:variant>
      <vt:variant>
        <vt:i4>0</vt:i4>
      </vt:variant>
      <vt:variant>
        <vt:i4>5</vt:i4>
      </vt:variant>
      <vt:variant>
        <vt:lpwstr/>
      </vt:variant>
      <vt:variant>
        <vt:lpwstr>_Toc258302019</vt:lpwstr>
      </vt:variant>
      <vt:variant>
        <vt:i4>1179706</vt:i4>
      </vt:variant>
      <vt:variant>
        <vt:i4>353</vt:i4>
      </vt:variant>
      <vt:variant>
        <vt:i4>0</vt:i4>
      </vt:variant>
      <vt:variant>
        <vt:i4>5</vt:i4>
      </vt:variant>
      <vt:variant>
        <vt:lpwstr/>
      </vt:variant>
      <vt:variant>
        <vt:lpwstr>_Toc258302018</vt:lpwstr>
      </vt:variant>
      <vt:variant>
        <vt:i4>1179706</vt:i4>
      </vt:variant>
      <vt:variant>
        <vt:i4>347</vt:i4>
      </vt:variant>
      <vt:variant>
        <vt:i4>0</vt:i4>
      </vt:variant>
      <vt:variant>
        <vt:i4>5</vt:i4>
      </vt:variant>
      <vt:variant>
        <vt:lpwstr/>
      </vt:variant>
      <vt:variant>
        <vt:lpwstr>_Toc258302017</vt:lpwstr>
      </vt:variant>
      <vt:variant>
        <vt:i4>1179706</vt:i4>
      </vt:variant>
      <vt:variant>
        <vt:i4>341</vt:i4>
      </vt:variant>
      <vt:variant>
        <vt:i4>0</vt:i4>
      </vt:variant>
      <vt:variant>
        <vt:i4>5</vt:i4>
      </vt:variant>
      <vt:variant>
        <vt:lpwstr/>
      </vt:variant>
      <vt:variant>
        <vt:lpwstr>_Toc258302016</vt:lpwstr>
      </vt:variant>
      <vt:variant>
        <vt:i4>1179706</vt:i4>
      </vt:variant>
      <vt:variant>
        <vt:i4>335</vt:i4>
      </vt:variant>
      <vt:variant>
        <vt:i4>0</vt:i4>
      </vt:variant>
      <vt:variant>
        <vt:i4>5</vt:i4>
      </vt:variant>
      <vt:variant>
        <vt:lpwstr/>
      </vt:variant>
      <vt:variant>
        <vt:lpwstr>_Toc258302015</vt:lpwstr>
      </vt:variant>
      <vt:variant>
        <vt:i4>1179706</vt:i4>
      </vt:variant>
      <vt:variant>
        <vt:i4>329</vt:i4>
      </vt:variant>
      <vt:variant>
        <vt:i4>0</vt:i4>
      </vt:variant>
      <vt:variant>
        <vt:i4>5</vt:i4>
      </vt:variant>
      <vt:variant>
        <vt:lpwstr/>
      </vt:variant>
      <vt:variant>
        <vt:lpwstr>_Toc258302014</vt:lpwstr>
      </vt:variant>
      <vt:variant>
        <vt:i4>1179706</vt:i4>
      </vt:variant>
      <vt:variant>
        <vt:i4>323</vt:i4>
      </vt:variant>
      <vt:variant>
        <vt:i4>0</vt:i4>
      </vt:variant>
      <vt:variant>
        <vt:i4>5</vt:i4>
      </vt:variant>
      <vt:variant>
        <vt:lpwstr/>
      </vt:variant>
      <vt:variant>
        <vt:lpwstr>_Toc258302013</vt:lpwstr>
      </vt:variant>
      <vt:variant>
        <vt:i4>1179706</vt:i4>
      </vt:variant>
      <vt:variant>
        <vt:i4>317</vt:i4>
      </vt:variant>
      <vt:variant>
        <vt:i4>0</vt:i4>
      </vt:variant>
      <vt:variant>
        <vt:i4>5</vt:i4>
      </vt:variant>
      <vt:variant>
        <vt:lpwstr/>
      </vt:variant>
      <vt:variant>
        <vt:lpwstr>_Toc258302012</vt:lpwstr>
      </vt:variant>
      <vt:variant>
        <vt:i4>1179706</vt:i4>
      </vt:variant>
      <vt:variant>
        <vt:i4>311</vt:i4>
      </vt:variant>
      <vt:variant>
        <vt:i4>0</vt:i4>
      </vt:variant>
      <vt:variant>
        <vt:i4>5</vt:i4>
      </vt:variant>
      <vt:variant>
        <vt:lpwstr/>
      </vt:variant>
      <vt:variant>
        <vt:lpwstr>_Toc258302011</vt:lpwstr>
      </vt:variant>
      <vt:variant>
        <vt:i4>1179706</vt:i4>
      </vt:variant>
      <vt:variant>
        <vt:i4>305</vt:i4>
      </vt:variant>
      <vt:variant>
        <vt:i4>0</vt:i4>
      </vt:variant>
      <vt:variant>
        <vt:i4>5</vt:i4>
      </vt:variant>
      <vt:variant>
        <vt:lpwstr/>
      </vt:variant>
      <vt:variant>
        <vt:lpwstr>_Toc258302010</vt:lpwstr>
      </vt:variant>
      <vt:variant>
        <vt:i4>1245242</vt:i4>
      </vt:variant>
      <vt:variant>
        <vt:i4>299</vt:i4>
      </vt:variant>
      <vt:variant>
        <vt:i4>0</vt:i4>
      </vt:variant>
      <vt:variant>
        <vt:i4>5</vt:i4>
      </vt:variant>
      <vt:variant>
        <vt:lpwstr/>
      </vt:variant>
      <vt:variant>
        <vt:lpwstr>_Toc258302009</vt:lpwstr>
      </vt:variant>
      <vt:variant>
        <vt:i4>1245242</vt:i4>
      </vt:variant>
      <vt:variant>
        <vt:i4>293</vt:i4>
      </vt:variant>
      <vt:variant>
        <vt:i4>0</vt:i4>
      </vt:variant>
      <vt:variant>
        <vt:i4>5</vt:i4>
      </vt:variant>
      <vt:variant>
        <vt:lpwstr/>
      </vt:variant>
      <vt:variant>
        <vt:lpwstr>_Toc258302008</vt:lpwstr>
      </vt:variant>
      <vt:variant>
        <vt:i4>1245242</vt:i4>
      </vt:variant>
      <vt:variant>
        <vt:i4>287</vt:i4>
      </vt:variant>
      <vt:variant>
        <vt:i4>0</vt:i4>
      </vt:variant>
      <vt:variant>
        <vt:i4>5</vt:i4>
      </vt:variant>
      <vt:variant>
        <vt:lpwstr/>
      </vt:variant>
      <vt:variant>
        <vt:lpwstr>_Toc258302007</vt:lpwstr>
      </vt:variant>
      <vt:variant>
        <vt:i4>1245242</vt:i4>
      </vt:variant>
      <vt:variant>
        <vt:i4>281</vt:i4>
      </vt:variant>
      <vt:variant>
        <vt:i4>0</vt:i4>
      </vt:variant>
      <vt:variant>
        <vt:i4>5</vt:i4>
      </vt:variant>
      <vt:variant>
        <vt:lpwstr/>
      </vt:variant>
      <vt:variant>
        <vt:lpwstr>_Toc258302006</vt:lpwstr>
      </vt:variant>
      <vt:variant>
        <vt:i4>1245242</vt:i4>
      </vt:variant>
      <vt:variant>
        <vt:i4>275</vt:i4>
      </vt:variant>
      <vt:variant>
        <vt:i4>0</vt:i4>
      </vt:variant>
      <vt:variant>
        <vt:i4>5</vt:i4>
      </vt:variant>
      <vt:variant>
        <vt:lpwstr/>
      </vt:variant>
      <vt:variant>
        <vt:lpwstr>_Toc258302005</vt:lpwstr>
      </vt:variant>
      <vt:variant>
        <vt:i4>1245242</vt:i4>
      </vt:variant>
      <vt:variant>
        <vt:i4>269</vt:i4>
      </vt:variant>
      <vt:variant>
        <vt:i4>0</vt:i4>
      </vt:variant>
      <vt:variant>
        <vt:i4>5</vt:i4>
      </vt:variant>
      <vt:variant>
        <vt:lpwstr/>
      </vt:variant>
      <vt:variant>
        <vt:lpwstr>_Toc258302004</vt:lpwstr>
      </vt:variant>
      <vt:variant>
        <vt:i4>1245242</vt:i4>
      </vt:variant>
      <vt:variant>
        <vt:i4>263</vt:i4>
      </vt:variant>
      <vt:variant>
        <vt:i4>0</vt:i4>
      </vt:variant>
      <vt:variant>
        <vt:i4>5</vt:i4>
      </vt:variant>
      <vt:variant>
        <vt:lpwstr/>
      </vt:variant>
      <vt:variant>
        <vt:lpwstr>_Toc258302003</vt:lpwstr>
      </vt:variant>
      <vt:variant>
        <vt:i4>1245242</vt:i4>
      </vt:variant>
      <vt:variant>
        <vt:i4>257</vt:i4>
      </vt:variant>
      <vt:variant>
        <vt:i4>0</vt:i4>
      </vt:variant>
      <vt:variant>
        <vt:i4>5</vt:i4>
      </vt:variant>
      <vt:variant>
        <vt:lpwstr/>
      </vt:variant>
      <vt:variant>
        <vt:lpwstr>_Toc258302002</vt:lpwstr>
      </vt:variant>
      <vt:variant>
        <vt:i4>1245242</vt:i4>
      </vt:variant>
      <vt:variant>
        <vt:i4>251</vt:i4>
      </vt:variant>
      <vt:variant>
        <vt:i4>0</vt:i4>
      </vt:variant>
      <vt:variant>
        <vt:i4>5</vt:i4>
      </vt:variant>
      <vt:variant>
        <vt:lpwstr/>
      </vt:variant>
      <vt:variant>
        <vt:lpwstr>_Toc258302001</vt:lpwstr>
      </vt:variant>
      <vt:variant>
        <vt:i4>1245242</vt:i4>
      </vt:variant>
      <vt:variant>
        <vt:i4>245</vt:i4>
      </vt:variant>
      <vt:variant>
        <vt:i4>0</vt:i4>
      </vt:variant>
      <vt:variant>
        <vt:i4>5</vt:i4>
      </vt:variant>
      <vt:variant>
        <vt:lpwstr/>
      </vt:variant>
      <vt:variant>
        <vt:lpwstr>_Toc258302000</vt:lpwstr>
      </vt:variant>
      <vt:variant>
        <vt:i4>1638451</vt:i4>
      </vt:variant>
      <vt:variant>
        <vt:i4>239</vt:i4>
      </vt:variant>
      <vt:variant>
        <vt:i4>0</vt:i4>
      </vt:variant>
      <vt:variant>
        <vt:i4>5</vt:i4>
      </vt:variant>
      <vt:variant>
        <vt:lpwstr/>
      </vt:variant>
      <vt:variant>
        <vt:lpwstr>_Toc258301999</vt:lpwstr>
      </vt:variant>
      <vt:variant>
        <vt:i4>1638451</vt:i4>
      </vt:variant>
      <vt:variant>
        <vt:i4>233</vt:i4>
      </vt:variant>
      <vt:variant>
        <vt:i4>0</vt:i4>
      </vt:variant>
      <vt:variant>
        <vt:i4>5</vt:i4>
      </vt:variant>
      <vt:variant>
        <vt:lpwstr/>
      </vt:variant>
      <vt:variant>
        <vt:lpwstr>_Toc258301998</vt:lpwstr>
      </vt:variant>
      <vt:variant>
        <vt:i4>1638451</vt:i4>
      </vt:variant>
      <vt:variant>
        <vt:i4>227</vt:i4>
      </vt:variant>
      <vt:variant>
        <vt:i4>0</vt:i4>
      </vt:variant>
      <vt:variant>
        <vt:i4>5</vt:i4>
      </vt:variant>
      <vt:variant>
        <vt:lpwstr/>
      </vt:variant>
      <vt:variant>
        <vt:lpwstr>_Toc258301997</vt:lpwstr>
      </vt:variant>
      <vt:variant>
        <vt:i4>1638451</vt:i4>
      </vt:variant>
      <vt:variant>
        <vt:i4>221</vt:i4>
      </vt:variant>
      <vt:variant>
        <vt:i4>0</vt:i4>
      </vt:variant>
      <vt:variant>
        <vt:i4>5</vt:i4>
      </vt:variant>
      <vt:variant>
        <vt:lpwstr/>
      </vt:variant>
      <vt:variant>
        <vt:lpwstr>_Toc258301996</vt:lpwstr>
      </vt:variant>
      <vt:variant>
        <vt:i4>1638451</vt:i4>
      </vt:variant>
      <vt:variant>
        <vt:i4>215</vt:i4>
      </vt:variant>
      <vt:variant>
        <vt:i4>0</vt:i4>
      </vt:variant>
      <vt:variant>
        <vt:i4>5</vt:i4>
      </vt:variant>
      <vt:variant>
        <vt:lpwstr/>
      </vt:variant>
      <vt:variant>
        <vt:lpwstr>_Toc258301995</vt:lpwstr>
      </vt:variant>
      <vt:variant>
        <vt:i4>1638451</vt:i4>
      </vt:variant>
      <vt:variant>
        <vt:i4>209</vt:i4>
      </vt:variant>
      <vt:variant>
        <vt:i4>0</vt:i4>
      </vt:variant>
      <vt:variant>
        <vt:i4>5</vt:i4>
      </vt:variant>
      <vt:variant>
        <vt:lpwstr/>
      </vt:variant>
      <vt:variant>
        <vt:lpwstr>_Toc258301994</vt:lpwstr>
      </vt:variant>
      <vt:variant>
        <vt:i4>1638451</vt:i4>
      </vt:variant>
      <vt:variant>
        <vt:i4>203</vt:i4>
      </vt:variant>
      <vt:variant>
        <vt:i4>0</vt:i4>
      </vt:variant>
      <vt:variant>
        <vt:i4>5</vt:i4>
      </vt:variant>
      <vt:variant>
        <vt:lpwstr/>
      </vt:variant>
      <vt:variant>
        <vt:lpwstr>_Toc258301993</vt:lpwstr>
      </vt:variant>
      <vt:variant>
        <vt:i4>1638451</vt:i4>
      </vt:variant>
      <vt:variant>
        <vt:i4>197</vt:i4>
      </vt:variant>
      <vt:variant>
        <vt:i4>0</vt:i4>
      </vt:variant>
      <vt:variant>
        <vt:i4>5</vt:i4>
      </vt:variant>
      <vt:variant>
        <vt:lpwstr/>
      </vt:variant>
      <vt:variant>
        <vt:lpwstr>_Toc258301992</vt:lpwstr>
      </vt:variant>
      <vt:variant>
        <vt:i4>1638451</vt:i4>
      </vt:variant>
      <vt:variant>
        <vt:i4>191</vt:i4>
      </vt:variant>
      <vt:variant>
        <vt:i4>0</vt:i4>
      </vt:variant>
      <vt:variant>
        <vt:i4>5</vt:i4>
      </vt:variant>
      <vt:variant>
        <vt:lpwstr/>
      </vt:variant>
      <vt:variant>
        <vt:lpwstr>_Toc258301991</vt:lpwstr>
      </vt:variant>
      <vt:variant>
        <vt:i4>1638451</vt:i4>
      </vt:variant>
      <vt:variant>
        <vt:i4>185</vt:i4>
      </vt:variant>
      <vt:variant>
        <vt:i4>0</vt:i4>
      </vt:variant>
      <vt:variant>
        <vt:i4>5</vt:i4>
      </vt:variant>
      <vt:variant>
        <vt:lpwstr/>
      </vt:variant>
      <vt:variant>
        <vt:lpwstr>_Toc258301990</vt:lpwstr>
      </vt:variant>
      <vt:variant>
        <vt:i4>1572915</vt:i4>
      </vt:variant>
      <vt:variant>
        <vt:i4>179</vt:i4>
      </vt:variant>
      <vt:variant>
        <vt:i4>0</vt:i4>
      </vt:variant>
      <vt:variant>
        <vt:i4>5</vt:i4>
      </vt:variant>
      <vt:variant>
        <vt:lpwstr/>
      </vt:variant>
      <vt:variant>
        <vt:lpwstr>_Toc258301989</vt:lpwstr>
      </vt:variant>
      <vt:variant>
        <vt:i4>1572915</vt:i4>
      </vt:variant>
      <vt:variant>
        <vt:i4>173</vt:i4>
      </vt:variant>
      <vt:variant>
        <vt:i4>0</vt:i4>
      </vt:variant>
      <vt:variant>
        <vt:i4>5</vt:i4>
      </vt:variant>
      <vt:variant>
        <vt:lpwstr/>
      </vt:variant>
      <vt:variant>
        <vt:lpwstr>_Toc258301988</vt:lpwstr>
      </vt:variant>
      <vt:variant>
        <vt:i4>1572915</vt:i4>
      </vt:variant>
      <vt:variant>
        <vt:i4>167</vt:i4>
      </vt:variant>
      <vt:variant>
        <vt:i4>0</vt:i4>
      </vt:variant>
      <vt:variant>
        <vt:i4>5</vt:i4>
      </vt:variant>
      <vt:variant>
        <vt:lpwstr/>
      </vt:variant>
      <vt:variant>
        <vt:lpwstr>_Toc258301987</vt:lpwstr>
      </vt:variant>
      <vt:variant>
        <vt:i4>1572915</vt:i4>
      </vt:variant>
      <vt:variant>
        <vt:i4>161</vt:i4>
      </vt:variant>
      <vt:variant>
        <vt:i4>0</vt:i4>
      </vt:variant>
      <vt:variant>
        <vt:i4>5</vt:i4>
      </vt:variant>
      <vt:variant>
        <vt:lpwstr/>
      </vt:variant>
      <vt:variant>
        <vt:lpwstr>_Toc258301986</vt:lpwstr>
      </vt:variant>
      <vt:variant>
        <vt:i4>1572915</vt:i4>
      </vt:variant>
      <vt:variant>
        <vt:i4>155</vt:i4>
      </vt:variant>
      <vt:variant>
        <vt:i4>0</vt:i4>
      </vt:variant>
      <vt:variant>
        <vt:i4>5</vt:i4>
      </vt:variant>
      <vt:variant>
        <vt:lpwstr/>
      </vt:variant>
      <vt:variant>
        <vt:lpwstr>_Toc258301985</vt:lpwstr>
      </vt:variant>
      <vt:variant>
        <vt:i4>1572915</vt:i4>
      </vt:variant>
      <vt:variant>
        <vt:i4>149</vt:i4>
      </vt:variant>
      <vt:variant>
        <vt:i4>0</vt:i4>
      </vt:variant>
      <vt:variant>
        <vt:i4>5</vt:i4>
      </vt:variant>
      <vt:variant>
        <vt:lpwstr/>
      </vt:variant>
      <vt:variant>
        <vt:lpwstr>_Toc258301984</vt:lpwstr>
      </vt:variant>
      <vt:variant>
        <vt:i4>1572915</vt:i4>
      </vt:variant>
      <vt:variant>
        <vt:i4>143</vt:i4>
      </vt:variant>
      <vt:variant>
        <vt:i4>0</vt:i4>
      </vt:variant>
      <vt:variant>
        <vt:i4>5</vt:i4>
      </vt:variant>
      <vt:variant>
        <vt:lpwstr/>
      </vt:variant>
      <vt:variant>
        <vt:lpwstr>_Toc258301983</vt:lpwstr>
      </vt:variant>
      <vt:variant>
        <vt:i4>1572915</vt:i4>
      </vt:variant>
      <vt:variant>
        <vt:i4>137</vt:i4>
      </vt:variant>
      <vt:variant>
        <vt:i4>0</vt:i4>
      </vt:variant>
      <vt:variant>
        <vt:i4>5</vt:i4>
      </vt:variant>
      <vt:variant>
        <vt:lpwstr/>
      </vt:variant>
      <vt:variant>
        <vt:lpwstr>_Toc258301982</vt:lpwstr>
      </vt:variant>
      <vt:variant>
        <vt:i4>1572915</vt:i4>
      </vt:variant>
      <vt:variant>
        <vt:i4>131</vt:i4>
      </vt:variant>
      <vt:variant>
        <vt:i4>0</vt:i4>
      </vt:variant>
      <vt:variant>
        <vt:i4>5</vt:i4>
      </vt:variant>
      <vt:variant>
        <vt:lpwstr/>
      </vt:variant>
      <vt:variant>
        <vt:lpwstr>_Toc258301981</vt:lpwstr>
      </vt:variant>
      <vt:variant>
        <vt:i4>1572915</vt:i4>
      </vt:variant>
      <vt:variant>
        <vt:i4>125</vt:i4>
      </vt:variant>
      <vt:variant>
        <vt:i4>0</vt:i4>
      </vt:variant>
      <vt:variant>
        <vt:i4>5</vt:i4>
      </vt:variant>
      <vt:variant>
        <vt:lpwstr/>
      </vt:variant>
      <vt:variant>
        <vt:lpwstr>_Toc258301980</vt:lpwstr>
      </vt:variant>
      <vt:variant>
        <vt:i4>1507379</vt:i4>
      </vt:variant>
      <vt:variant>
        <vt:i4>119</vt:i4>
      </vt:variant>
      <vt:variant>
        <vt:i4>0</vt:i4>
      </vt:variant>
      <vt:variant>
        <vt:i4>5</vt:i4>
      </vt:variant>
      <vt:variant>
        <vt:lpwstr/>
      </vt:variant>
      <vt:variant>
        <vt:lpwstr>_Toc258301979</vt:lpwstr>
      </vt:variant>
      <vt:variant>
        <vt:i4>1507379</vt:i4>
      </vt:variant>
      <vt:variant>
        <vt:i4>113</vt:i4>
      </vt:variant>
      <vt:variant>
        <vt:i4>0</vt:i4>
      </vt:variant>
      <vt:variant>
        <vt:i4>5</vt:i4>
      </vt:variant>
      <vt:variant>
        <vt:lpwstr/>
      </vt:variant>
      <vt:variant>
        <vt:lpwstr>_Toc258301978</vt:lpwstr>
      </vt:variant>
      <vt:variant>
        <vt:i4>1507379</vt:i4>
      </vt:variant>
      <vt:variant>
        <vt:i4>107</vt:i4>
      </vt:variant>
      <vt:variant>
        <vt:i4>0</vt:i4>
      </vt:variant>
      <vt:variant>
        <vt:i4>5</vt:i4>
      </vt:variant>
      <vt:variant>
        <vt:lpwstr/>
      </vt:variant>
      <vt:variant>
        <vt:lpwstr>_Toc258301977</vt:lpwstr>
      </vt:variant>
      <vt:variant>
        <vt:i4>1507379</vt:i4>
      </vt:variant>
      <vt:variant>
        <vt:i4>101</vt:i4>
      </vt:variant>
      <vt:variant>
        <vt:i4>0</vt:i4>
      </vt:variant>
      <vt:variant>
        <vt:i4>5</vt:i4>
      </vt:variant>
      <vt:variant>
        <vt:lpwstr/>
      </vt:variant>
      <vt:variant>
        <vt:lpwstr>_Toc258301976</vt:lpwstr>
      </vt:variant>
      <vt:variant>
        <vt:i4>1507379</vt:i4>
      </vt:variant>
      <vt:variant>
        <vt:i4>95</vt:i4>
      </vt:variant>
      <vt:variant>
        <vt:i4>0</vt:i4>
      </vt:variant>
      <vt:variant>
        <vt:i4>5</vt:i4>
      </vt:variant>
      <vt:variant>
        <vt:lpwstr/>
      </vt:variant>
      <vt:variant>
        <vt:lpwstr>_Toc258301975</vt:lpwstr>
      </vt:variant>
      <vt:variant>
        <vt:i4>1507379</vt:i4>
      </vt:variant>
      <vt:variant>
        <vt:i4>89</vt:i4>
      </vt:variant>
      <vt:variant>
        <vt:i4>0</vt:i4>
      </vt:variant>
      <vt:variant>
        <vt:i4>5</vt:i4>
      </vt:variant>
      <vt:variant>
        <vt:lpwstr/>
      </vt:variant>
      <vt:variant>
        <vt:lpwstr>_Toc258301974</vt:lpwstr>
      </vt:variant>
      <vt:variant>
        <vt:i4>1507379</vt:i4>
      </vt:variant>
      <vt:variant>
        <vt:i4>83</vt:i4>
      </vt:variant>
      <vt:variant>
        <vt:i4>0</vt:i4>
      </vt:variant>
      <vt:variant>
        <vt:i4>5</vt:i4>
      </vt:variant>
      <vt:variant>
        <vt:lpwstr/>
      </vt:variant>
      <vt:variant>
        <vt:lpwstr>_Toc258301973</vt:lpwstr>
      </vt:variant>
      <vt:variant>
        <vt:i4>1507379</vt:i4>
      </vt:variant>
      <vt:variant>
        <vt:i4>77</vt:i4>
      </vt:variant>
      <vt:variant>
        <vt:i4>0</vt:i4>
      </vt:variant>
      <vt:variant>
        <vt:i4>5</vt:i4>
      </vt:variant>
      <vt:variant>
        <vt:lpwstr/>
      </vt:variant>
      <vt:variant>
        <vt:lpwstr>_Toc258301972</vt:lpwstr>
      </vt:variant>
      <vt:variant>
        <vt:i4>1507379</vt:i4>
      </vt:variant>
      <vt:variant>
        <vt:i4>71</vt:i4>
      </vt:variant>
      <vt:variant>
        <vt:i4>0</vt:i4>
      </vt:variant>
      <vt:variant>
        <vt:i4>5</vt:i4>
      </vt:variant>
      <vt:variant>
        <vt:lpwstr/>
      </vt:variant>
      <vt:variant>
        <vt:lpwstr>_Toc258301971</vt:lpwstr>
      </vt:variant>
      <vt:variant>
        <vt:i4>1507379</vt:i4>
      </vt:variant>
      <vt:variant>
        <vt:i4>65</vt:i4>
      </vt:variant>
      <vt:variant>
        <vt:i4>0</vt:i4>
      </vt:variant>
      <vt:variant>
        <vt:i4>5</vt:i4>
      </vt:variant>
      <vt:variant>
        <vt:lpwstr/>
      </vt:variant>
      <vt:variant>
        <vt:lpwstr>_Toc258301970</vt:lpwstr>
      </vt:variant>
      <vt:variant>
        <vt:i4>1441843</vt:i4>
      </vt:variant>
      <vt:variant>
        <vt:i4>59</vt:i4>
      </vt:variant>
      <vt:variant>
        <vt:i4>0</vt:i4>
      </vt:variant>
      <vt:variant>
        <vt:i4>5</vt:i4>
      </vt:variant>
      <vt:variant>
        <vt:lpwstr/>
      </vt:variant>
      <vt:variant>
        <vt:lpwstr>_Toc258301969</vt:lpwstr>
      </vt:variant>
      <vt:variant>
        <vt:i4>1441843</vt:i4>
      </vt:variant>
      <vt:variant>
        <vt:i4>53</vt:i4>
      </vt:variant>
      <vt:variant>
        <vt:i4>0</vt:i4>
      </vt:variant>
      <vt:variant>
        <vt:i4>5</vt:i4>
      </vt:variant>
      <vt:variant>
        <vt:lpwstr/>
      </vt:variant>
      <vt:variant>
        <vt:lpwstr>_Toc258301968</vt:lpwstr>
      </vt:variant>
      <vt:variant>
        <vt:i4>1441843</vt:i4>
      </vt:variant>
      <vt:variant>
        <vt:i4>47</vt:i4>
      </vt:variant>
      <vt:variant>
        <vt:i4>0</vt:i4>
      </vt:variant>
      <vt:variant>
        <vt:i4>5</vt:i4>
      </vt:variant>
      <vt:variant>
        <vt:lpwstr/>
      </vt:variant>
      <vt:variant>
        <vt:lpwstr>_Toc258301967</vt:lpwstr>
      </vt:variant>
      <vt:variant>
        <vt:i4>1441843</vt:i4>
      </vt:variant>
      <vt:variant>
        <vt:i4>41</vt:i4>
      </vt:variant>
      <vt:variant>
        <vt:i4>0</vt:i4>
      </vt:variant>
      <vt:variant>
        <vt:i4>5</vt:i4>
      </vt:variant>
      <vt:variant>
        <vt:lpwstr/>
      </vt:variant>
      <vt:variant>
        <vt:lpwstr>_Toc258301966</vt:lpwstr>
      </vt:variant>
      <vt:variant>
        <vt:i4>1441843</vt:i4>
      </vt:variant>
      <vt:variant>
        <vt:i4>35</vt:i4>
      </vt:variant>
      <vt:variant>
        <vt:i4>0</vt:i4>
      </vt:variant>
      <vt:variant>
        <vt:i4>5</vt:i4>
      </vt:variant>
      <vt:variant>
        <vt:lpwstr/>
      </vt:variant>
      <vt:variant>
        <vt:lpwstr>_Toc258301965</vt:lpwstr>
      </vt:variant>
      <vt:variant>
        <vt:i4>1441843</vt:i4>
      </vt:variant>
      <vt:variant>
        <vt:i4>29</vt:i4>
      </vt:variant>
      <vt:variant>
        <vt:i4>0</vt:i4>
      </vt:variant>
      <vt:variant>
        <vt:i4>5</vt:i4>
      </vt:variant>
      <vt:variant>
        <vt:lpwstr/>
      </vt:variant>
      <vt:variant>
        <vt:lpwstr>_Toc258301964</vt:lpwstr>
      </vt:variant>
      <vt:variant>
        <vt:i4>1441843</vt:i4>
      </vt:variant>
      <vt:variant>
        <vt:i4>23</vt:i4>
      </vt:variant>
      <vt:variant>
        <vt:i4>0</vt:i4>
      </vt:variant>
      <vt:variant>
        <vt:i4>5</vt:i4>
      </vt:variant>
      <vt:variant>
        <vt:lpwstr/>
      </vt:variant>
      <vt:variant>
        <vt:lpwstr>_Toc258301963</vt:lpwstr>
      </vt:variant>
      <vt:variant>
        <vt:i4>1441843</vt:i4>
      </vt:variant>
      <vt:variant>
        <vt:i4>17</vt:i4>
      </vt:variant>
      <vt:variant>
        <vt:i4>0</vt:i4>
      </vt:variant>
      <vt:variant>
        <vt:i4>5</vt:i4>
      </vt:variant>
      <vt:variant>
        <vt:lpwstr/>
      </vt:variant>
      <vt:variant>
        <vt:lpwstr>_Toc258301962</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Patch 7.5.4 Installation Guide</dc:title>
  <dc:creator>Blakeborough, Corey</dc:creator>
  <cp:lastModifiedBy>Ashish Narasimham</cp:lastModifiedBy>
  <cp:revision>3</cp:revision>
  <cp:lastPrinted>2013-04-05T20:16:00Z</cp:lastPrinted>
  <dcterms:created xsi:type="dcterms:W3CDTF">2013-07-25T19:22:00Z</dcterms:created>
  <dcterms:modified xsi:type="dcterms:W3CDTF">2013-07-25T19:38:00Z</dcterms:modified>
  <dc:language>English</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ient">
    <vt:lpwstr>PG&amp;E</vt:lpwstr>
  </property>
  <property fmtid="{D5CDD505-2E9C-101B-9397-08002B2CF9AE}" pid="3" name="Project">
    <vt:lpwstr>DLM</vt:lpwstr>
  </property>
  <property fmtid="{D5CDD505-2E9C-101B-9397-08002B2CF9AE}" pid="4" name="PROJECTNUMBER">
    <vt:lpwstr>XXX</vt:lpwstr>
  </property>
  <property fmtid="{D5CDD505-2E9C-101B-9397-08002B2CF9AE}" pid="5" name="DocumentName">
    <vt:lpwstr>Patch 7.5.4 Installation Guide</vt:lpwstr>
  </property>
  <property fmtid="{D5CDD505-2E9C-101B-9397-08002B2CF9AE}" pid="6" name="VersionNumber">
    <vt:lpwstr>5.0</vt:lpwstr>
  </property>
</Properties>
</file>